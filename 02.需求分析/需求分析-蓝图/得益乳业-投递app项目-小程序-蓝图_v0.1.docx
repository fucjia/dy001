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F0F1B" w14:textId="790AFF88" w:rsidR="00543236" w:rsidRDefault="00550199">
      <w:pPr>
        <w:pStyle w:val="a9"/>
        <w:ind w:firstLine="566"/>
        <w:jc w:val="center"/>
        <w:rPr>
          <w:rFonts w:ascii="微软雅黑" w:hAnsi="微软雅黑" w:cs="Arial"/>
          <w:color w:val="auto"/>
          <w:sz w:val="32"/>
        </w:rPr>
      </w:pPr>
      <w:r>
        <w:rPr>
          <w:rFonts w:ascii="微软雅黑" w:hAnsi="微软雅黑" w:cs="Arial" w:hint="eastAsia"/>
          <w:color w:val="auto"/>
          <w:sz w:val="32"/>
        </w:rPr>
        <w:t xml:space="preserve"> </w:t>
      </w:r>
    </w:p>
    <w:p w14:paraId="00B34CE3" w14:textId="77777777" w:rsidR="00543236" w:rsidRDefault="00543236">
      <w:pPr>
        <w:rPr>
          <w:rFonts w:ascii="微软雅黑" w:hAnsi="微软雅黑"/>
        </w:rPr>
      </w:pPr>
    </w:p>
    <w:p w14:paraId="79995E47" w14:textId="77777777" w:rsidR="00543236" w:rsidRDefault="00543236">
      <w:pPr>
        <w:jc w:val="center"/>
        <w:rPr>
          <w:rFonts w:ascii="微软雅黑" w:hAnsi="微软雅黑"/>
        </w:rPr>
      </w:pPr>
    </w:p>
    <w:p w14:paraId="0BC2C461" w14:textId="77777777" w:rsidR="00543236" w:rsidRDefault="00543236">
      <w:pPr>
        <w:rPr>
          <w:rFonts w:ascii="微软雅黑" w:hAnsi="微软雅黑"/>
        </w:rPr>
      </w:pPr>
    </w:p>
    <w:p w14:paraId="49F4828C" w14:textId="77777777" w:rsidR="00543236" w:rsidRDefault="00F831CF">
      <w:pPr>
        <w:tabs>
          <w:tab w:val="left" w:pos="3315"/>
        </w:tabs>
        <w:rPr>
          <w:rFonts w:ascii="微软雅黑" w:hAnsi="微软雅黑"/>
        </w:rPr>
      </w:pPr>
      <w:r>
        <w:rPr>
          <w:rFonts w:ascii="微软雅黑" w:hAnsi="微软雅黑"/>
        </w:rPr>
        <w:tab/>
      </w:r>
    </w:p>
    <w:p w14:paraId="44410F5F" w14:textId="77777777" w:rsidR="00543236" w:rsidRDefault="00543236">
      <w:pPr>
        <w:rPr>
          <w:rFonts w:ascii="微软雅黑" w:hAnsi="微软雅黑"/>
        </w:rPr>
      </w:pPr>
    </w:p>
    <w:p w14:paraId="0EF7998A" w14:textId="77777777" w:rsidR="00543236" w:rsidRDefault="00543236">
      <w:pPr>
        <w:rPr>
          <w:rFonts w:ascii="微软雅黑" w:hAnsi="微软雅黑"/>
          <w:sz w:val="32"/>
        </w:rPr>
      </w:pPr>
    </w:p>
    <w:p w14:paraId="4BC9F76F" w14:textId="2EE7C017" w:rsidR="00543236" w:rsidRDefault="002F18D0">
      <w:pPr>
        <w:jc w:val="center"/>
        <w:rPr>
          <w:rFonts w:ascii="微软雅黑" w:hAnsi="微软雅黑"/>
          <w:b/>
          <w:snapToGrid w:val="0"/>
          <w:sz w:val="56"/>
        </w:rPr>
      </w:pPr>
      <w:bookmarkStart w:id="0" w:name="_Toc358282656"/>
      <w:r>
        <w:rPr>
          <w:rFonts w:ascii="微软雅黑" w:hAnsi="微软雅黑" w:hint="eastAsia"/>
          <w:b/>
          <w:snapToGrid w:val="0"/>
          <w:sz w:val="56"/>
        </w:rPr>
        <w:t>得益乳液</w:t>
      </w:r>
    </w:p>
    <w:p w14:paraId="1E262EEC" w14:textId="6ECF6FF3" w:rsidR="00543236" w:rsidRDefault="002F18D0">
      <w:pPr>
        <w:jc w:val="center"/>
        <w:rPr>
          <w:rFonts w:ascii="微软雅黑" w:hAnsi="微软雅黑"/>
          <w:b/>
          <w:snapToGrid w:val="0"/>
          <w:sz w:val="56"/>
        </w:rPr>
      </w:pPr>
      <w:r>
        <w:rPr>
          <w:rFonts w:ascii="微软雅黑" w:hAnsi="微软雅黑" w:hint="eastAsia"/>
          <w:b/>
          <w:snapToGrid w:val="0"/>
          <w:sz w:val="56"/>
        </w:rPr>
        <w:t>投递app项目</w:t>
      </w:r>
    </w:p>
    <w:bookmarkEnd w:id="0"/>
    <w:p w14:paraId="39E2E628" w14:textId="77777777" w:rsidR="00543236" w:rsidRDefault="00F831CF">
      <w:pPr>
        <w:jc w:val="center"/>
        <w:rPr>
          <w:rFonts w:ascii="微软雅黑" w:hAnsi="微软雅黑"/>
          <w:b/>
          <w:sz w:val="52"/>
        </w:rPr>
      </w:pPr>
      <w:r>
        <w:rPr>
          <w:rFonts w:ascii="微软雅黑" w:hAnsi="微软雅黑" w:hint="eastAsia"/>
          <w:b/>
          <w:sz w:val="52"/>
        </w:rPr>
        <w:t>蓝图文档</w:t>
      </w:r>
    </w:p>
    <w:p w14:paraId="50A45EE0" w14:textId="77777777" w:rsidR="00543236" w:rsidRDefault="00543236">
      <w:pPr>
        <w:rPr>
          <w:rFonts w:ascii="微软雅黑" w:hAnsi="微软雅黑"/>
        </w:rPr>
      </w:pPr>
    </w:p>
    <w:p w14:paraId="4CD8A91E" w14:textId="77777777" w:rsidR="00543236" w:rsidRDefault="00543236">
      <w:pPr>
        <w:ind w:firstLine="372"/>
        <w:jc w:val="center"/>
        <w:rPr>
          <w:rFonts w:ascii="微软雅黑" w:hAnsi="微软雅黑" w:cs="Arial"/>
          <w:b/>
          <w:bCs/>
          <w:sz w:val="21"/>
          <w:szCs w:val="21"/>
        </w:rPr>
      </w:pPr>
    </w:p>
    <w:p w14:paraId="2EDCB366" w14:textId="77777777" w:rsidR="00543236" w:rsidRDefault="00543236">
      <w:pPr>
        <w:ind w:firstLine="372"/>
        <w:rPr>
          <w:rFonts w:ascii="微软雅黑" w:hAnsi="微软雅黑" w:cs="Arial"/>
          <w:b/>
          <w:bCs/>
          <w:sz w:val="21"/>
          <w:szCs w:val="21"/>
        </w:rPr>
      </w:pPr>
    </w:p>
    <w:p w14:paraId="63DB1F2D" w14:textId="77777777" w:rsidR="00543236" w:rsidRDefault="00543236">
      <w:pPr>
        <w:ind w:firstLine="372"/>
        <w:rPr>
          <w:rFonts w:ascii="微软雅黑" w:hAnsi="微软雅黑" w:cs="Arial"/>
          <w:b/>
          <w:bCs/>
          <w:sz w:val="21"/>
          <w:szCs w:val="21"/>
        </w:rPr>
      </w:pPr>
    </w:p>
    <w:p w14:paraId="6847FA5B" w14:textId="77777777" w:rsidR="00543236" w:rsidRDefault="00543236">
      <w:pPr>
        <w:ind w:firstLine="372"/>
        <w:rPr>
          <w:rFonts w:ascii="微软雅黑" w:hAnsi="微软雅黑" w:cs="Arial"/>
          <w:b/>
          <w:bCs/>
          <w:sz w:val="21"/>
          <w:szCs w:val="21"/>
        </w:rPr>
      </w:pPr>
    </w:p>
    <w:p w14:paraId="2C5C5C50" w14:textId="77777777" w:rsidR="00543236" w:rsidRDefault="00543236">
      <w:pPr>
        <w:ind w:firstLine="372"/>
        <w:rPr>
          <w:rFonts w:ascii="微软雅黑" w:hAnsi="微软雅黑" w:cs="Arial"/>
          <w:b/>
          <w:bCs/>
          <w:sz w:val="21"/>
          <w:szCs w:val="21"/>
        </w:rPr>
      </w:pPr>
    </w:p>
    <w:p w14:paraId="6E4E2813" w14:textId="77777777" w:rsidR="00543236" w:rsidRDefault="00543236">
      <w:pPr>
        <w:ind w:firstLine="372"/>
        <w:rPr>
          <w:rFonts w:ascii="微软雅黑" w:hAnsi="微软雅黑" w:cs="Arial"/>
          <w:b/>
          <w:bCs/>
          <w:sz w:val="21"/>
          <w:szCs w:val="21"/>
        </w:rPr>
      </w:pPr>
    </w:p>
    <w:p w14:paraId="476457E3" w14:textId="77777777" w:rsidR="00543236" w:rsidRDefault="00543236">
      <w:pPr>
        <w:ind w:firstLine="372"/>
        <w:rPr>
          <w:rFonts w:ascii="微软雅黑" w:hAnsi="微软雅黑" w:cs="Arial"/>
          <w:b/>
          <w:bCs/>
          <w:sz w:val="21"/>
          <w:szCs w:val="21"/>
        </w:rPr>
      </w:pPr>
    </w:p>
    <w:p w14:paraId="6F8C8A63" w14:textId="6A70A732" w:rsidR="00543236" w:rsidRDefault="00F831CF">
      <w:pPr>
        <w:tabs>
          <w:tab w:val="left" w:pos="4050"/>
        </w:tabs>
        <w:jc w:val="center"/>
        <w:rPr>
          <w:rFonts w:ascii="微软雅黑" w:hAnsi="微软雅黑"/>
          <w:b/>
          <w:bCs/>
          <w:sz w:val="36"/>
          <w:szCs w:val="36"/>
        </w:rPr>
      </w:pPr>
      <w:r>
        <w:rPr>
          <w:rFonts w:ascii="微软雅黑" w:hAnsi="微软雅黑" w:hint="eastAsia"/>
          <w:b/>
          <w:bCs/>
          <w:sz w:val="36"/>
          <w:szCs w:val="36"/>
        </w:rPr>
        <w:t>版本：</w:t>
      </w:r>
      <w:r w:rsidR="002F18D0">
        <w:rPr>
          <w:rFonts w:ascii="微软雅黑" w:hAnsi="微软雅黑" w:hint="eastAsia"/>
          <w:b/>
          <w:bCs/>
          <w:sz w:val="36"/>
          <w:szCs w:val="36"/>
        </w:rPr>
        <w:t>V0</w:t>
      </w:r>
      <w:r>
        <w:rPr>
          <w:rFonts w:ascii="微软雅黑" w:hAnsi="微软雅黑" w:hint="eastAsia"/>
          <w:b/>
          <w:bCs/>
          <w:sz w:val="36"/>
          <w:szCs w:val="36"/>
        </w:rPr>
        <w:t>.</w:t>
      </w:r>
      <w:r w:rsidR="002F18D0">
        <w:rPr>
          <w:rFonts w:ascii="微软雅黑" w:hAnsi="微软雅黑" w:hint="eastAsia"/>
          <w:b/>
          <w:bCs/>
          <w:sz w:val="36"/>
          <w:szCs w:val="36"/>
        </w:rPr>
        <w:t>1</w:t>
      </w:r>
    </w:p>
    <w:p w14:paraId="7DA5D985" w14:textId="3957417A" w:rsidR="00543236" w:rsidRDefault="002F18D0">
      <w:pPr>
        <w:jc w:val="center"/>
        <w:rPr>
          <w:rFonts w:ascii="微软雅黑" w:hAnsi="微软雅黑"/>
          <w:b/>
          <w:bCs/>
          <w:sz w:val="36"/>
          <w:szCs w:val="36"/>
        </w:rPr>
      </w:pPr>
      <w:r>
        <w:rPr>
          <w:rFonts w:ascii="微软雅黑" w:hAnsi="微软雅黑"/>
          <w:b/>
          <w:bCs/>
          <w:sz w:val="36"/>
          <w:szCs w:val="36"/>
        </w:rPr>
        <w:t>20</w:t>
      </w:r>
      <w:r>
        <w:rPr>
          <w:rFonts w:ascii="微软雅黑" w:hAnsi="微软雅黑" w:hint="eastAsia"/>
          <w:b/>
          <w:bCs/>
          <w:sz w:val="36"/>
          <w:szCs w:val="36"/>
        </w:rPr>
        <w:t>20</w:t>
      </w:r>
      <w:r w:rsidR="00F831CF">
        <w:rPr>
          <w:rFonts w:ascii="微软雅黑" w:hAnsi="微软雅黑" w:hint="eastAsia"/>
          <w:b/>
          <w:bCs/>
          <w:sz w:val="36"/>
          <w:szCs w:val="36"/>
        </w:rPr>
        <w:t>年</w:t>
      </w:r>
      <w:r w:rsidR="00151927">
        <w:rPr>
          <w:rFonts w:ascii="微软雅黑" w:hAnsi="微软雅黑" w:hint="eastAsia"/>
          <w:b/>
          <w:bCs/>
          <w:sz w:val="36"/>
          <w:szCs w:val="36"/>
        </w:rPr>
        <w:t>2</w:t>
      </w:r>
      <w:r w:rsidR="00F831CF">
        <w:rPr>
          <w:rFonts w:ascii="微软雅黑" w:hAnsi="微软雅黑" w:hint="eastAsia"/>
          <w:b/>
          <w:bCs/>
          <w:sz w:val="36"/>
          <w:szCs w:val="36"/>
        </w:rPr>
        <w:t>月</w:t>
      </w:r>
    </w:p>
    <w:p w14:paraId="5E96B056" w14:textId="77777777" w:rsidR="00543236" w:rsidRDefault="00F831CF">
      <w:pPr>
        <w:ind w:firstLine="372"/>
        <w:rPr>
          <w:rFonts w:ascii="微软雅黑" w:hAnsi="微软雅黑" w:cs="Arial"/>
          <w:b/>
          <w:bCs/>
          <w:sz w:val="21"/>
          <w:szCs w:val="21"/>
        </w:rPr>
      </w:pPr>
      <w:r>
        <w:rPr>
          <w:rFonts w:ascii="微软雅黑" w:hAnsi="微软雅黑" w:cs="Arial"/>
          <w:b/>
          <w:bCs/>
          <w:sz w:val="21"/>
          <w:szCs w:val="21"/>
        </w:rPr>
        <w:br w:type="page"/>
      </w:r>
    </w:p>
    <w:p w14:paraId="55F7B82B" w14:textId="77777777" w:rsidR="00543236" w:rsidRDefault="00F831CF">
      <w:pPr>
        <w:ind w:firstLine="531"/>
        <w:rPr>
          <w:rFonts w:ascii="微软雅黑" w:hAnsi="微软雅黑" w:cs="Arial"/>
          <w:b/>
          <w:bCs/>
          <w:sz w:val="30"/>
          <w:szCs w:val="30"/>
        </w:rPr>
      </w:pPr>
      <w:r>
        <w:rPr>
          <w:rFonts w:ascii="微软雅黑" w:hAnsi="微软雅黑" w:cs="Arial" w:hint="eastAsia"/>
          <w:b/>
          <w:bCs/>
          <w:sz w:val="30"/>
          <w:szCs w:val="30"/>
        </w:rPr>
        <w:lastRenderedPageBreak/>
        <w:t>修订历史</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2208"/>
        <w:gridCol w:w="2337"/>
        <w:gridCol w:w="3268"/>
      </w:tblGrid>
      <w:tr w:rsidR="00543236" w14:paraId="2B274B9A" w14:textId="77777777">
        <w:trPr>
          <w:cantSplit/>
          <w:trHeight w:val="357"/>
          <w:tblHeader/>
          <w:jc w:val="center"/>
        </w:trPr>
        <w:tc>
          <w:tcPr>
            <w:tcW w:w="1827" w:type="dxa"/>
            <w:shd w:val="clear" w:color="auto" w:fill="002060"/>
            <w:vAlign w:val="center"/>
          </w:tcPr>
          <w:p w14:paraId="1B613D2A" w14:textId="77777777" w:rsidR="00543236" w:rsidRDefault="00F831CF">
            <w:pPr>
              <w:jc w:val="center"/>
              <w:rPr>
                <w:rFonts w:ascii="微软雅黑" w:hAnsi="微软雅黑" w:cs="Arial"/>
                <w:b/>
              </w:rPr>
            </w:pPr>
            <w:r>
              <w:rPr>
                <w:rFonts w:ascii="微软雅黑" w:hAnsi="微软雅黑" w:cs="Arial" w:hint="eastAsia"/>
                <w:b/>
              </w:rPr>
              <w:t>版本号</w:t>
            </w:r>
          </w:p>
        </w:tc>
        <w:tc>
          <w:tcPr>
            <w:tcW w:w="2208" w:type="dxa"/>
            <w:shd w:val="clear" w:color="auto" w:fill="002060"/>
            <w:vAlign w:val="center"/>
          </w:tcPr>
          <w:p w14:paraId="7C742B2D" w14:textId="77777777" w:rsidR="00543236" w:rsidRDefault="00F831CF">
            <w:pPr>
              <w:jc w:val="center"/>
              <w:rPr>
                <w:rFonts w:ascii="微软雅黑" w:hAnsi="微软雅黑" w:cs="Arial"/>
                <w:b/>
                <w:lang w:eastAsia="zh-TW"/>
              </w:rPr>
            </w:pPr>
            <w:r>
              <w:rPr>
                <w:rFonts w:ascii="微软雅黑" w:hAnsi="微软雅黑" w:cs="Arial" w:hint="eastAsia"/>
                <w:b/>
              </w:rPr>
              <w:t>更新日期</w:t>
            </w:r>
          </w:p>
        </w:tc>
        <w:tc>
          <w:tcPr>
            <w:tcW w:w="2337" w:type="dxa"/>
            <w:shd w:val="clear" w:color="auto" w:fill="002060"/>
            <w:vAlign w:val="center"/>
          </w:tcPr>
          <w:p w14:paraId="0FA96306" w14:textId="77777777" w:rsidR="00543236" w:rsidRDefault="00F831CF">
            <w:pPr>
              <w:pStyle w:val="af7"/>
              <w:tabs>
                <w:tab w:val="clear" w:pos="4320"/>
                <w:tab w:val="clear" w:pos="8640"/>
              </w:tabs>
              <w:jc w:val="center"/>
              <w:rPr>
                <w:rFonts w:ascii="微软雅黑" w:hAnsi="微软雅黑" w:cs="Arial"/>
                <w:b/>
                <w:lang w:eastAsia="zh-TW"/>
              </w:rPr>
            </w:pPr>
            <w:r>
              <w:rPr>
                <w:rFonts w:ascii="微软雅黑" w:hAnsi="微软雅黑" w:cs="Arial" w:hint="eastAsia"/>
                <w:b/>
              </w:rPr>
              <w:t>修订作者</w:t>
            </w:r>
          </w:p>
        </w:tc>
        <w:tc>
          <w:tcPr>
            <w:tcW w:w="3268" w:type="dxa"/>
            <w:shd w:val="clear" w:color="auto" w:fill="002060"/>
            <w:vAlign w:val="center"/>
          </w:tcPr>
          <w:p w14:paraId="70489273" w14:textId="77777777" w:rsidR="00543236" w:rsidRDefault="00F831CF">
            <w:pPr>
              <w:jc w:val="center"/>
              <w:rPr>
                <w:rFonts w:ascii="微软雅黑" w:hAnsi="微软雅黑" w:cs="Arial"/>
                <w:b/>
              </w:rPr>
            </w:pPr>
            <w:r>
              <w:rPr>
                <w:rFonts w:ascii="微软雅黑" w:hAnsi="微软雅黑" w:cs="Arial" w:hint="eastAsia"/>
                <w:b/>
              </w:rPr>
              <w:t>修订摘要</w:t>
            </w:r>
          </w:p>
        </w:tc>
      </w:tr>
      <w:tr w:rsidR="00543236" w14:paraId="36ED5B19" w14:textId="77777777">
        <w:trPr>
          <w:cantSplit/>
          <w:trHeight w:val="324"/>
          <w:jc w:val="center"/>
        </w:trPr>
        <w:tc>
          <w:tcPr>
            <w:tcW w:w="1827" w:type="dxa"/>
          </w:tcPr>
          <w:p w14:paraId="1D8C164F" w14:textId="77777777" w:rsidR="00543236" w:rsidRDefault="007A2FDE">
            <w:pPr>
              <w:jc w:val="center"/>
              <w:rPr>
                <w:rFonts w:ascii="微软雅黑" w:hAnsi="微软雅黑" w:cs="Arial"/>
                <w:szCs w:val="21"/>
              </w:rPr>
            </w:pPr>
            <w:r>
              <w:rPr>
                <w:rFonts w:ascii="微软雅黑" w:hAnsi="微软雅黑" w:cs="Arial"/>
                <w:szCs w:val="21"/>
              </w:rPr>
              <w:t>0.1</w:t>
            </w:r>
          </w:p>
        </w:tc>
        <w:tc>
          <w:tcPr>
            <w:tcW w:w="2208" w:type="dxa"/>
          </w:tcPr>
          <w:p w14:paraId="2240937E" w14:textId="1A3F5356" w:rsidR="00F7414E" w:rsidRDefault="00F831CF">
            <w:pPr>
              <w:pStyle w:val="NormalComment"/>
              <w:jc w:val="center"/>
              <w:rPr>
                <w:rFonts w:ascii="微软雅黑" w:hAnsi="微软雅黑" w:cs="Arial"/>
                <w:color w:val="auto"/>
                <w:szCs w:val="21"/>
              </w:rPr>
            </w:pPr>
            <w:r>
              <w:rPr>
                <w:rFonts w:ascii="微软雅黑" w:hAnsi="微软雅黑" w:cs="Arial" w:hint="eastAsia"/>
                <w:color w:val="auto"/>
                <w:szCs w:val="21"/>
              </w:rPr>
              <w:t>20</w:t>
            </w:r>
            <w:r w:rsidR="002F18D0">
              <w:rPr>
                <w:rFonts w:ascii="微软雅黑" w:hAnsi="微软雅黑" w:cs="Arial" w:hint="eastAsia"/>
                <w:color w:val="auto"/>
                <w:szCs w:val="21"/>
              </w:rPr>
              <w:t>20.02.03</w:t>
            </w:r>
          </w:p>
        </w:tc>
        <w:tc>
          <w:tcPr>
            <w:tcW w:w="2337" w:type="dxa"/>
          </w:tcPr>
          <w:p w14:paraId="2267047E" w14:textId="52E57390" w:rsidR="00543236" w:rsidRDefault="002F18D0">
            <w:pPr>
              <w:pStyle w:val="NormalComment"/>
              <w:jc w:val="center"/>
              <w:rPr>
                <w:rFonts w:ascii="微软雅黑" w:hAnsi="微软雅黑" w:cs="Arial"/>
                <w:color w:val="auto"/>
                <w:szCs w:val="21"/>
              </w:rPr>
            </w:pPr>
            <w:r>
              <w:rPr>
                <w:rFonts w:ascii="微软雅黑" w:hAnsi="微软雅黑" w:cs="Arial" w:hint="eastAsia"/>
                <w:color w:val="auto"/>
                <w:szCs w:val="21"/>
              </w:rPr>
              <w:t>项目组</w:t>
            </w:r>
          </w:p>
        </w:tc>
        <w:tc>
          <w:tcPr>
            <w:tcW w:w="3268" w:type="dxa"/>
          </w:tcPr>
          <w:p w14:paraId="652426B2" w14:textId="77777777" w:rsidR="00543236" w:rsidRDefault="00F831CF">
            <w:pPr>
              <w:jc w:val="center"/>
              <w:rPr>
                <w:rFonts w:ascii="微软雅黑" w:hAnsi="微软雅黑" w:cs="Arial"/>
                <w:szCs w:val="21"/>
              </w:rPr>
            </w:pPr>
            <w:r>
              <w:rPr>
                <w:rFonts w:ascii="微软雅黑" w:hAnsi="微软雅黑" w:cs="Arial" w:hint="eastAsia"/>
                <w:szCs w:val="21"/>
              </w:rPr>
              <w:t>新增</w:t>
            </w:r>
          </w:p>
        </w:tc>
      </w:tr>
      <w:tr w:rsidR="00543236" w14:paraId="14F6EC33" w14:textId="77777777">
        <w:trPr>
          <w:cantSplit/>
          <w:trHeight w:val="324"/>
          <w:jc w:val="center"/>
        </w:trPr>
        <w:tc>
          <w:tcPr>
            <w:tcW w:w="1827" w:type="dxa"/>
          </w:tcPr>
          <w:p w14:paraId="4ACC9F27" w14:textId="43BB0499" w:rsidR="00543236" w:rsidRDefault="00543236">
            <w:pPr>
              <w:jc w:val="center"/>
              <w:rPr>
                <w:rFonts w:ascii="微软雅黑" w:hAnsi="微软雅黑" w:cs="Arial"/>
                <w:szCs w:val="21"/>
              </w:rPr>
            </w:pPr>
          </w:p>
        </w:tc>
        <w:tc>
          <w:tcPr>
            <w:tcW w:w="2208" w:type="dxa"/>
          </w:tcPr>
          <w:p w14:paraId="2702898A" w14:textId="6B269F52" w:rsidR="00543236" w:rsidRDefault="00543236">
            <w:pPr>
              <w:jc w:val="center"/>
              <w:rPr>
                <w:rFonts w:ascii="微软雅黑" w:hAnsi="微软雅黑" w:cs="Arial"/>
                <w:szCs w:val="21"/>
              </w:rPr>
            </w:pPr>
          </w:p>
        </w:tc>
        <w:tc>
          <w:tcPr>
            <w:tcW w:w="2337" w:type="dxa"/>
          </w:tcPr>
          <w:p w14:paraId="27633BF7" w14:textId="7E505700" w:rsidR="00543236" w:rsidRDefault="00543236">
            <w:pPr>
              <w:jc w:val="center"/>
              <w:rPr>
                <w:rFonts w:ascii="微软雅黑" w:hAnsi="微软雅黑" w:cs="Arial"/>
                <w:szCs w:val="21"/>
              </w:rPr>
            </w:pPr>
          </w:p>
        </w:tc>
        <w:tc>
          <w:tcPr>
            <w:tcW w:w="3268" w:type="dxa"/>
          </w:tcPr>
          <w:p w14:paraId="25003B7D" w14:textId="696C644A" w:rsidR="00543236" w:rsidRDefault="00543236">
            <w:pPr>
              <w:jc w:val="center"/>
              <w:rPr>
                <w:rFonts w:ascii="微软雅黑" w:hAnsi="微软雅黑" w:cs="Arial"/>
                <w:szCs w:val="21"/>
              </w:rPr>
            </w:pPr>
          </w:p>
        </w:tc>
      </w:tr>
      <w:tr w:rsidR="009D14A1" w14:paraId="086FFF4A" w14:textId="77777777">
        <w:trPr>
          <w:cantSplit/>
          <w:trHeight w:val="324"/>
          <w:jc w:val="center"/>
        </w:trPr>
        <w:tc>
          <w:tcPr>
            <w:tcW w:w="1827" w:type="dxa"/>
          </w:tcPr>
          <w:p w14:paraId="5FD0266F" w14:textId="39F7F2AF" w:rsidR="009D14A1" w:rsidRDefault="009D14A1" w:rsidP="009D14A1">
            <w:pPr>
              <w:jc w:val="center"/>
              <w:rPr>
                <w:rFonts w:ascii="微软雅黑" w:hAnsi="微软雅黑" w:cs="Arial"/>
                <w:szCs w:val="21"/>
              </w:rPr>
            </w:pPr>
          </w:p>
        </w:tc>
        <w:tc>
          <w:tcPr>
            <w:tcW w:w="2208" w:type="dxa"/>
          </w:tcPr>
          <w:p w14:paraId="4F5F5C38" w14:textId="65383FE4" w:rsidR="009D14A1" w:rsidRDefault="009D14A1" w:rsidP="009D14A1">
            <w:pPr>
              <w:jc w:val="center"/>
              <w:rPr>
                <w:rFonts w:ascii="微软雅黑" w:hAnsi="微软雅黑" w:cs="Arial"/>
                <w:szCs w:val="21"/>
                <w:lang w:eastAsia="zh-TW"/>
              </w:rPr>
            </w:pPr>
          </w:p>
        </w:tc>
        <w:tc>
          <w:tcPr>
            <w:tcW w:w="2337" w:type="dxa"/>
          </w:tcPr>
          <w:p w14:paraId="1861BFC4" w14:textId="04FFD26D" w:rsidR="009D14A1" w:rsidRDefault="009D14A1" w:rsidP="009D14A1">
            <w:pPr>
              <w:jc w:val="center"/>
              <w:rPr>
                <w:rFonts w:ascii="微软雅黑" w:hAnsi="微软雅黑" w:cs="Arial"/>
                <w:szCs w:val="21"/>
              </w:rPr>
            </w:pPr>
          </w:p>
        </w:tc>
        <w:tc>
          <w:tcPr>
            <w:tcW w:w="3268" w:type="dxa"/>
          </w:tcPr>
          <w:p w14:paraId="7906797F" w14:textId="78AC4C80" w:rsidR="009D14A1" w:rsidRDefault="009D14A1" w:rsidP="009D14A1">
            <w:pPr>
              <w:jc w:val="center"/>
              <w:rPr>
                <w:rFonts w:ascii="微软雅黑" w:hAnsi="微软雅黑" w:cs="Arial"/>
                <w:szCs w:val="21"/>
              </w:rPr>
            </w:pPr>
          </w:p>
        </w:tc>
      </w:tr>
      <w:tr w:rsidR="009D14A1" w14:paraId="143B057D" w14:textId="77777777">
        <w:trPr>
          <w:cantSplit/>
          <w:trHeight w:val="324"/>
          <w:jc w:val="center"/>
        </w:trPr>
        <w:tc>
          <w:tcPr>
            <w:tcW w:w="1827" w:type="dxa"/>
          </w:tcPr>
          <w:p w14:paraId="4BA180FD" w14:textId="5329E98B" w:rsidR="009D14A1" w:rsidRDefault="009D14A1" w:rsidP="009D14A1">
            <w:pPr>
              <w:jc w:val="center"/>
              <w:rPr>
                <w:rFonts w:ascii="微软雅黑" w:hAnsi="微软雅黑" w:cs="Arial"/>
                <w:szCs w:val="21"/>
              </w:rPr>
            </w:pPr>
          </w:p>
        </w:tc>
        <w:tc>
          <w:tcPr>
            <w:tcW w:w="2208" w:type="dxa"/>
          </w:tcPr>
          <w:p w14:paraId="0DDE5237" w14:textId="7FC567BE" w:rsidR="009D14A1" w:rsidRDefault="009D14A1" w:rsidP="009D14A1">
            <w:pPr>
              <w:jc w:val="center"/>
              <w:rPr>
                <w:rFonts w:ascii="微软雅黑" w:hAnsi="微软雅黑" w:cs="Arial"/>
                <w:szCs w:val="21"/>
              </w:rPr>
            </w:pPr>
          </w:p>
        </w:tc>
        <w:tc>
          <w:tcPr>
            <w:tcW w:w="2337" w:type="dxa"/>
          </w:tcPr>
          <w:p w14:paraId="2504B577" w14:textId="61867F10" w:rsidR="009D14A1" w:rsidRDefault="009D14A1" w:rsidP="009D14A1">
            <w:pPr>
              <w:jc w:val="center"/>
              <w:rPr>
                <w:rFonts w:ascii="微软雅黑" w:hAnsi="微软雅黑" w:cs="Arial"/>
                <w:szCs w:val="21"/>
              </w:rPr>
            </w:pPr>
          </w:p>
        </w:tc>
        <w:tc>
          <w:tcPr>
            <w:tcW w:w="3268" w:type="dxa"/>
          </w:tcPr>
          <w:p w14:paraId="40B25386" w14:textId="7825E9C7" w:rsidR="009D14A1" w:rsidRDefault="009D14A1" w:rsidP="009D14A1">
            <w:pPr>
              <w:jc w:val="center"/>
              <w:rPr>
                <w:rFonts w:ascii="微软雅黑" w:hAnsi="微软雅黑" w:cs="Arial"/>
                <w:szCs w:val="21"/>
                <w:lang w:eastAsia="zh-TW"/>
              </w:rPr>
            </w:pPr>
          </w:p>
        </w:tc>
      </w:tr>
      <w:tr w:rsidR="009D14A1" w14:paraId="5BC69F27" w14:textId="77777777">
        <w:trPr>
          <w:cantSplit/>
          <w:trHeight w:val="324"/>
          <w:jc w:val="center"/>
        </w:trPr>
        <w:tc>
          <w:tcPr>
            <w:tcW w:w="1827" w:type="dxa"/>
          </w:tcPr>
          <w:p w14:paraId="374E3CAA" w14:textId="51CF53A7" w:rsidR="009D14A1" w:rsidRDefault="009D14A1" w:rsidP="009D14A1">
            <w:pPr>
              <w:jc w:val="center"/>
              <w:rPr>
                <w:rFonts w:ascii="微软雅黑" w:hAnsi="微软雅黑" w:cs="Arial"/>
                <w:szCs w:val="21"/>
              </w:rPr>
            </w:pPr>
          </w:p>
        </w:tc>
        <w:tc>
          <w:tcPr>
            <w:tcW w:w="2208" w:type="dxa"/>
          </w:tcPr>
          <w:p w14:paraId="4F7A1EB2" w14:textId="4AD112E9" w:rsidR="009D14A1" w:rsidRDefault="009D14A1" w:rsidP="009D14A1">
            <w:pPr>
              <w:jc w:val="center"/>
              <w:rPr>
                <w:rFonts w:ascii="微软雅黑" w:hAnsi="微软雅黑" w:cs="Arial"/>
                <w:szCs w:val="21"/>
                <w:lang w:eastAsia="zh-TW"/>
              </w:rPr>
            </w:pPr>
          </w:p>
        </w:tc>
        <w:tc>
          <w:tcPr>
            <w:tcW w:w="2337" w:type="dxa"/>
          </w:tcPr>
          <w:p w14:paraId="1AF883CF" w14:textId="0E0AAE65" w:rsidR="009D14A1" w:rsidRDefault="009D14A1" w:rsidP="009D14A1">
            <w:pPr>
              <w:jc w:val="center"/>
              <w:rPr>
                <w:rFonts w:ascii="微软雅黑" w:hAnsi="微软雅黑" w:cs="Arial"/>
                <w:szCs w:val="21"/>
                <w:lang w:eastAsia="zh-TW"/>
              </w:rPr>
            </w:pPr>
          </w:p>
        </w:tc>
        <w:tc>
          <w:tcPr>
            <w:tcW w:w="3268" w:type="dxa"/>
          </w:tcPr>
          <w:p w14:paraId="4AE55A50" w14:textId="09F16DB7" w:rsidR="009D14A1" w:rsidRDefault="009D14A1" w:rsidP="009D14A1">
            <w:pPr>
              <w:jc w:val="center"/>
              <w:rPr>
                <w:rFonts w:ascii="微软雅黑" w:hAnsi="微软雅黑" w:cs="Arial"/>
                <w:szCs w:val="21"/>
                <w:lang w:eastAsia="zh-TW"/>
              </w:rPr>
            </w:pPr>
          </w:p>
        </w:tc>
      </w:tr>
      <w:tr w:rsidR="001A0D94" w14:paraId="2FE4C9DB" w14:textId="77777777">
        <w:trPr>
          <w:cantSplit/>
          <w:trHeight w:val="324"/>
          <w:jc w:val="center"/>
        </w:trPr>
        <w:tc>
          <w:tcPr>
            <w:tcW w:w="1827" w:type="dxa"/>
          </w:tcPr>
          <w:p w14:paraId="6DD4912D" w14:textId="4A015265" w:rsidR="001A0D94" w:rsidRDefault="001A0D94" w:rsidP="009D14A1">
            <w:pPr>
              <w:jc w:val="center"/>
              <w:rPr>
                <w:rFonts w:ascii="微软雅黑" w:hAnsi="微软雅黑" w:cs="Arial"/>
                <w:szCs w:val="21"/>
              </w:rPr>
            </w:pPr>
          </w:p>
        </w:tc>
        <w:tc>
          <w:tcPr>
            <w:tcW w:w="2208" w:type="dxa"/>
          </w:tcPr>
          <w:p w14:paraId="0ED26EC6" w14:textId="48504203" w:rsidR="001A0D94" w:rsidRDefault="001A0D94" w:rsidP="009D14A1">
            <w:pPr>
              <w:jc w:val="center"/>
              <w:rPr>
                <w:rFonts w:ascii="微软雅黑" w:hAnsi="微软雅黑" w:cs="Arial"/>
                <w:szCs w:val="21"/>
                <w:lang w:eastAsia="zh-TW"/>
              </w:rPr>
            </w:pPr>
          </w:p>
        </w:tc>
        <w:tc>
          <w:tcPr>
            <w:tcW w:w="2337" w:type="dxa"/>
          </w:tcPr>
          <w:p w14:paraId="39F06C7C" w14:textId="520942B0" w:rsidR="001A0D94" w:rsidRDefault="001A0D94" w:rsidP="009D14A1">
            <w:pPr>
              <w:jc w:val="center"/>
              <w:rPr>
                <w:rFonts w:ascii="微软雅黑" w:hAnsi="微软雅黑" w:cs="Arial"/>
                <w:szCs w:val="21"/>
                <w:lang w:eastAsia="zh-TW"/>
              </w:rPr>
            </w:pPr>
          </w:p>
        </w:tc>
        <w:tc>
          <w:tcPr>
            <w:tcW w:w="3268" w:type="dxa"/>
          </w:tcPr>
          <w:p w14:paraId="577EA09F" w14:textId="19C913CC" w:rsidR="001A0D94" w:rsidRDefault="001A0D94" w:rsidP="009D14A1">
            <w:pPr>
              <w:jc w:val="center"/>
              <w:rPr>
                <w:rFonts w:ascii="微软雅黑" w:hAnsi="微软雅黑" w:cs="Arial"/>
                <w:szCs w:val="21"/>
                <w:lang w:eastAsia="zh-TW"/>
              </w:rPr>
            </w:pPr>
          </w:p>
        </w:tc>
      </w:tr>
      <w:tr w:rsidR="00CE77ED" w14:paraId="75B6B8D6" w14:textId="77777777">
        <w:trPr>
          <w:cantSplit/>
          <w:trHeight w:val="324"/>
          <w:jc w:val="center"/>
        </w:trPr>
        <w:tc>
          <w:tcPr>
            <w:tcW w:w="1827" w:type="dxa"/>
          </w:tcPr>
          <w:p w14:paraId="5308307E" w14:textId="77777777" w:rsidR="00CE77ED" w:rsidRDefault="00CE77ED" w:rsidP="009D14A1">
            <w:pPr>
              <w:jc w:val="center"/>
              <w:rPr>
                <w:rFonts w:ascii="微软雅黑" w:hAnsi="微软雅黑" w:cs="Arial"/>
                <w:szCs w:val="21"/>
              </w:rPr>
            </w:pPr>
          </w:p>
        </w:tc>
        <w:tc>
          <w:tcPr>
            <w:tcW w:w="2208" w:type="dxa"/>
          </w:tcPr>
          <w:p w14:paraId="7C3935A6" w14:textId="77777777" w:rsidR="00CE77ED" w:rsidRDefault="00CE77ED" w:rsidP="009D14A1">
            <w:pPr>
              <w:jc w:val="center"/>
              <w:rPr>
                <w:rFonts w:ascii="微软雅黑" w:hAnsi="微软雅黑" w:cs="Arial"/>
                <w:szCs w:val="21"/>
              </w:rPr>
            </w:pPr>
          </w:p>
        </w:tc>
        <w:tc>
          <w:tcPr>
            <w:tcW w:w="2337" w:type="dxa"/>
          </w:tcPr>
          <w:p w14:paraId="39CC2661" w14:textId="77777777" w:rsidR="00CE77ED" w:rsidRDefault="00CE77ED" w:rsidP="009D14A1">
            <w:pPr>
              <w:jc w:val="center"/>
              <w:rPr>
                <w:rFonts w:ascii="微软雅黑" w:hAnsi="微软雅黑" w:cs="Arial"/>
                <w:szCs w:val="21"/>
              </w:rPr>
            </w:pPr>
          </w:p>
        </w:tc>
        <w:tc>
          <w:tcPr>
            <w:tcW w:w="3268" w:type="dxa"/>
          </w:tcPr>
          <w:p w14:paraId="67E9217D" w14:textId="77777777" w:rsidR="00CE77ED" w:rsidRDefault="00CE77ED" w:rsidP="009D14A1">
            <w:pPr>
              <w:jc w:val="center"/>
              <w:rPr>
                <w:rFonts w:ascii="微软雅黑" w:hAnsi="微软雅黑" w:cs="Arial"/>
                <w:szCs w:val="21"/>
              </w:rPr>
            </w:pPr>
          </w:p>
        </w:tc>
      </w:tr>
      <w:tr w:rsidR="00CE77ED" w14:paraId="312A83D7" w14:textId="77777777">
        <w:trPr>
          <w:cantSplit/>
          <w:trHeight w:val="324"/>
          <w:jc w:val="center"/>
        </w:trPr>
        <w:tc>
          <w:tcPr>
            <w:tcW w:w="1827" w:type="dxa"/>
          </w:tcPr>
          <w:p w14:paraId="2993AD2B" w14:textId="77777777" w:rsidR="00CE77ED" w:rsidRDefault="00CE77ED" w:rsidP="009D14A1">
            <w:pPr>
              <w:jc w:val="center"/>
              <w:rPr>
                <w:rFonts w:ascii="微软雅黑" w:hAnsi="微软雅黑" w:cs="Arial"/>
                <w:szCs w:val="21"/>
              </w:rPr>
            </w:pPr>
          </w:p>
        </w:tc>
        <w:tc>
          <w:tcPr>
            <w:tcW w:w="2208" w:type="dxa"/>
          </w:tcPr>
          <w:p w14:paraId="2167079D" w14:textId="77777777" w:rsidR="00CE77ED" w:rsidRDefault="00CE77ED" w:rsidP="009D14A1">
            <w:pPr>
              <w:jc w:val="center"/>
              <w:rPr>
                <w:rFonts w:ascii="微软雅黑" w:hAnsi="微软雅黑" w:cs="Arial"/>
                <w:szCs w:val="21"/>
              </w:rPr>
            </w:pPr>
          </w:p>
        </w:tc>
        <w:tc>
          <w:tcPr>
            <w:tcW w:w="2337" w:type="dxa"/>
          </w:tcPr>
          <w:p w14:paraId="089BE655" w14:textId="77777777" w:rsidR="00CE77ED" w:rsidRDefault="00CE77ED" w:rsidP="009D14A1">
            <w:pPr>
              <w:jc w:val="center"/>
              <w:rPr>
                <w:rFonts w:ascii="微软雅黑" w:hAnsi="微软雅黑" w:cs="Arial"/>
                <w:szCs w:val="21"/>
              </w:rPr>
            </w:pPr>
          </w:p>
        </w:tc>
        <w:tc>
          <w:tcPr>
            <w:tcW w:w="3268" w:type="dxa"/>
          </w:tcPr>
          <w:p w14:paraId="5FE00B9E" w14:textId="77777777" w:rsidR="00CE77ED" w:rsidRDefault="00CE77ED" w:rsidP="009D14A1">
            <w:pPr>
              <w:jc w:val="center"/>
              <w:rPr>
                <w:rFonts w:ascii="微软雅黑" w:hAnsi="微软雅黑" w:cs="Arial"/>
                <w:szCs w:val="21"/>
              </w:rPr>
            </w:pPr>
          </w:p>
        </w:tc>
      </w:tr>
    </w:tbl>
    <w:p w14:paraId="7720A515" w14:textId="77777777" w:rsidR="00543236" w:rsidRDefault="00543236">
      <w:pPr>
        <w:ind w:firstLine="372"/>
        <w:jc w:val="center"/>
        <w:rPr>
          <w:rFonts w:ascii="微软雅黑" w:hAnsi="微软雅黑" w:cs="Arial"/>
          <w:b/>
          <w:bCs/>
          <w:sz w:val="21"/>
          <w:szCs w:val="21"/>
        </w:rPr>
      </w:pPr>
    </w:p>
    <w:p w14:paraId="3A69FE41" w14:textId="77777777" w:rsidR="00543236" w:rsidRDefault="00F831CF">
      <w:pPr>
        <w:ind w:firstLine="531"/>
        <w:rPr>
          <w:rFonts w:ascii="微软雅黑" w:hAnsi="微软雅黑" w:cs="Arial"/>
          <w:b/>
          <w:bCs/>
          <w:sz w:val="30"/>
          <w:szCs w:val="30"/>
        </w:rPr>
      </w:pPr>
      <w:r>
        <w:rPr>
          <w:rFonts w:ascii="微软雅黑" w:hAnsi="微软雅黑" w:cs="Arial" w:hint="eastAsia"/>
          <w:b/>
          <w:bCs/>
          <w:sz w:val="30"/>
          <w:szCs w:val="30"/>
        </w:rPr>
        <w:t>本蓝图参与人员如下：</w:t>
      </w:r>
    </w:p>
    <w:tbl>
      <w:tblPr>
        <w:tblpPr w:leftFromText="180" w:rightFromText="180" w:vertAnchor="text" w:tblpXSpec="center" w:tblpY="1"/>
        <w:tblOverlap w:val="neve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1"/>
        <w:gridCol w:w="6173"/>
      </w:tblGrid>
      <w:tr w:rsidR="00543236" w14:paraId="5E24BD24" w14:textId="77777777">
        <w:trPr>
          <w:trHeight w:val="397"/>
        </w:trPr>
        <w:tc>
          <w:tcPr>
            <w:tcW w:w="3511" w:type="dxa"/>
            <w:shd w:val="clear" w:color="auto" w:fill="002060"/>
            <w:vAlign w:val="center"/>
          </w:tcPr>
          <w:p w14:paraId="0F4BE58C" w14:textId="77777777" w:rsidR="00543236" w:rsidRDefault="00F831CF">
            <w:pPr>
              <w:pStyle w:val="16"/>
              <w:tabs>
                <w:tab w:val="left" w:pos="564"/>
                <w:tab w:val="center" w:pos="1160"/>
              </w:tabs>
              <w:rPr>
                <w:b w:val="0"/>
              </w:rPr>
            </w:pPr>
            <w:r>
              <w:rPr>
                <w:rFonts w:hint="eastAsia"/>
              </w:rPr>
              <w:t>角色</w:t>
            </w:r>
          </w:p>
        </w:tc>
        <w:tc>
          <w:tcPr>
            <w:tcW w:w="6173" w:type="dxa"/>
            <w:shd w:val="clear" w:color="auto" w:fill="002060"/>
            <w:vAlign w:val="center"/>
          </w:tcPr>
          <w:p w14:paraId="6DB1EED8" w14:textId="77777777" w:rsidR="00543236" w:rsidRDefault="00F831CF">
            <w:pPr>
              <w:pStyle w:val="16"/>
              <w:rPr>
                <w:b w:val="0"/>
              </w:rPr>
            </w:pPr>
            <w:r>
              <w:rPr>
                <w:rFonts w:hint="eastAsia"/>
              </w:rPr>
              <w:t>姓名</w:t>
            </w:r>
          </w:p>
        </w:tc>
      </w:tr>
      <w:tr w:rsidR="00543236" w14:paraId="2F7BCD2F" w14:textId="77777777">
        <w:trPr>
          <w:trHeight w:val="340"/>
        </w:trPr>
        <w:tc>
          <w:tcPr>
            <w:tcW w:w="3511" w:type="dxa"/>
            <w:vAlign w:val="center"/>
          </w:tcPr>
          <w:p w14:paraId="427904D7" w14:textId="77777777" w:rsidR="00543236" w:rsidRDefault="00F831CF">
            <w:pPr>
              <w:pStyle w:val="16"/>
              <w:rPr>
                <w:b w:val="0"/>
              </w:rPr>
            </w:pPr>
            <w:r>
              <w:rPr>
                <w:rFonts w:hint="eastAsia"/>
                <w:b w:val="0"/>
              </w:rPr>
              <w:t>关键用户</w:t>
            </w:r>
          </w:p>
        </w:tc>
        <w:tc>
          <w:tcPr>
            <w:tcW w:w="6173" w:type="dxa"/>
            <w:vAlign w:val="center"/>
          </w:tcPr>
          <w:p w14:paraId="37BB8220" w14:textId="0D5BB6BD" w:rsidR="00543236" w:rsidRDefault="00543236">
            <w:pPr>
              <w:pStyle w:val="16"/>
              <w:rPr>
                <w:b w:val="0"/>
              </w:rPr>
            </w:pPr>
          </w:p>
        </w:tc>
      </w:tr>
      <w:tr w:rsidR="00543236" w14:paraId="28861F73" w14:textId="77777777">
        <w:trPr>
          <w:trHeight w:val="340"/>
        </w:trPr>
        <w:tc>
          <w:tcPr>
            <w:tcW w:w="3511" w:type="dxa"/>
            <w:vAlign w:val="center"/>
          </w:tcPr>
          <w:p w14:paraId="3B7B4975" w14:textId="77777777" w:rsidR="00543236" w:rsidRDefault="00F831CF">
            <w:pPr>
              <w:pStyle w:val="16"/>
              <w:rPr>
                <w:b w:val="0"/>
              </w:rPr>
            </w:pPr>
            <w:r>
              <w:rPr>
                <w:rFonts w:hint="eastAsia"/>
                <w:b w:val="0"/>
              </w:rPr>
              <w:t>关键用户</w:t>
            </w:r>
          </w:p>
        </w:tc>
        <w:tc>
          <w:tcPr>
            <w:tcW w:w="6173" w:type="dxa"/>
            <w:vAlign w:val="center"/>
          </w:tcPr>
          <w:p w14:paraId="03BDEEFD" w14:textId="3E252F06" w:rsidR="00543236" w:rsidRDefault="00543236">
            <w:pPr>
              <w:pStyle w:val="16"/>
              <w:rPr>
                <w:b w:val="0"/>
              </w:rPr>
            </w:pPr>
          </w:p>
        </w:tc>
      </w:tr>
      <w:tr w:rsidR="00543236" w14:paraId="1188652F" w14:textId="77777777">
        <w:trPr>
          <w:trHeight w:val="340"/>
        </w:trPr>
        <w:tc>
          <w:tcPr>
            <w:tcW w:w="3511" w:type="dxa"/>
            <w:vAlign w:val="center"/>
          </w:tcPr>
          <w:p w14:paraId="3C7159D1" w14:textId="77777777" w:rsidR="00543236" w:rsidRDefault="00F831CF">
            <w:pPr>
              <w:pStyle w:val="16"/>
              <w:rPr>
                <w:b w:val="0"/>
              </w:rPr>
            </w:pPr>
            <w:r>
              <w:rPr>
                <w:rFonts w:hint="eastAsia"/>
                <w:b w:val="0"/>
              </w:rPr>
              <w:t>关键用户</w:t>
            </w:r>
          </w:p>
        </w:tc>
        <w:tc>
          <w:tcPr>
            <w:tcW w:w="6173" w:type="dxa"/>
            <w:vAlign w:val="center"/>
          </w:tcPr>
          <w:p w14:paraId="638F7500" w14:textId="1C4F6592" w:rsidR="00543236" w:rsidRDefault="00543236">
            <w:pPr>
              <w:pStyle w:val="16"/>
              <w:rPr>
                <w:b w:val="0"/>
              </w:rPr>
            </w:pPr>
          </w:p>
        </w:tc>
      </w:tr>
      <w:tr w:rsidR="00543236" w14:paraId="6F2735C7" w14:textId="77777777">
        <w:trPr>
          <w:trHeight w:val="340"/>
        </w:trPr>
        <w:tc>
          <w:tcPr>
            <w:tcW w:w="3511" w:type="dxa"/>
            <w:vAlign w:val="center"/>
          </w:tcPr>
          <w:p w14:paraId="389E69EE" w14:textId="77777777" w:rsidR="00543236" w:rsidRDefault="00F831CF">
            <w:pPr>
              <w:pStyle w:val="16"/>
              <w:rPr>
                <w:b w:val="0"/>
              </w:rPr>
            </w:pPr>
            <w:r>
              <w:rPr>
                <w:rFonts w:hint="eastAsia"/>
                <w:b w:val="0"/>
              </w:rPr>
              <w:t>关键用户</w:t>
            </w:r>
          </w:p>
        </w:tc>
        <w:tc>
          <w:tcPr>
            <w:tcW w:w="6173" w:type="dxa"/>
            <w:vAlign w:val="center"/>
          </w:tcPr>
          <w:p w14:paraId="3052AF98" w14:textId="4921EEF1" w:rsidR="00543236" w:rsidRDefault="00543236">
            <w:pPr>
              <w:pStyle w:val="16"/>
              <w:rPr>
                <w:b w:val="0"/>
              </w:rPr>
            </w:pPr>
          </w:p>
        </w:tc>
      </w:tr>
      <w:tr w:rsidR="00543236" w14:paraId="0AD80C6E" w14:textId="77777777">
        <w:trPr>
          <w:trHeight w:val="340"/>
        </w:trPr>
        <w:tc>
          <w:tcPr>
            <w:tcW w:w="3511" w:type="dxa"/>
            <w:vAlign w:val="center"/>
          </w:tcPr>
          <w:p w14:paraId="4E471225" w14:textId="77777777" w:rsidR="00543236" w:rsidRDefault="00F831CF">
            <w:pPr>
              <w:pStyle w:val="16"/>
              <w:rPr>
                <w:b w:val="0"/>
              </w:rPr>
            </w:pPr>
            <w:r>
              <w:rPr>
                <w:rFonts w:hint="eastAsia"/>
                <w:b w:val="0"/>
              </w:rPr>
              <w:t>信息中心</w:t>
            </w:r>
          </w:p>
        </w:tc>
        <w:tc>
          <w:tcPr>
            <w:tcW w:w="6173" w:type="dxa"/>
            <w:vAlign w:val="center"/>
          </w:tcPr>
          <w:p w14:paraId="17900337" w14:textId="007445D3" w:rsidR="00543236" w:rsidRDefault="002F18D0" w:rsidP="002F18D0">
            <w:pPr>
              <w:pStyle w:val="16"/>
              <w:rPr>
                <w:rFonts w:hint="eastAsia"/>
                <w:b w:val="0"/>
              </w:rPr>
            </w:pPr>
            <w:r>
              <w:rPr>
                <w:rFonts w:hint="eastAsia"/>
                <w:b w:val="0"/>
              </w:rPr>
              <w:t>周总、李浩</w:t>
            </w:r>
          </w:p>
        </w:tc>
      </w:tr>
      <w:tr w:rsidR="00543236" w14:paraId="763C68A1" w14:textId="77777777">
        <w:trPr>
          <w:trHeight w:val="340"/>
        </w:trPr>
        <w:tc>
          <w:tcPr>
            <w:tcW w:w="3511" w:type="dxa"/>
            <w:vAlign w:val="center"/>
          </w:tcPr>
          <w:p w14:paraId="1D619B53" w14:textId="77777777" w:rsidR="00543236" w:rsidRDefault="00F831CF">
            <w:pPr>
              <w:pStyle w:val="16"/>
              <w:rPr>
                <w:b w:val="0"/>
              </w:rPr>
            </w:pPr>
            <w:r>
              <w:rPr>
                <w:rFonts w:hint="eastAsia"/>
                <w:b w:val="0"/>
              </w:rPr>
              <w:t>普元项目组</w:t>
            </w:r>
          </w:p>
        </w:tc>
        <w:tc>
          <w:tcPr>
            <w:tcW w:w="6173" w:type="dxa"/>
            <w:vAlign w:val="center"/>
          </w:tcPr>
          <w:p w14:paraId="44907DF1" w14:textId="52BDFA58" w:rsidR="00543236" w:rsidRDefault="00CE77ED">
            <w:pPr>
              <w:pStyle w:val="16"/>
              <w:rPr>
                <w:b w:val="0"/>
              </w:rPr>
            </w:pPr>
            <w:r>
              <w:rPr>
                <w:rFonts w:hint="eastAsia"/>
                <w:b w:val="0"/>
              </w:rPr>
              <w:t>周中贵、</w:t>
            </w:r>
            <w:r w:rsidR="002F18D0">
              <w:rPr>
                <w:rFonts w:hint="eastAsia"/>
                <w:b w:val="0"/>
              </w:rPr>
              <w:t>付传家</w:t>
            </w:r>
          </w:p>
        </w:tc>
      </w:tr>
      <w:tr w:rsidR="00543236" w14:paraId="5DDFB3DB" w14:textId="77777777">
        <w:trPr>
          <w:trHeight w:val="340"/>
        </w:trPr>
        <w:tc>
          <w:tcPr>
            <w:tcW w:w="3511" w:type="dxa"/>
            <w:vAlign w:val="center"/>
          </w:tcPr>
          <w:p w14:paraId="0686DFC7" w14:textId="77777777" w:rsidR="00543236" w:rsidRDefault="00543236">
            <w:pPr>
              <w:pStyle w:val="16"/>
              <w:rPr>
                <w:b w:val="0"/>
              </w:rPr>
            </w:pPr>
          </w:p>
        </w:tc>
        <w:tc>
          <w:tcPr>
            <w:tcW w:w="6173" w:type="dxa"/>
            <w:vAlign w:val="center"/>
          </w:tcPr>
          <w:p w14:paraId="7F438F5C" w14:textId="77777777" w:rsidR="00543236" w:rsidRDefault="00543236">
            <w:pPr>
              <w:pStyle w:val="16"/>
              <w:rPr>
                <w:b w:val="0"/>
              </w:rPr>
            </w:pPr>
          </w:p>
        </w:tc>
      </w:tr>
    </w:tbl>
    <w:p w14:paraId="6A03C713" w14:textId="77777777" w:rsidR="00543236" w:rsidRDefault="00543236">
      <w:pPr>
        <w:ind w:firstLine="372"/>
        <w:jc w:val="center"/>
        <w:rPr>
          <w:rFonts w:ascii="微软雅黑" w:hAnsi="微软雅黑" w:cs="Arial"/>
          <w:b/>
          <w:sz w:val="28"/>
        </w:rPr>
      </w:pPr>
    </w:p>
    <w:p w14:paraId="2DF92109" w14:textId="77777777" w:rsidR="00543236" w:rsidRDefault="00F831CF">
      <w:pPr>
        <w:ind w:firstLine="531"/>
        <w:rPr>
          <w:rFonts w:ascii="微软雅黑" w:hAnsi="微软雅黑" w:cs="Arial"/>
          <w:b/>
          <w:sz w:val="28"/>
        </w:rPr>
      </w:pPr>
      <w:r>
        <w:rPr>
          <w:rFonts w:ascii="微软雅黑" w:hAnsi="微软雅黑" w:cs="Arial" w:hint="eastAsia"/>
          <w:b/>
          <w:bCs/>
          <w:sz w:val="30"/>
          <w:szCs w:val="30"/>
        </w:rPr>
        <w:t>蓝图文档确认</w:t>
      </w:r>
    </w:p>
    <w:tbl>
      <w:tblPr>
        <w:tblW w:w="9781" w:type="dxa"/>
        <w:tblInd w:w="108" w:type="dxa"/>
        <w:tblLayout w:type="fixed"/>
        <w:tblLook w:val="04A0" w:firstRow="1" w:lastRow="0" w:firstColumn="1" w:lastColumn="0" w:noHBand="0" w:noVBand="1"/>
      </w:tblPr>
      <w:tblGrid>
        <w:gridCol w:w="1560"/>
        <w:gridCol w:w="1984"/>
        <w:gridCol w:w="4111"/>
        <w:gridCol w:w="2126"/>
      </w:tblGrid>
      <w:tr w:rsidR="00543236" w14:paraId="307F7ED7" w14:textId="77777777">
        <w:tc>
          <w:tcPr>
            <w:tcW w:w="1560" w:type="dxa"/>
            <w:tcBorders>
              <w:top w:val="single" w:sz="6" w:space="0" w:color="auto"/>
              <w:left w:val="single" w:sz="6" w:space="0" w:color="auto"/>
              <w:bottom w:val="single" w:sz="6" w:space="0" w:color="auto"/>
              <w:right w:val="single" w:sz="6" w:space="0" w:color="auto"/>
            </w:tcBorders>
            <w:shd w:val="clear" w:color="auto" w:fill="002060"/>
          </w:tcPr>
          <w:p w14:paraId="497516C8" w14:textId="77777777" w:rsidR="00543236" w:rsidRDefault="00F831CF">
            <w:pPr>
              <w:pStyle w:val="16"/>
              <w:tabs>
                <w:tab w:val="left" w:pos="564"/>
                <w:tab w:val="center" w:pos="1160"/>
              </w:tabs>
            </w:pPr>
            <w:r>
              <w:rPr>
                <w:rFonts w:hint="eastAsia"/>
              </w:rPr>
              <w:t>姓名</w:t>
            </w:r>
          </w:p>
        </w:tc>
        <w:tc>
          <w:tcPr>
            <w:tcW w:w="1984" w:type="dxa"/>
            <w:tcBorders>
              <w:top w:val="single" w:sz="6" w:space="0" w:color="auto"/>
              <w:left w:val="single" w:sz="6" w:space="0" w:color="auto"/>
              <w:bottom w:val="single" w:sz="6" w:space="0" w:color="auto"/>
              <w:right w:val="single" w:sz="6" w:space="0" w:color="auto"/>
            </w:tcBorders>
            <w:shd w:val="clear" w:color="auto" w:fill="002060"/>
          </w:tcPr>
          <w:p w14:paraId="2BF7DF8F" w14:textId="77777777" w:rsidR="00543236" w:rsidRDefault="00F831CF">
            <w:pPr>
              <w:pStyle w:val="16"/>
              <w:tabs>
                <w:tab w:val="left" w:pos="564"/>
                <w:tab w:val="center" w:pos="1160"/>
              </w:tabs>
            </w:pPr>
            <w:r>
              <w:rPr>
                <w:rFonts w:hint="eastAsia"/>
              </w:rPr>
              <w:t>职位</w:t>
            </w:r>
          </w:p>
        </w:tc>
        <w:tc>
          <w:tcPr>
            <w:tcW w:w="4111" w:type="dxa"/>
            <w:tcBorders>
              <w:top w:val="single" w:sz="6" w:space="0" w:color="auto"/>
              <w:left w:val="single" w:sz="6" w:space="0" w:color="auto"/>
              <w:bottom w:val="single" w:sz="6" w:space="0" w:color="auto"/>
              <w:right w:val="single" w:sz="6" w:space="0" w:color="auto"/>
            </w:tcBorders>
            <w:shd w:val="clear" w:color="auto" w:fill="002060"/>
          </w:tcPr>
          <w:p w14:paraId="5F482FD0" w14:textId="77777777" w:rsidR="00543236" w:rsidRDefault="00F831CF">
            <w:pPr>
              <w:pStyle w:val="16"/>
              <w:tabs>
                <w:tab w:val="left" w:pos="564"/>
                <w:tab w:val="center" w:pos="1160"/>
              </w:tabs>
            </w:pPr>
            <w:r>
              <w:rPr>
                <w:rFonts w:hint="eastAsia"/>
              </w:rPr>
              <w:t>签字</w:t>
            </w:r>
          </w:p>
        </w:tc>
        <w:tc>
          <w:tcPr>
            <w:tcW w:w="2126" w:type="dxa"/>
            <w:tcBorders>
              <w:top w:val="single" w:sz="6" w:space="0" w:color="auto"/>
              <w:left w:val="single" w:sz="6" w:space="0" w:color="auto"/>
              <w:bottom w:val="single" w:sz="6" w:space="0" w:color="auto"/>
              <w:right w:val="single" w:sz="6" w:space="0" w:color="auto"/>
            </w:tcBorders>
            <w:shd w:val="clear" w:color="auto" w:fill="002060"/>
          </w:tcPr>
          <w:p w14:paraId="6F5F279C" w14:textId="77777777" w:rsidR="00543236" w:rsidRDefault="00F831CF">
            <w:pPr>
              <w:pStyle w:val="16"/>
              <w:tabs>
                <w:tab w:val="left" w:pos="564"/>
                <w:tab w:val="center" w:pos="1160"/>
              </w:tabs>
            </w:pPr>
            <w:r>
              <w:rPr>
                <w:rFonts w:hint="eastAsia"/>
              </w:rPr>
              <w:t>日期</w:t>
            </w:r>
          </w:p>
        </w:tc>
      </w:tr>
      <w:tr w:rsidR="00543236" w14:paraId="31885107" w14:textId="77777777">
        <w:trPr>
          <w:trHeight w:val="463"/>
        </w:trPr>
        <w:tc>
          <w:tcPr>
            <w:tcW w:w="1560" w:type="dxa"/>
            <w:tcBorders>
              <w:top w:val="single" w:sz="6" w:space="0" w:color="auto"/>
              <w:left w:val="single" w:sz="6" w:space="0" w:color="auto"/>
              <w:bottom w:val="single" w:sz="6" w:space="0" w:color="auto"/>
              <w:right w:val="single" w:sz="6" w:space="0" w:color="auto"/>
            </w:tcBorders>
            <w:vAlign w:val="center"/>
          </w:tcPr>
          <w:p w14:paraId="2631B8A0"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5C84A6A5"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67F9DD95"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77B68E91" w14:textId="77777777" w:rsidR="00543236" w:rsidRDefault="00543236">
            <w:pPr>
              <w:pStyle w:val="TableText"/>
              <w:jc w:val="center"/>
              <w:rPr>
                <w:rFonts w:ascii="微软雅黑" w:eastAsia="微软雅黑" w:hAnsi="微软雅黑" w:cs="Arial"/>
              </w:rPr>
            </w:pPr>
          </w:p>
        </w:tc>
      </w:tr>
      <w:tr w:rsidR="00543236" w14:paraId="05524E70" w14:textId="77777777">
        <w:trPr>
          <w:trHeight w:val="527"/>
        </w:trPr>
        <w:tc>
          <w:tcPr>
            <w:tcW w:w="1560" w:type="dxa"/>
            <w:tcBorders>
              <w:top w:val="single" w:sz="6" w:space="0" w:color="auto"/>
              <w:left w:val="single" w:sz="6" w:space="0" w:color="auto"/>
              <w:bottom w:val="single" w:sz="6" w:space="0" w:color="auto"/>
              <w:right w:val="single" w:sz="6" w:space="0" w:color="auto"/>
            </w:tcBorders>
            <w:vAlign w:val="center"/>
          </w:tcPr>
          <w:p w14:paraId="5599593A"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7700DE2F"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7758A24A"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1E56DC68" w14:textId="77777777" w:rsidR="00543236" w:rsidRDefault="00543236">
            <w:pPr>
              <w:pStyle w:val="TableText"/>
              <w:jc w:val="center"/>
              <w:rPr>
                <w:rFonts w:ascii="微软雅黑" w:eastAsia="微软雅黑" w:hAnsi="微软雅黑" w:cs="Arial"/>
              </w:rPr>
            </w:pPr>
          </w:p>
        </w:tc>
      </w:tr>
      <w:tr w:rsidR="00543236" w14:paraId="24A78BBF" w14:textId="77777777">
        <w:trPr>
          <w:trHeight w:val="407"/>
        </w:trPr>
        <w:tc>
          <w:tcPr>
            <w:tcW w:w="1560" w:type="dxa"/>
            <w:tcBorders>
              <w:top w:val="single" w:sz="6" w:space="0" w:color="auto"/>
              <w:left w:val="single" w:sz="6" w:space="0" w:color="auto"/>
              <w:bottom w:val="single" w:sz="6" w:space="0" w:color="auto"/>
              <w:right w:val="single" w:sz="6" w:space="0" w:color="auto"/>
            </w:tcBorders>
            <w:vAlign w:val="center"/>
          </w:tcPr>
          <w:p w14:paraId="4197CB32"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775B12F4"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7BF31A04"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383A0390" w14:textId="77777777" w:rsidR="00543236" w:rsidRDefault="00543236">
            <w:pPr>
              <w:pStyle w:val="TableText"/>
              <w:jc w:val="center"/>
              <w:rPr>
                <w:rFonts w:ascii="微软雅黑" w:eastAsia="微软雅黑" w:hAnsi="微软雅黑" w:cs="Arial"/>
              </w:rPr>
            </w:pPr>
          </w:p>
        </w:tc>
      </w:tr>
      <w:tr w:rsidR="00543236" w14:paraId="1CE3DDE1" w14:textId="77777777">
        <w:trPr>
          <w:trHeight w:val="472"/>
        </w:trPr>
        <w:tc>
          <w:tcPr>
            <w:tcW w:w="1560" w:type="dxa"/>
            <w:tcBorders>
              <w:top w:val="single" w:sz="6" w:space="0" w:color="auto"/>
              <w:left w:val="single" w:sz="6" w:space="0" w:color="auto"/>
              <w:bottom w:val="single" w:sz="6" w:space="0" w:color="auto"/>
              <w:right w:val="single" w:sz="6" w:space="0" w:color="auto"/>
            </w:tcBorders>
            <w:vAlign w:val="center"/>
          </w:tcPr>
          <w:p w14:paraId="4AA8EF75"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4DF749DF"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22D9DF35"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1B54BD03" w14:textId="77777777" w:rsidR="00543236" w:rsidRDefault="00543236">
            <w:pPr>
              <w:pStyle w:val="TableText"/>
              <w:jc w:val="center"/>
              <w:rPr>
                <w:rFonts w:ascii="微软雅黑" w:eastAsia="微软雅黑" w:hAnsi="微软雅黑" w:cs="Arial"/>
              </w:rPr>
            </w:pPr>
          </w:p>
        </w:tc>
      </w:tr>
      <w:tr w:rsidR="00543236" w14:paraId="528B855F" w14:textId="77777777">
        <w:trPr>
          <w:trHeight w:val="472"/>
        </w:trPr>
        <w:tc>
          <w:tcPr>
            <w:tcW w:w="1560" w:type="dxa"/>
            <w:tcBorders>
              <w:top w:val="single" w:sz="6" w:space="0" w:color="auto"/>
              <w:left w:val="single" w:sz="6" w:space="0" w:color="auto"/>
              <w:bottom w:val="single" w:sz="6" w:space="0" w:color="auto"/>
              <w:right w:val="single" w:sz="6" w:space="0" w:color="auto"/>
            </w:tcBorders>
            <w:vAlign w:val="center"/>
          </w:tcPr>
          <w:p w14:paraId="6CC3C6A5"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2DA893D7"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373C6829"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2374CA8F" w14:textId="77777777" w:rsidR="00543236" w:rsidRDefault="00543236">
            <w:pPr>
              <w:pStyle w:val="TableText"/>
              <w:jc w:val="center"/>
              <w:rPr>
                <w:rFonts w:ascii="微软雅黑" w:eastAsia="微软雅黑" w:hAnsi="微软雅黑" w:cs="Arial"/>
              </w:rPr>
            </w:pPr>
          </w:p>
        </w:tc>
      </w:tr>
      <w:tr w:rsidR="00543236" w14:paraId="1881787C" w14:textId="77777777">
        <w:trPr>
          <w:trHeight w:val="472"/>
        </w:trPr>
        <w:tc>
          <w:tcPr>
            <w:tcW w:w="1560" w:type="dxa"/>
            <w:tcBorders>
              <w:top w:val="single" w:sz="6" w:space="0" w:color="auto"/>
              <w:left w:val="single" w:sz="6" w:space="0" w:color="auto"/>
              <w:bottom w:val="single" w:sz="6" w:space="0" w:color="auto"/>
              <w:right w:val="single" w:sz="6" w:space="0" w:color="auto"/>
            </w:tcBorders>
            <w:vAlign w:val="center"/>
          </w:tcPr>
          <w:p w14:paraId="4D887AE8" w14:textId="77777777" w:rsidR="00543236" w:rsidRDefault="00543236">
            <w:pPr>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07DFF79E" w14:textId="77777777" w:rsidR="00543236" w:rsidRDefault="00543236">
            <w:pPr>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362B1A00" w14:textId="77777777" w:rsidR="00543236" w:rsidRDefault="00543236">
            <w:pPr>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2E915548" w14:textId="77777777" w:rsidR="00543236" w:rsidRDefault="00543236">
            <w:pPr>
              <w:pStyle w:val="TableText"/>
              <w:jc w:val="center"/>
              <w:rPr>
                <w:rFonts w:ascii="微软雅黑" w:eastAsia="微软雅黑" w:hAnsi="微软雅黑" w:cs="Arial"/>
              </w:rPr>
            </w:pPr>
          </w:p>
        </w:tc>
      </w:tr>
    </w:tbl>
    <w:p w14:paraId="75890B06" w14:textId="77777777" w:rsidR="003B3D3B" w:rsidRDefault="00F831CF">
      <w:pPr>
        <w:rPr>
          <w:noProof/>
        </w:rPr>
      </w:pPr>
      <w:r>
        <w:br w:type="page"/>
      </w:r>
      <w:r>
        <w:rPr>
          <w:rFonts w:ascii="微软雅黑" w:hAnsi="微软雅黑" w:cs="Arial" w:hint="eastAsia"/>
          <w:b/>
          <w:sz w:val="28"/>
        </w:rPr>
        <w:lastRenderedPageBreak/>
        <w:t>目录</w:t>
      </w:r>
      <w:r>
        <w:rPr>
          <w:rFonts w:ascii="微软雅黑" w:hAnsi="微软雅黑"/>
        </w:rPr>
        <w:fldChar w:fldCharType="begin"/>
      </w:r>
      <w:r>
        <w:rPr>
          <w:rFonts w:ascii="微软雅黑" w:hAnsi="微软雅黑"/>
        </w:rPr>
        <w:instrText xml:space="preserve"> TOC \o "1-3" \h \z \u </w:instrText>
      </w:r>
      <w:r>
        <w:rPr>
          <w:rFonts w:ascii="微软雅黑" w:hAnsi="微软雅黑"/>
        </w:rPr>
        <w:fldChar w:fldCharType="separate"/>
      </w:r>
    </w:p>
    <w:p w14:paraId="2578CA8F" w14:textId="77777777" w:rsidR="003B3D3B" w:rsidRDefault="002F18D0">
      <w:pPr>
        <w:pStyle w:val="12"/>
        <w:tabs>
          <w:tab w:val="left" w:pos="480"/>
          <w:tab w:val="right" w:leader="dot" w:pos="9743"/>
        </w:tabs>
        <w:rPr>
          <w:rFonts w:asciiTheme="minorHAnsi" w:eastAsiaTheme="minorEastAsia" w:hAnsiTheme="minorHAnsi" w:cstheme="minorBidi"/>
          <w:b w:val="0"/>
          <w:bCs w:val="0"/>
          <w:noProof/>
          <w:kern w:val="2"/>
          <w:sz w:val="21"/>
          <w:szCs w:val="22"/>
        </w:rPr>
      </w:pPr>
      <w:hyperlink w:anchor="_Toc503778731" w:history="1">
        <w:r w:rsidR="003B3D3B" w:rsidRPr="00063AA8">
          <w:rPr>
            <w:rStyle w:val="aff5"/>
            <w:noProof/>
          </w:rPr>
          <w:t>1.</w:t>
        </w:r>
        <w:r w:rsidR="003B3D3B">
          <w:rPr>
            <w:rFonts w:asciiTheme="minorHAnsi" w:eastAsiaTheme="minorEastAsia" w:hAnsiTheme="minorHAnsi" w:cstheme="minorBidi"/>
            <w:b w:val="0"/>
            <w:bCs w:val="0"/>
            <w:noProof/>
            <w:kern w:val="2"/>
            <w:sz w:val="21"/>
            <w:szCs w:val="22"/>
          </w:rPr>
          <w:tab/>
        </w:r>
        <w:r w:rsidR="003B3D3B" w:rsidRPr="00063AA8">
          <w:rPr>
            <w:rStyle w:val="aff5"/>
            <w:rFonts w:hint="eastAsia"/>
            <w:noProof/>
          </w:rPr>
          <w:t>文档说明</w:t>
        </w:r>
        <w:r w:rsidR="003B3D3B">
          <w:rPr>
            <w:noProof/>
            <w:webHidden/>
          </w:rPr>
          <w:tab/>
        </w:r>
        <w:r w:rsidR="003B3D3B">
          <w:rPr>
            <w:noProof/>
            <w:webHidden/>
          </w:rPr>
          <w:fldChar w:fldCharType="begin"/>
        </w:r>
        <w:r w:rsidR="003B3D3B">
          <w:rPr>
            <w:noProof/>
            <w:webHidden/>
          </w:rPr>
          <w:instrText xml:space="preserve"> PAGEREF _Toc503778731 \h </w:instrText>
        </w:r>
        <w:r w:rsidR="003B3D3B">
          <w:rPr>
            <w:noProof/>
            <w:webHidden/>
          </w:rPr>
        </w:r>
        <w:r w:rsidR="003B3D3B">
          <w:rPr>
            <w:noProof/>
            <w:webHidden/>
          </w:rPr>
          <w:fldChar w:fldCharType="separate"/>
        </w:r>
        <w:r w:rsidR="00BB407C">
          <w:rPr>
            <w:noProof/>
            <w:webHidden/>
          </w:rPr>
          <w:t>4</w:t>
        </w:r>
        <w:r w:rsidR="003B3D3B">
          <w:rPr>
            <w:noProof/>
            <w:webHidden/>
          </w:rPr>
          <w:fldChar w:fldCharType="end"/>
        </w:r>
      </w:hyperlink>
    </w:p>
    <w:p w14:paraId="25FFA0A6" w14:textId="77777777" w:rsidR="003B3D3B" w:rsidRDefault="002F18D0">
      <w:pPr>
        <w:pStyle w:val="12"/>
        <w:tabs>
          <w:tab w:val="left" w:pos="480"/>
          <w:tab w:val="right" w:leader="dot" w:pos="9743"/>
        </w:tabs>
        <w:rPr>
          <w:rFonts w:asciiTheme="minorHAnsi" w:eastAsiaTheme="minorEastAsia" w:hAnsiTheme="minorHAnsi" w:cstheme="minorBidi"/>
          <w:b w:val="0"/>
          <w:bCs w:val="0"/>
          <w:noProof/>
          <w:kern w:val="2"/>
          <w:sz w:val="21"/>
          <w:szCs w:val="22"/>
        </w:rPr>
      </w:pPr>
      <w:hyperlink w:anchor="_Toc503778732" w:history="1">
        <w:r w:rsidR="003B3D3B" w:rsidRPr="00063AA8">
          <w:rPr>
            <w:rStyle w:val="aff5"/>
            <w:noProof/>
          </w:rPr>
          <w:t>2.</w:t>
        </w:r>
        <w:r w:rsidR="003B3D3B">
          <w:rPr>
            <w:rFonts w:asciiTheme="minorHAnsi" w:eastAsiaTheme="minorEastAsia" w:hAnsiTheme="minorHAnsi" w:cstheme="minorBidi"/>
            <w:b w:val="0"/>
            <w:bCs w:val="0"/>
            <w:noProof/>
            <w:kern w:val="2"/>
            <w:sz w:val="21"/>
            <w:szCs w:val="22"/>
          </w:rPr>
          <w:tab/>
        </w:r>
        <w:r w:rsidR="003B3D3B" w:rsidRPr="00063AA8">
          <w:rPr>
            <w:rStyle w:val="aff5"/>
            <w:rFonts w:hint="eastAsia"/>
            <w:noProof/>
          </w:rPr>
          <w:t>项目范围</w:t>
        </w:r>
        <w:r w:rsidR="003B3D3B">
          <w:rPr>
            <w:noProof/>
            <w:webHidden/>
          </w:rPr>
          <w:tab/>
        </w:r>
        <w:r w:rsidR="003B3D3B">
          <w:rPr>
            <w:noProof/>
            <w:webHidden/>
          </w:rPr>
          <w:fldChar w:fldCharType="begin"/>
        </w:r>
        <w:r w:rsidR="003B3D3B">
          <w:rPr>
            <w:noProof/>
            <w:webHidden/>
          </w:rPr>
          <w:instrText xml:space="preserve"> PAGEREF _Toc503778732 \h </w:instrText>
        </w:r>
        <w:r w:rsidR="003B3D3B">
          <w:rPr>
            <w:noProof/>
            <w:webHidden/>
          </w:rPr>
        </w:r>
        <w:r w:rsidR="003B3D3B">
          <w:rPr>
            <w:noProof/>
            <w:webHidden/>
          </w:rPr>
          <w:fldChar w:fldCharType="separate"/>
        </w:r>
        <w:r w:rsidR="00BB407C">
          <w:rPr>
            <w:noProof/>
            <w:webHidden/>
          </w:rPr>
          <w:t>4</w:t>
        </w:r>
        <w:r w:rsidR="003B3D3B">
          <w:rPr>
            <w:noProof/>
            <w:webHidden/>
          </w:rPr>
          <w:fldChar w:fldCharType="end"/>
        </w:r>
      </w:hyperlink>
    </w:p>
    <w:p w14:paraId="5AC2CBD5" w14:textId="77777777" w:rsidR="003B3D3B" w:rsidRDefault="002F18D0">
      <w:pPr>
        <w:pStyle w:val="12"/>
        <w:tabs>
          <w:tab w:val="left" w:pos="480"/>
          <w:tab w:val="right" w:leader="dot" w:pos="9743"/>
        </w:tabs>
        <w:rPr>
          <w:rFonts w:asciiTheme="minorHAnsi" w:eastAsiaTheme="minorEastAsia" w:hAnsiTheme="minorHAnsi" w:cstheme="minorBidi"/>
          <w:b w:val="0"/>
          <w:bCs w:val="0"/>
          <w:noProof/>
          <w:kern w:val="2"/>
          <w:sz w:val="21"/>
          <w:szCs w:val="22"/>
        </w:rPr>
      </w:pPr>
      <w:hyperlink w:anchor="_Toc503778733" w:history="1">
        <w:r w:rsidR="003B3D3B" w:rsidRPr="00063AA8">
          <w:rPr>
            <w:rStyle w:val="aff5"/>
            <w:noProof/>
          </w:rPr>
          <w:t>3.</w:t>
        </w:r>
        <w:r w:rsidR="003B3D3B">
          <w:rPr>
            <w:rFonts w:asciiTheme="minorHAnsi" w:eastAsiaTheme="minorEastAsia" w:hAnsiTheme="minorHAnsi" w:cstheme="minorBidi"/>
            <w:b w:val="0"/>
            <w:bCs w:val="0"/>
            <w:noProof/>
            <w:kern w:val="2"/>
            <w:sz w:val="21"/>
            <w:szCs w:val="22"/>
          </w:rPr>
          <w:tab/>
        </w:r>
        <w:r w:rsidR="003B3D3B" w:rsidRPr="00063AA8">
          <w:rPr>
            <w:rStyle w:val="aff5"/>
            <w:rFonts w:hint="eastAsia"/>
            <w:noProof/>
          </w:rPr>
          <w:t>详细方案设计</w:t>
        </w:r>
        <w:r w:rsidR="003B3D3B">
          <w:rPr>
            <w:noProof/>
            <w:webHidden/>
          </w:rPr>
          <w:tab/>
        </w:r>
        <w:r w:rsidR="003B3D3B">
          <w:rPr>
            <w:noProof/>
            <w:webHidden/>
          </w:rPr>
          <w:fldChar w:fldCharType="begin"/>
        </w:r>
        <w:r w:rsidR="003B3D3B">
          <w:rPr>
            <w:noProof/>
            <w:webHidden/>
          </w:rPr>
          <w:instrText xml:space="preserve"> PAGEREF _Toc503778733 \h </w:instrText>
        </w:r>
        <w:r w:rsidR="003B3D3B">
          <w:rPr>
            <w:noProof/>
            <w:webHidden/>
          </w:rPr>
        </w:r>
        <w:r w:rsidR="003B3D3B">
          <w:rPr>
            <w:noProof/>
            <w:webHidden/>
          </w:rPr>
          <w:fldChar w:fldCharType="separate"/>
        </w:r>
        <w:r w:rsidR="00BB407C">
          <w:rPr>
            <w:noProof/>
            <w:webHidden/>
          </w:rPr>
          <w:t>5</w:t>
        </w:r>
        <w:r w:rsidR="003B3D3B">
          <w:rPr>
            <w:noProof/>
            <w:webHidden/>
          </w:rPr>
          <w:fldChar w:fldCharType="end"/>
        </w:r>
      </w:hyperlink>
    </w:p>
    <w:p w14:paraId="7E1287D0" w14:textId="77777777" w:rsidR="003B3D3B" w:rsidRDefault="002F18D0">
      <w:pPr>
        <w:pStyle w:val="22"/>
        <w:tabs>
          <w:tab w:val="left" w:pos="960"/>
          <w:tab w:val="right" w:leader="dot" w:pos="9743"/>
        </w:tabs>
        <w:rPr>
          <w:rFonts w:asciiTheme="minorHAnsi" w:eastAsiaTheme="minorEastAsia" w:hAnsiTheme="minorHAnsi" w:cstheme="minorBidi"/>
          <w:iCs w:val="0"/>
          <w:noProof/>
          <w:kern w:val="2"/>
          <w:sz w:val="21"/>
          <w:szCs w:val="22"/>
        </w:rPr>
      </w:pPr>
      <w:hyperlink w:anchor="_Toc503778734" w:history="1">
        <w:r w:rsidR="003B3D3B" w:rsidRPr="00063AA8">
          <w:rPr>
            <w:rStyle w:val="aff5"/>
            <w:noProof/>
          </w:rPr>
          <w:t>3.1.</w:t>
        </w:r>
        <w:r w:rsidR="003B3D3B">
          <w:rPr>
            <w:rFonts w:asciiTheme="minorHAnsi" w:eastAsiaTheme="minorEastAsia" w:hAnsiTheme="minorHAnsi" w:cstheme="minorBidi"/>
            <w:iCs w:val="0"/>
            <w:noProof/>
            <w:kern w:val="2"/>
            <w:sz w:val="21"/>
            <w:szCs w:val="22"/>
          </w:rPr>
          <w:tab/>
        </w:r>
        <w:r w:rsidR="003B3D3B" w:rsidRPr="00063AA8">
          <w:rPr>
            <w:rStyle w:val="aff5"/>
            <w:rFonts w:hint="eastAsia"/>
            <w:noProof/>
          </w:rPr>
          <w:t>人员资格管理</w:t>
        </w:r>
        <w:r w:rsidR="003B3D3B">
          <w:rPr>
            <w:noProof/>
            <w:webHidden/>
          </w:rPr>
          <w:tab/>
        </w:r>
        <w:r w:rsidR="003B3D3B">
          <w:rPr>
            <w:noProof/>
            <w:webHidden/>
          </w:rPr>
          <w:fldChar w:fldCharType="begin"/>
        </w:r>
        <w:r w:rsidR="003B3D3B">
          <w:rPr>
            <w:noProof/>
            <w:webHidden/>
          </w:rPr>
          <w:instrText xml:space="preserve"> PAGEREF _Toc503778734 \h </w:instrText>
        </w:r>
        <w:r w:rsidR="003B3D3B">
          <w:rPr>
            <w:noProof/>
            <w:webHidden/>
          </w:rPr>
        </w:r>
        <w:r w:rsidR="003B3D3B">
          <w:rPr>
            <w:noProof/>
            <w:webHidden/>
          </w:rPr>
          <w:fldChar w:fldCharType="separate"/>
        </w:r>
        <w:r w:rsidR="00BB407C">
          <w:rPr>
            <w:noProof/>
            <w:webHidden/>
          </w:rPr>
          <w:t>5</w:t>
        </w:r>
        <w:r w:rsidR="003B3D3B">
          <w:rPr>
            <w:noProof/>
            <w:webHidden/>
          </w:rPr>
          <w:fldChar w:fldCharType="end"/>
        </w:r>
      </w:hyperlink>
    </w:p>
    <w:p w14:paraId="27F123CF"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35" w:history="1">
        <w:r w:rsidR="003B3D3B" w:rsidRPr="00063AA8">
          <w:rPr>
            <w:rStyle w:val="aff5"/>
            <w:noProof/>
          </w:rPr>
          <w:t>3.1.1.</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人员信息维护</w:t>
        </w:r>
        <w:r w:rsidR="003B3D3B">
          <w:rPr>
            <w:noProof/>
            <w:webHidden/>
          </w:rPr>
          <w:tab/>
        </w:r>
        <w:r w:rsidR="003B3D3B">
          <w:rPr>
            <w:noProof/>
            <w:webHidden/>
          </w:rPr>
          <w:fldChar w:fldCharType="begin"/>
        </w:r>
        <w:r w:rsidR="003B3D3B">
          <w:rPr>
            <w:noProof/>
            <w:webHidden/>
          </w:rPr>
          <w:instrText xml:space="preserve"> PAGEREF _Toc503778735 \h </w:instrText>
        </w:r>
        <w:r w:rsidR="003B3D3B">
          <w:rPr>
            <w:noProof/>
            <w:webHidden/>
          </w:rPr>
        </w:r>
        <w:r w:rsidR="003B3D3B">
          <w:rPr>
            <w:noProof/>
            <w:webHidden/>
          </w:rPr>
          <w:fldChar w:fldCharType="separate"/>
        </w:r>
        <w:r w:rsidR="00BB407C">
          <w:rPr>
            <w:noProof/>
            <w:webHidden/>
          </w:rPr>
          <w:t>5</w:t>
        </w:r>
        <w:r w:rsidR="003B3D3B">
          <w:rPr>
            <w:noProof/>
            <w:webHidden/>
          </w:rPr>
          <w:fldChar w:fldCharType="end"/>
        </w:r>
      </w:hyperlink>
    </w:p>
    <w:p w14:paraId="68F78FBE"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36" w:history="1">
        <w:r w:rsidR="003B3D3B" w:rsidRPr="00063AA8">
          <w:rPr>
            <w:rStyle w:val="aff5"/>
            <w:noProof/>
          </w:rPr>
          <w:t>3.1.2.</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维修经历维护</w:t>
        </w:r>
        <w:r w:rsidR="003B3D3B">
          <w:rPr>
            <w:noProof/>
            <w:webHidden/>
          </w:rPr>
          <w:tab/>
        </w:r>
        <w:r w:rsidR="003B3D3B">
          <w:rPr>
            <w:noProof/>
            <w:webHidden/>
          </w:rPr>
          <w:fldChar w:fldCharType="begin"/>
        </w:r>
        <w:r w:rsidR="003B3D3B">
          <w:rPr>
            <w:noProof/>
            <w:webHidden/>
          </w:rPr>
          <w:instrText xml:space="preserve"> PAGEREF _Toc503778736 \h </w:instrText>
        </w:r>
        <w:r w:rsidR="003B3D3B">
          <w:rPr>
            <w:noProof/>
            <w:webHidden/>
          </w:rPr>
        </w:r>
        <w:r w:rsidR="003B3D3B">
          <w:rPr>
            <w:noProof/>
            <w:webHidden/>
          </w:rPr>
          <w:fldChar w:fldCharType="separate"/>
        </w:r>
        <w:r w:rsidR="00BB407C">
          <w:rPr>
            <w:noProof/>
            <w:webHidden/>
          </w:rPr>
          <w:t>8</w:t>
        </w:r>
        <w:r w:rsidR="003B3D3B">
          <w:rPr>
            <w:noProof/>
            <w:webHidden/>
          </w:rPr>
          <w:fldChar w:fldCharType="end"/>
        </w:r>
      </w:hyperlink>
    </w:p>
    <w:p w14:paraId="7C525A2A"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37" w:history="1">
        <w:r w:rsidR="003B3D3B" w:rsidRPr="00063AA8">
          <w:rPr>
            <w:rStyle w:val="aff5"/>
            <w:noProof/>
          </w:rPr>
          <w:t>3.1.3.</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维修事件管理</w:t>
        </w:r>
        <w:r w:rsidR="003B3D3B">
          <w:rPr>
            <w:noProof/>
            <w:webHidden/>
          </w:rPr>
          <w:tab/>
        </w:r>
        <w:r w:rsidR="003B3D3B">
          <w:rPr>
            <w:noProof/>
            <w:webHidden/>
          </w:rPr>
          <w:fldChar w:fldCharType="begin"/>
        </w:r>
        <w:r w:rsidR="003B3D3B">
          <w:rPr>
            <w:noProof/>
            <w:webHidden/>
          </w:rPr>
          <w:instrText xml:space="preserve"> PAGEREF _Toc503778737 \h </w:instrText>
        </w:r>
        <w:r w:rsidR="003B3D3B">
          <w:rPr>
            <w:noProof/>
            <w:webHidden/>
          </w:rPr>
        </w:r>
        <w:r w:rsidR="003B3D3B">
          <w:rPr>
            <w:noProof/>
            <w:webHidden/>
          </w:rPr>
          <w:fldChar w:fldCharType="separate"/>
        </w:r>
        <w:r w:rsidR="00BB407C">
          <w:rPr>
            <w:noProof/>
            <w:webHidden/>
          </w:rPr>
          <w:t>9</w:t>
        </w:r>
        <w:r w:rsidR="003B3D3B">
          <w:rPr>
            <w:noProof/>
            <w:webHidden/>
          </w:rPr>
          <w:fldChar w:fldCharType="end"/>
        </w:r>
      </w:hyperlink>
    </w:p>
    <w:p w14:paraId="7E59FDE8"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38" w:history="1">
        <w:r w:rsidR="003B3D3B" w:rsidRPr="00063AA8">
          <w:rPr>
            <w:rStyle w:val="aff5"/>
            <w:noProof/>
          </w:rPr>
          <w:t>3.1.4.</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授权申请流程</w:t>
        </w:r>
        <w:r w:rsidR="003B3D3B">
          <w:rPr>
            <w:noProof/>
            <w:webHidden/>
          </w:rPr>
          <w:tab/>
        </w:r>
        <w:r w:rsidR="003B3D3B">
          <w:rPr>
            <w:noProof/>
            <w:webHidden/>
          </w:rPr>
          <w:fldChar w:fldCharType="begin"/>
        </w:r>
        <w:r w:rsidR="003B3D3B">
          <w:rPr>
            <w:noProof/>
            <w:webHidden/>
          </w:rPr>
          <w:instrText xml:space="preserve"> PAGEREF _Toc503778738 \h </w:instrText>
        </w:r>
        <w:r w:rsidR="003B3D3B">
          <w:rPr>
            <w:noProof/>
            <w:webHidden/>
          </w:rPr>
        </w:r>
        <w:r w:rsidR="003B3D3B">
          <w:rPr>
            <w:noProof/>
            <w:webHidden/>
          </w:rPr>
          <w:fldChar w:fldCharType="separate"/>
        </w:r>
        <w:r w:rsidR="00BB407C">
          <w:rPr>
            <w:noProof/>
            <w:webHidden/>
          </w:rPr>
          <w:t>10</w:t>
        </w:r>
        <w:r w:rsidR="003B3D3B">
          <w:rPr>
            <w:noProof/>
            <w:webHidden/>
          </w:rPr>
          <w:fldChar w:fldCharType="end"/>
        </w:r>
      </w:hyperlink>
    </w:p>
    <w:p w14:paraId="5D6EA8D6"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39" w:history="1">
        <w:r w:rsidR="003B3D3B" w:rsidRPr="00063AA8">
          <w:rPr>
            <w:rStyle w:val="aff5"/>
            <w:noProof/>
          </w:rPr>
          <w:t>3.1.5.</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授权信息查询</w:t>
        </w:r>
        <w:r w:rsidR="003B3D3B">
          <w:rPr>
            <w:noProof/>
            <w:webHidden/>
          </w:rPr>
          <w:tab/>
        </w:r>
        <w:r w:rsidR="003B3D3B">
          <w:rPr>
            <w:noProof/>
            <w:webHidden/>
          </w:rPr>
          <w:fldChar w:fldCharType="begin"/>
        </w:r>
        <w:r w:rsidR="003B3D3B">
          <w:rPr>
            <w:noProof/>
            <w:webHidden/>
          </w:rPr>
          <w:instrText xml:space="preserve"> PAGEREF _Toc503778739 \h </w:instrText>
        </w:r>
        <w:r w:rsidR="003B3D3B">
          <w:rPr>
            <w:noProof/>
            <w:webHidden/>
          </w:rPr>
        </w:r>
        <w:r w:rsidR="003B3D3B">
          <w:rPr>
            <w:noProof/>
            <w:webHidden/>
          </w:rPr>
          <w:fldChar w:fldCharType="separate"/>
        </w:r>
        <w:r w:rsidR="00BB407C">
          <w:rPr>
            <w:noProof/>
            <w:webHidden/>
          </w:rPr>
          <w:t>14</w:t>
        </w:r>
        <w:r w:rsidR="003B3D3B">
          <w:rPr>
            <w:noProof/>
            <w:webHidden/>
          </w:rPr>
          <w:fldChar w:fldCharType="end"/>
        </w:r>
      </w:hyperlink>
    </w:p>
    <w:p w14:paraId="795007CF"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40" w:history="1">
        <w:r w:rsidR="003B3D3B" w:rsidRPr="00063AA8">
          <w:rPr>
            <w:rStyle w:val="aff5"/>
            <w:noProof/>
          </w:rPr>
          <w:t>3.1.6.</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授权信息管理</w:t>
        </w:r>
        <w:r w:rsidR="003B3D3B">
          <w:rPr>
            <w:noProof/>
            <w:webHidden/>
          </w:rPr>
          <w:tab/>
        </w:r>
        <w:r w:rsidR="003B3D3B">
          <w:rPr>
            <w:noProof/>
            <w:webHidden/>
          </w:rPr>
          <w:fldChar w:fldCharType="begin"/>
        </w:r>
        <w:r w:rsidR="003B3D3B">
          <w:rPr>
            <w:noProof/>
            <w:webHidden/>
          </w:rPr>
          <w:instrText xml:space="preserve"> PAGEREF _Toc503778740 \h </w:instrText>
        </w:r>
        <w:r w:rsidR="003B3D3B">
          <w:rPr>
            <w:noProof/>
            <w:webHidden/>
          </w:rPr>
        </w:r>
        <w:r w:rsidR="003B3D3B">
          <w:rPr>
            <w:noProof/>
            <w:webHidden/>
          </w:rPr>
          <w:fldChar w:fldCharType="separate"/>
        </w:r>
        <w:r w:rsidR="00BB407C">
          <w:rPr>
            <w:noProof/>
            <w:webHidden/>
          </w:rPr>
          <w:t>15</w:t>
        </w:r>
        <w:r w:rsidR="003B3D3B">
          <w:rPr>
            <w:noProof/>
            <w:webHidden/>
          </w:rPr>
          <w:fldChar w:fldCharType="end"/>
        </w:r>
      </w:hyperlink>
    </w:p>
    <w:p w14:paraId="0E4889E3"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41" w:history="1">
        <w:r w:rsidR="003B3D3B" w:rsidRPr="00063AA8">
          <w:rPr>
            <w:rStyle w:val="aff5"/>
            <w:noProof/>
          </w:rPr>
          <w:t>3.1.7.</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津贴参数维护</w:t>
        </w:r>
        <w:r w:rsidR="003B3D3B">
          <w:rPr>
            <w:noProof/>
            <w:webHidden/>
          </w:rPr>
          <w:tab/>
        </w:r>
        <w:r w:rsidR="003B3D3B">
          <w:rPr>
            <w:noProof/>
            <w:webHidden/>
          </w:rPr>
          <w:fldChar w:fldCharType="begin"/>
        </w:r>
        <w:r w:rsidR="003B3D3B">
          <w:rPr>
            <w:noProof/>
            <w:webHidden/>
          </w:rPr>
          <w:instrText xml:space="preserve"> PAGEREF _Toc503778741 \h </w:instrText>
        </w:r>
        <w:r w:rsidR="003B3D3B">
          <w:rPr>
            <w:noProof/>
            <w:webHidden/>
          </w:rPr>
        </w:r>
        <w:r w:rsidR="003B3D3B">
          <w:rPr>
            <w:noProof/>
            <w:webHidden/>
          </w:rPr>
          <w:fldChar w:fldCharType="separate"/>
        </w:r>
        <w:r w:rsidR="00BB407C">
          <w:rPr>
            <w:noProof/>
            <w:webHidden/>
          </w:rPr>
          <w:t>16</w:t>
        </w:r>
        <w:r w:rsidR="003B3D3B">
          <w:rPr>
            <w:noProof/>
            <w:webHidden/>
          </w:rPr>
          <w:fldChar w:fldCharType="end"/>
        </w:r>
      </w:hyperlink>
    </w:p>
    <w:p w14:paraId="0FDE7C58"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42" w:history="1">
        <w:r w:rsidR="003B3D3B" w:rsidRPr="00063AA8">
          <w:rPr>
            <w:rStyle w:val="aff5"/>
            <w:noProof/>
          </w:rPr>
          <w:t>3.1.8.</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面试题库管理</w:t>
        </w:r>
        <w:r w:rsidR="003B3D3B">
          <w:rPr>
            <w:noProof/>
            <w:webHidden/>
          </w:rPr>
          <w:tab/>
        </w:r>
        <w:r w:rsidR="003B3D3B">
          <w:rPr>
            <w:noProof/>
            <w:webHidden/>
          </w:rPr>
          <w:fldChar w:fldCharType="begin"/>
        </w:r>
        <w:r w:rsidR="003B3D3B">
          <w:rPr>
            <w:noProof/>
            <w:webHidden/>
          </w:rPr>
          <w:instrText xml:space="preserve"> PAGEREF _Toc503778742 \h </w:instrText>
        </w:r>
        <w:r w:rsidR="003B3D3B">
          <w:rPr>
            <w:noProof/>
            <w:webHidden/>
          </w:rPr>
        </w:r>
        <w:r w:rsidR="003B3D3B">
          <w:rPr>
            <w:noProof/>
            <w:webHidden/>
          </w:rPr>
          <w:fldChar w:fldCharType="separate"/>
        </w:r>
        <w:r w:rsidR="00BB407C">
          <w:rPr>
            <w:noProof/>
            <w:webHidden/>
          </w:rPr>
          <w:t>19</w:t>
        </w:r>
        <w:r w:rsidR="003B3D3B">
          <w:rPr>
            <w:noProof/>
            <w:webHidden/>
          </w:rPr>
          <w:fldChar w:fldCharType="end"/>
        </w:r>
      </w:hyperlink>
    </w:p>
    <w:p w14:paraId="6554FC41"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43" w:history="1">
        <w:r w:rsidR="003B3D3B" w:rsidRPr="00063AA8">
          <w:rPr>
            <w:rStyle w:val="aff5"/>
            <w:noProof/>
          </w:rPr>
          <w:t>3.1.9.</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年度视力报告</w:t>
        </w:r>
        <w:r w:rsidR="003B3D3B">
          <w:rPr>
            <w:noProof/>
            <w:webHidden/>
          </w:rPr>
          <w:tab/>
        </w:r>
        <w:r w:rsidR="003B3D3B">
          <w:rPr>
            <w:noProof/>
            <w:webHidden/>
          </w:rPr>
          <w:fldChar w:fldCharType="begin"/>
        </w:r>
        <w:r w:rsidR="003B3D3B">
          <w:rPr>
            <w:noProof/>
            <w:webHidden/>
          </w:rPr>
          <w:instrText xml:space="preserve"> PAGEREF _Toc503778743 \h </w:instrText>
        </w:r>
        <w:r w:rsidR="003B3D3B">
          <w:rPr>
            <w:noProof/>
            <w:webHidden/>
          </w:rPr>
        </w:r>
        <w:r w:rsidR="003B3D3B">
          <w:rPr>
            <w:noProof/>
            <w:webHidden/>
          </w:rPr>
          <w:fldChar w:fldCharType="separate"/>
        </w:r>
        <w:r w:rsidR="00BB407C">
          <w:rPr>
            <w:noProof/>
            <w:webHidden/>
          </w:rPr>
          <w:t>20</w:t>
        </w:r>
        <w:r w:rsidR="003B3D3B">
          <w:rPr>
            <w:noProof/>
            <w:webHidden/>
          </w:rPr>
          <w:fldChar w:fldCharType="end"/>
        </w:r>
      </w:hyperlink>
    </w:p>
    <w:p w14:paraId="085E43FA" w14:textId="77777777" w:rsidR="003B3D3B" w:rsidRDefault="002F18D0">
      <w:pPr>
        <w:pStyle w:val="34"/>
        <w:tabs>
          <w:tab w:val="left" w:pos="1440"/>
          <w:tab w:val="right" w:leader="dot" w:pos="9743"/>
        </w:tabs>
        <w:rPr>
          <w:rFonts w:asciiTheme="minorHAnsi" w:eastAsiaTheme="minorEastAsia" w:hAnsiTheme="minorHAnsi" w:cstheme="minorBidi"/>
          <w:noProof/>
          <w:kern w:val="2"/>
          <w:sz w:val="21"/>
          <w:szCs w:val="22"/>
        </w:rPr>
      </w:pPr>
      <w:hyperlink w:anchor="_Toc503778744" w:history="1">
        <w:r w:rsidR="003B3D3B" w:rsidRPr="00063AA8">
          <w:rPr>
            <w:rStyle w:val="aff5"/>
            <w:noProof/>
          </w:rPr>
          <w:t>3.1.10.</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授权文件管理</w:t>
        </w:r>
        <w:r w:rsidR="003B3D3B">
          <w:rPr>
            <w:noProof/>
            <w:webHidden/>
          </w:rPr>
          <w:tab/>
        </w:r>
        <w:r w:rsidR="003B3D3B">
          <w:rPr>
            <w:noProof/>
            <w:webHidden/>
          </w:rPr>
          <w:fldChar w:fldCharType="begin"/>
        </w:r>
        <w:r w:rsidR="003B3D3B">
          <w:rPr>
            <w:noProof/>
            <w:webHidden/>
          </w:rPr>
          <w:instrText xml:space="preserve"> PAGEREF _Toc503778744 \h </w:instrText>
        </w:r>
        <w:r w:rsidR="003B3D3B">
          <w:rPr>
            <w:noProof/>
            <w:webHidden/>
          </w:rPr>
        </w:r>
        <w:r w:rsidR="003B3D3B">
          <w:rPr>
            <w:noProof/>
            <w:webHidden/>
          </w:rPr>
          <w:fldChar w:fldCharType="separate"/>
        </w:r>
        <w:r w:rsidR="00BB407C">
          <w:rPr>
            <w:noProof/>
            <w:webHidden/>
          </w:rPr>
          <w:t>20</w:t>
        </w:r>
        <w:r w:rsidR="003B3D3B">
          <w:rPr>
            <w:noProof/>
            <w:webHidden/>
          </w:rPr>
          <w:fldChar w:fldCharType="end"/>
        </w:r>
      </w:hyperlink>
    </w:p>
    <w:p w14:paraId="236272B0" w14:textId="77777777" w:rsidR="003B3D3B" w:rsidRDefault="002F18D0">
      <w:pPr>
        <w:pStyle w:val="34"/>
        <w:tabs>
          <w:tab w:val="left" w:pos="1440"/>
          <w:tab w:val="right" w:leader="dot" w:pos="9743"/>
        </w:tabs>
        <w:rPr>
          <w:rFonts w:asciiTheme="minorHAnsi" w:eastAsiaTheme="minorEastAsia" w:hAnsiTheme="minorHAnsi" w:cstheme="minorBidi"/>
          <w:noProof/>
          <w:kern w:val="2"/>
          <w:sz w:val="21"/>
          <w:szCs w:val="22"/>
        </w:rPr>
      </w:pPr>
      <w:hyperlink w:anchor="_Toc503778745" w:history="1">
        <w:r w:rsidR="003B3D3B" w:rsidRPr="00063AA8">
          <w:rPr>
            <w:rStyle w:val="aff5"/>
            <w:noProof/>
          </w:rPr>
          <w:t>3.1.11.</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客户授权导入</w:t>
        </w:r>
        <w:r w:rsidR="003B3D3B">
          <w:rPr>
            <w:noProof/>
            <w:webHidden/>
          </w:rPr>
          <w:tab/>
        </w:r>
        <w:r w:rsidR="003B3D3B">
          <w:rPr>
            <w:noProof/>
            <w:webHidden/>
          </w:rPr>
          <w:fldChar w:fldCharType="begin"/>
        </w:r>
        <w:r w:rsidR="003B3D3B">
          <w:rPr>
            <w:noProof/>
            <w:webHidden/>
          </w:rPr>
          <w:instrText xml:space="preserve"> PAGEREF _Toc503778745 \h </w:instrText>
        </w:r>
        <w:r w:rsidR="003B3D3B">
          <w:rPr>
            <w:noProof/>
            <w:webHidden/>
          </w:rPr>
        </w:r>
        <w:r w:rsidR="003B3D3B">
          <w:rPr>
            <w:noProof/>
            <w:webHidden/>
          </w:rPr>
          <w:fldChar w:fldCharType="separate"/>
        </w:r>
        <w:r w:rsidR="00BB407C">
          <w:rPr>
            <w:noProof/>
            <w:webHidden/>
          </w:rPr>
          <w:t>20</w:t>
        </w:r>
        <w:r w:rsidR="003B3D3B">
          <w:rPr>
            <w:noProof/>
            <w:webHidden/>
          </w:rPr>
          <w:fldChar w:fldCharType="end"/>
        </w:r>
      </w:hyperlink>
    </w:p>
    <w:p w14:paraId="12D68B81" w14:textId="77777777" w:rsidR="003B3D3B" w:rsidRDefault="002F18D0">
      <w:pPr>
        <w:pStyle w:val="22"/>
        <w:tabs>
          <w:tab w:val="left" w:pos="960"/>
          <w:tab w:val="right" w:leader="dot" w:pos="9743"/>
        </w:tabs>
        <w:rPr>
          <w:rFonts w:asciiTheme="minorHAnsi" w:eastAsiaTheme="minorEastAsia" w:hAnsiTheme="minorHAnsi" w:cstheme="minorBidi"/>
          <w:iCs w:val="0"/>
          <w:noProof/>
          <w:kern w:val="2"/>
          <w:sz w:val="21"/>
          <w:szCs w:val="22"/>
        </w:rPr>
      </w:pPr>
      <w:hyperlink w:anchor="_Toc503778746" w:history="1">
        <w:r w:rsidR="003B3D3B" w:rsidRPr="00063AA8">
          <w:rPr>
            <w:rStyle w:val="aff5"/>
            <w:noProof/>
          </w:rPr>
          <w:t>3.2.</w:t>
        </w:r>
        <w:r w:rsidR="003B3D3B">
          <w:rPr>
            <w:rFonts w:asciiTheme="minorHAnsi" w:eastAsiaTheme="minorEastAsia" w:hAnsiTheme="minorHAnsi" w:cstheme="minorBidi"/>
            <w:iCs w:val="0"/>
            <w:noProof/>
            <w:kern w:val="2"/>
            <w:sz w:val="21"/>
            <w:szCs w:val="22"/>
          </w:rPr>
          <w:tab/>
        </w:r>
        <w:r w:rsidR="003B3D3B" w:rsidRPr="00063AA8">
          <w:rPr>
            <w:rStyle w:val="aff5"/>
            <w:rFonts w:hint="eastAsia"/>
            <w:noProof/>
          </w:rPr>
          <w:t>审核管理</w:t>
        </w:r>
        <w:r w:rsidR="003B3D3B">
          <w:rPr>
            <w:noProof/>
            <w:webHidden/>
          </w:rPr>
          <w:tab/>
        </w:r>
        <w:r w:rsidR="003B3D3B">
          <w:rPr>
            <w:noProof/>
            <w:webHidden/>
          </w:rPr>
          <w:fldChar w:fldCharType="begin"/>
        </w:r>
        <w:r w:rsidR="003B3D3B">
          <w:rPr>
            <w:noProof/>
            <w:webHidden/>
          </w:rPr>
          <w:instrText xml:space="preserve"> PAGEREF _Toc503778746 \h </w:instrText>
        </w:r>
        <w:r w:rsidR="003B3D3B">
          <w:rPr>
            <w:noProof/>
            <w:webHidden/>
          </w:rPr>
        </w:r>
        <w:r w:rsidR="003B3D3B">
          <w:rPr>
            <w:noProof/>
            <w:webHidden/>
          </w:rPr>
          <w:fldChar w:fldCharType="separate"/>
        </w:r>
        <w:r w:rsidR="00BB407C">
          <w:rPr>
            <w:noProof/>
            <w:webHidden/>
          </w:rPr>
          <w:t>22</w:t>
        </w:r>
        <w:r w:rsidR="003B3D3B">
          <w:rPr>
            <w:noProof/>
            <w:webHidden/>
          </w:rPr>
          <w:fldChar w:fldCharType="end"/>
        </w:r>
      </w:hyperlink>
    </w:p>
    <w:p w14:paraId="4BB284DE"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47" w:history="1">
        <w:r w:rsidR="003B3D3B" w:rsidRPr="00063AA8">
          <w:rPr>
            <w:rStyle w:val="aff5"/>
            <w:noProof/>
          </w:rPr>
          <w:t>3.2.1.</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审核项管理</w:t>
        </w:r>
        <w:r w:rsidR="003B3D3B">
          <w:rPr>
            <w:noProof/>
            <w:webHidden/>
          </w:rPr>
          <w:tab/>
        </w:r>
        <w:r w:rsidR="003B3D3B">
          <w:rPr>
            <w:noProof/>
            <w:webHidden/>
          </w:rPr>
          <w:fldChar w:fldCharType="begin"/>
        </w:r>
        <w:r w:rsidR="003B3D3B">
          <w:rPr>
            <w:noProof/>
            <w:webHidden/>
          </w:rPr>
          <w:instrText xml:space="preserve"> PAGEREF _Toc503778747 \h </w:instrText>
        </w:r>
        <w:r w:rsidR="003B3D3B">
          <w:rPr>
            <w:noProof/>
            <w:webHidden/>
          </w:rPr>
        </w:r>
        <w:r w:rsidR="003B3D3B">
          <w:rPr>
            <w:noProof/>
            <w:webHidden/>
          </w:rPr>
          <w:fldChar w:fldCharType="separate"/>
        </w:r>
        <w:r w:rsidR="00BB407C">
          <w:rPr>
            <w:noProof/>
            <w:webHidden/>
          </w:rPr>
          <w:t>22</w:t>
        </w:r>
        <w:r w:rsidR="003B3D3B">
          <w:rPr>
            <w:noProof/>
            <w:webHidden/>
          </w:rPr>
          <w:fldChar w:fldCharType="end"/>
        </w:r>
      </w:hyperlink>
    </w:p>
    <w:p w14:paraId="1AA00A8C"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48" w:history="1">
        <w:r w:rsidR="003B3D3B" w:rsidRPr="00063AA8">
          <w:rPr>
            <w:rStyle w:val="aff5"/>
            <w:noProof/>
          </w:rPr>
          <w:t>3.2.2.</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年度计划流程</w:t>
        </w:r>
        <w:r w:rsidR="003B3D3B">
          <w:rPr>
            <w:noProof/>
            <w:webHidden/>
          </w:rPr>
          <w:tab/>
        </w:r>
        <w:r w:rsidR="003B3D3B">
          <w:rPr>
            <w:noProof/>
            <w:webHidden/>
          </w:rPr>
          <w:fldChar w:fldCharType="begin"/>
        </w:r>
        <w:r w:rsidR="003B3D3B">
          <w:rPr>
            <w:noProof/>
            <w:webHidden/>
          </w:rPr>
          <w:instrText xml:space="preserve"> PAGEREF _Toc503778748 \h </w:instrText>
        </w:r>
        <w:r w:rsidR="003B3D3B">
          <w:rPr>
            <w:noProof/>
            <w:webHidden/>
          </w:rPr>
        </w:r>
        <w:r w:rsidR="003B3D3B">
          <w:rPr>
            <w:noProof/>
            <w:webHidden/>
          </w:rPr>
          <w:fldChar w:fldCharType="separate"/>
        </w:r>
        <w:r w:rsidR="00BB407C">
          <w:rPr>
            <w:noProof/>
            <w:webHidden/>
          </w:rPr>
          <w:t>25</w:t>
        </w:r>
        <w:r w:rsidR="003B3D3B">
          <w:rPr>
            <w:noProof/>
            <w:webHidden/>
          </w:rPr>
          <w:fldChar w:fldCharType="end"/>
        </w:r>
      </w:hyperlink>
    </w:p>
    <w:p w14:paraId="08C164CB"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49" w:history="1">
        <w:r w:rsidR="003B3D3B" w:rsidRPr="00063AA8">
          <w:rPr>
            <w:rStyle w:val="aff5"/>
            <w:noProof/>
          </w:rPr>
          <w:t>3.2.3.</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月度计划流程</w:t>
        </w:r>
        <w:r w:rsidR="003B3D3B">
          <w:rPr>
            <w:noProof/>
            <w:webHidden/>
          </w:rPr>
          <w:tab/>
        </w:r>
        <w:r w:rsidR="003B3D3B">
          <w:rPr>
            <w:noProof/>
            <w:webHidden/>
          </w:rPr>
          <w:fldChar w:fldCharType="begin"/>
        </w:r>
        <w:r w:rsidR="003B3D3B">
          <w:rPr>
            <w:noProof/>
            <w:webHidden/>
          </w:rPr>
          <w:instrText xml:space="preserve"> PAGEREF _Toc503778749 \h </w:instrText>
        </w:r>
        <w:r w:rsidR="003B3D3B">
          <w:rPr>
            <w:noProof/>
            <w:webHidden/>
          </w:rPr>
        </w:r>
        <w:r w:rsidR="003B3D3B">
          <w:rPr>
            <w:noProof/>
            <w:webHidden/>
          </w:rPr>
          <w:fldChar w:fldCharType="separate"/>
        </w:r>
        <w:r w:rsidR="00BB407C">
          <w:rPr>
            <w:noProof/>
            <w:webHidden/>
          </w:rPr>
          <w:t>28</w:t>
        </w:r>
        <w:r w:rsidR="003B3D3B">
          <w:rPr>
            <w:noProof/>
            <w:webHidden/>
          </w:rPr>
          <w:fldChar w:fldCharType="end"/>
        </w:r>
      </w:hyperlink>
    </w:p>
    <w:p w14:paraId="7E44819B"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50" w:history="1">
        <w:r w:rsidR="003B3D3B" w:rsidRPr="00063AA8">
          <w:rPr>
            <w:rStyle w:val="aff5"/>
            <w:noProof/>
          </w:rPr>
          <w:t>3.2.4.</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审核实施流程</w:t>
        </w:r>
        <w:r w:rsidR="003B3D3B">
          <w:rPr>
            <w:noProof/>
            <w:webHidden/>
          </w:rPr>
          <w:tab/>
        </w:r>
        <w:r w:rsidR="003B3D3B">
          <w:rPr>
            <w:noProof/>
            <w:webHidden/>
          </w:rPr>
          <w:fldChar w:fldCharType="begin"/>
        </w:r>
        <w:r w:rsidR="003B3D3B">
          <w:rPr>
            <w:noProof/>
            <w:webHidden/>
          </w:rPr>
          <w:instrText xml:space="preserve"> PAGEREF _Toc503778750 \h </w:instrText>
        </w:r>
        <w:r w:rsidR="003B3D3B">
          <w:rPr>
            <w:noProof/>
            <w:webHidden/>
          </w:rPr>
        </w:r>
        <w:r w:rsidR="003B3D3B">
          <w:rPr>
            <w:noProof/>
            <w:webHidden/>
          </w:rPr>
          <w:fldChar w:fldCharType="separate"/>
        </w:r>
        <w:r w:rsidR="00BB407C">
          <w:rPr>
            <w:noProof/>
            <w:webHidden/>
          </w:rPr>
          <w:t>29</w:t>
        </w:r>
        <w:r w:rsidR="003B3D3B">
          <w:rPr>
            <w:noProof/>
            <w:webHidden/>
          </w:rPr>
          <w:fldChar w:fldCharType="end"/>
        </w:r>
      </w:hyperlink>
    </w:p>
    <w:p w14:paraId="252D0A8D"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51" w:history="1">
        <w:r w:rsidR="003B3D3B" w:rsidRPr="00063AA8">
          <w:rPr>
            <w:rStyle w:val="aff5"/>
            <w:noProof/>
          </w:rPr>
          <w:t>3.2.5.</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审核结果查询</w:t>
        </w:r>
        <w:r w:rsidR="003B3D3B">
          <w:rPr>
            <w:noProof/>
            <w:webHidden/>
          </w:rPr>
          <w:tab/>
        </w:r>
        <w:r w:rsidR="003B3D3B">
          <w:rPr>
            <w:noProof/>
            <w:webHidden/>
          </w:rPr>
          <w:fldChar w:fldCharType="begin"/>
        </w:r>
        <w:r w:rsidR="003B3D3B">
          <w:rPr>
            <w:noProof/>
            <w:webHidden/>
          </w:rPr>
          <w:instrText xml:space="preserve"> PAGEREF _Toc503778751 \h </w:instrText>
        </w:r>
        <w:r w:rsidR="003B3D3B">
          <w:rPr>
            <w:noProof/>
            <w:webHidden/>
          </w:rPr>
        </w:r>
        <w:r w:rsidR="003B3D3B">
          <w:rPr>
            <w:noProof/>
            <w:webHidden/>
          </w:rPr>
          <w:fldChar w:fldCharType="separate"/>
        </w:r>
        <w:r w:rsidR="00BB407C">
          <w:rPr>
            <w:noProof/>
            <w:webHidden/>
          </w:rPr>
          <w:t>34</w:t>
        </w:r>
        <w:r w:rsidR="003B3D3B">
          <w:rPr>
            <w:noProof/>
            <w:webHidden/>
          </w:rPr>
          <w:fldChar w:fldCharType="end"/>
        </w:r>
      </w:hyperlink>
    </w:p>
    <w:p w14:paraId="4BFA84C9"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52" w:history="1">
        <w:r w:rsidR="003B3D3B" w:rsidRPr="00063AA8">
          <w:rPr>
            <w:rStyle w:val="aff5"/>
            <w:noProof/>
          </w:rPr>
          <w:t>3.2.6.</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审核计划调整</w:t>
        </w:r>
        <w:r w:rsidR="003B3D3B">
          <w:rPr>
            <w:noProof/>
            <w:webHidden/>
          </w:rPr>
          <w:tab/>
        </w:r>
        <w:r w:rsidR="003B3D3B">
          <w:rPr>
            <w:noProof/>
            <w:webHidden/>
          </w:rPr>
          <w:fldChar w:fldCharType="begin"/>
        </w:r>
        <w:r w:rsidR="003B3D3B">
          <w:rPr>
            <w:noProof/>
            <w:webHidden/>
          </w:rPr>
          <w:instrText xml:space="preserve"> PAGEREF _Toc503778752 \h </w:instrText>
        </w:r>
        <w:r w:rsidR="003B3D3B">
          <w:rPr>
            <w:noProof/>
            <w:webHidden/>
          </w:rPr>
        </w:r>
        <w:r w:rsidR="003B3D3B">
          <w:rPr>
            <w:noProof/>
            <w:webHidden/>
          </w:rPr>
          <w:fldChar w:fldCharType="separate"/>
        </w:r>
        <w:r w:rsidR="00BB407C">
          <w:rPr>
            <w:noProof/>
            <w:webHidden/>
          </w:rPr>
          <w:t>35</w:t>
        </w:r>
        <w:r w:rsidR="003B3D3B">
          <w:rPr>
            <w:noProof/>
            <w:webHidden/>
          </w:rPr>
          <w:fldChar w:fldCharType="end"/>
        </w:r>
      </w:hyperlink>
    </w:p>
    <w:p w14:paraId="64C4EA62"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53" w:history="1">
        <w:r w:rsidR="003B3D3B" w:rsidRPr="00063AA8">
          <w:rPr>
            <w:rStyle w:val="aff5"/>
            <w:noProof/>
          </w:rPr>
          <w:t>3.2.7.</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外部审核管理</w:t>
        </w:r>
        <w:r w:rsidR="003B3D3B">
          <w:rPr>
            <w:noProof/>
            <w:webHidden/>
          </w:rPr>
          <w:tab/>
        </w:r>
        <w:r w:rsidR="003B3D3B">
          <w:rPr>
            <w:noProof/>
            <w:webHidden/>
          </w:rPr>
          <w:fldChar w:fldCharType="begin"/>
        </w:r>
        <w:r w:rsidR="003B3D3B">
          <w:rPr>
            <w:noProof/>
            <w:webHidden/>
          </w:rPr>
          <w:instrText xml:space="preserve"> PAGEREF _Toc503778753 \h </w:instrText>
        </w:r>
        <w:r w:rsidR="003B3D3B">
          <w:rPr>
            <w:noProof/>
            <w:webHidden/>
          </w:rPr>
        </w:r>
        <w:r w:rsidR="003B3D3B">
          <w:rPr>
            <w:noProof/>
            <w:webHidden/>
          </w:rPr>
          <w:fldChar w:fldCharType="separate"/>
        </w:r>
        <w:r w:rsidR="00BB407C">
          <w:rPr>
            <w:noProof/>
            <w:webHidden/>
          </w:rPr>
          <w:t>36</w:t>
        </w:r>
        <w:r w:rsidR="003B3D3B">
          <w:rPr>
            <w:noProof/>
            <w:webHidden/>
          </w:rPr>
          <w:fldChar w:fldCharType="end"/>
        </w:r>
      </w:hyperlink>
    </w:p>
    <w:p w14:paraId="7160A9DC"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54" w:history="1">
        <w:r w:rsidR="003B3D3B" w:rsidRPr="00063AA8">
          <w:rPr>
            <w:rStyle w:val="aff5"/>
            <w:noProof/>
          </w:rPr>
          <w:t>3.2.8.</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供应商管理</w:t>
        </w:r>
        <w:r w:rsidR="003B3D3B">
          <w:rPr>
            <w:noProof/>
            <w:webHidden/>
          </w:rPr>
          <w:tab/>
        </w:r>
        <w:r w:rsidR="003B3D3B">
          <w:rPr>
            <w:noProof/>
            <w:webHidden/>
          </w:rPr>
          <w:fldChar w:fldCharType="begin"/>
        </w:r>
        <w:r w:rsidR="003B3D3B">
          <w:rPr>
            <w:noProof/>
            <w:webHidden/>
          </w:rPr>
          <w:instrText xml:space="preserve"> PAGEREF _Toc503778754 \h </w:instrText>
        </w:r>
        <w:r w:rsidR="003B3D3B">
          <w:rPr>
            <w:noProof/>
            <w:webHidden/>
          </w:rPr>
        </w:r>
        <w:r w:rsidR="003B3D3B">
          <w:rPr>
            <w:noProof/>
            <w:webHidden/>
          </w:rPr>
          <w:fldChar w:fldCharType="separate"/>
        </w:r>
        <w:r w:rsidR="00BB407C">
          <w:rPr>
            <w:noProof/>
            <w:webHidden/>
          </w:rPr>
          <w:t>37</w:t>
        </w:r>
        <w:r w:rsidR="003B3D3B">
          <w:rPr>
            <w:noProof/>
            <w:webHidden/>
          </w:rPr>
          <w:fldChar w:fldCharType="end"/>
        </w:r>
      </w:hyperlink>
    </w:p>
    <w:p w14:paraId="24614B38" w14:textId="77777777" w:rsidR="003B3D3B" w:rsidRDefault="002F18D0">
      <w:pPr>
        <w:pStyle w:val="22"/>
        <w:tabs>
          <w:tab w:val="left" w:pos="960"/>
          <w:tab w:val="right" w:leader="dot" w:pos="9743"/>
        </w:tabs>
        <w:rPr>
          <w:rFonts w:asciiTheme="minorHAnsi" w:eastAsiaTheme="minorEastAsia" w:hAnsiTheme="minorHAnsi" w:cstheme="minorBidi"/>
          <w:iCs w:val="0"/>
          <w:noProof/>
          <w:kern w:val="2"/>
          <w:sz w:val="21"/>
          <w:szCs w:val="22"/>
        </w:rPr>
      </w:pPr>
      <w:hyperlink w:anchor="_Toc503778755" w:history="1">
        <w:r w:rsidR="003B3D3B" w:rsidRPr="00063AA8">
          <w:rPr>
            <w:rStyle w:val="aff5"/>
            <w:noProof/>
          </w:rPr>
          <w:t>3.3.</w:t>
        </w:r>
        <w:r w:rsidR="003B3D3B">
          <w:rPr>
            <w:rFonts w:asciiTheme="minorHAnsi" w:eastAsiaTheme="minorEastAsia" w:hAnsiTheme="minorHAnsi" w:cstheme="minorBidi"/>
            <w:iCs w:val="0"/>
            <w:noProof/>
            <w:kern w:val="2"/>
            <w:sz w:val="21"/>
            <w:szCs w:val="22"/>
          </w:rPr>
          <w:tab/>
        </w:r>
        <w:r w:rsidR="003B3D3B" w:rsidRPr="00063AA8">
          <w:rPr>
            <w:rStyle w:val="aff5"/>
            <w:rFonts w:hint="eastAsia"/>
            <w:noProof/>
          </w:rPr>
          <w:t>许可证管理</w:t>
        </w:r>
        <w:r w:rsidR="003B3D3B">
          <w:rPr>
            <w:noProof/>
            <w:webHidden/>
          </w:rPr>
          <w:tab/>
        </w:r>
        <w:r w:rsidR="003B3D3B">
          <w:rPr>
            <w:noProof/>
            <w:webHidden/>
          </w:rPr>
          <w:fldChar w:fldCharType="begin"/>
        </w:r>
        <w:r w:rsidR="003B3D3B">
          <w:rPr>
            <w:noProof/>
            <w:webHidden/>
          </w:rPr>
          <w:instrText xml:space="preserve"> PAGEREF _Toc503778755 \h </w:instrText>
        </w:r>
        <w:r w:rsidR="003B3D3B">
          <w:rPr>
            <w:noProof/>
            <w:webHidden/>
          </w:rPr>
        </w:r>
        <w:r w:rsidR="003B3D3B">
          <w:rPr>
            <w:noProof/>
            <w:webHidden/>
          </w:rPr>
          <w:fldChar w:fldCharType="separate"/>
        </w:r>
        <w:r w:rsidR="00BB407C">
          <w:rPr>
            <w:noProof/>
            <w:webHidden/>
          </w:rPr>
          <w:t>38</w:t>
        </w:r>
        <w:r w:rsidR="003B3D3B">
          <w:rPr>
            <w:noProof/>
            <w:webHidden/>
          </w:rPr>
          <w:fldChar w:fldCharType="end"/>
        </w:r>
      </w:hyperlink>
    </w:p>
    <w:p w14:paraId="438F6535"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56" w:history="1">
        <w:r w:rsidR="003B3D3B" w:rsidRPr="00063AA8">
          <w:rPr>
            <w:rStyle w:val="aff5"/>
            <w:noProof/>
          </w:rPr>
          <w:t>3.3.1.</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许可信息录入</w:t>
        </w:r>
        <w:r w:rsidR="003B3D3B">
          <w:rPr>
            <w:noProof/>
            <w:webHidden/>
          </w:rPr>
          <w:tab/>
        </w:r>
        <w:r w:rsidR="003B3D3B">
          <w:rPr>
            <w:noProof/>
            <w:webHidden/>
          </w:rPr>
          <w:fldChar w:fldCharType="begin"/>
        </w:r>
        <w:r w:rsidR="003B3D3B">
          <w:rPr>
            <w:noProof/>
            <w:webHidden/>
          </w:rPr>
          <w:instrText xml:space="preserve"> PAGEREF _Toc503778756 \h </w:instrText>
        </w:r>
        <w:r w:rsidR="003B3D3B">
          <w:rPr>
            <w:noProof/>
            <w:webHidden/>
          </w:rPr>
        </w:r>
        <w:r w:rsidR="003B3D3B">
          <w:rPr>
            <w:noProof/>
            <w:webHidden/>
          </w:rPr>
          <w:fldChar w:fldCharType="separate"/>
        </w:r>
        <w:r w:rsidR="00BB407C">
          <w:rPr>
            <w:noProof/>
            <w:webHidden/>
          </w:rPr>
          <w:t>38</w:t>
        </w:r>
        <w:r w:rsidR="003B3D3B">
          <w:rPr>
            <w:noProof/>
            <w:webHidden/>
          </w:rPr>
          <w:fldChar w:fldCharType="end"/>
        </w:r>
      </w:hyperlink>
    </w:p>
    <w:p w14:paraId="6F2A6F21"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57" w:history="1">
        <w:r w:rsidR="003B3D3B" w:rsidRPr="00063AA8">
          <w:rPr>
            <w:rStyle w:val="aff5"/>
            <w:noProof/>
          </w:rPr>
          <w:t>3.3.2.</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许可信息查询</w:t>
        </w:r>
        <w:r w:rsidR="003B3D3B">
          <w:rPr>
            <w:noProof/>
            <w:webHidden/>
          </w:rPr>
          <w:tab/>
        </w:r>
        <w:r w:rsidR="003B3D3B">
          <w:rPr>
            <w:noProof/>
            <w:webHidden/>
          </w:rPr>
          <w:fldChar w:fldCharType="begin"/>
        </w:r>
        <w:r w:rsidR="003B3D3B">
          <w:rPr>
            <w:noProof/>
            <w:webHidden/>
          </w:rPr>
          <w:instrText xml:space="preserve"> PAGEREF _Toc503778757 \h </w:instrText>
        </w:r>
        <w:r w:rsidR="003B3D3B">
          <w:rPr>
            <w:noProof/>
            <w:webHidden/>
          </w:rPr>
        </w:r>
        <w:r w:rsidR="003B3D3B">
          <w:rPr>
            <w:noProof/>
            <w:webHidden/>
          </w:rPr>
          <w:fldChar w:fldCharType="separate"/>
        </w:r>
        <w:r w:rsidR="00BB407C">
          <w:rPr>
            <w:noProof/>
            <w:webHidden/>
          </w:rPr>
          <w:t>43</w:t>
        </w:r>
        <w:r w:rsidR="003B3D3B">
          <w:rPr>
            <w:noProof/>
            <w:webHidden/>
          </w:rPr>
          <w:fldChar w:fldCharType="end"/>
        </w:r>
      </w:hyperlink>
    </w:p>
    <w:p w14:paraId="49F62CC4"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58" w:history="1">
        <w:r w:rsidR="003B3D3B" w:rsidRPr="00063AA8">
          <w:rPr>
            <w:rStyle w:val="aff5"/>
            <w:noProof/>
          </w:rPr>
          <w:t>3.3.3.</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许可能力评估</w:t>
        </w:r>
        <w:r w:rsidR="003B3D3B">
          <w:rPr>
            <w:noProof/>
            <w:webHidden/>
          </w:rPr>
          <w:tab/>
        </w:r>
        <w:r w:rsidR="003B3D3B">
          <w:rPr>
            <w:noProof/>
            <w:webHidden/>
          </w:rPr>
          <w:fldChar w:fldCharType="begin"/>
        </w:r>
        <w:r w:rsidR="003B3D3B">
          <w:rPr>
            <w:noProof/>
            <w:webHidden/>
          </w:rPr>
          <w:instrText xml:space="preserve"> PAGEREF _Toc503778758 \h </w:instrText>
        </w:r>
        <w:r w:rsidR="003B3D3B">
          <w:rPr>
            <w:noProof/>
            <w:webHidden/>
          </w:rPr>
        </w:r>
        <w:r w:rsidR="003B3D3B">
          <w:rPr>
            <w:noProof/>
            <w:webHidden/>
          </w:rPr>
          <w:fldChar w:fldCharType="separate"/>
        </w:r>
        <w:r w:rsidR="00BB407C">
          <w:rPr>
            <w:noProof/>
            <w:webHidden/>
          </w:rPr>
          <w:t>45</w:t>
        </w:r>
        <w:r w:rsidR="003B3D3B">
          <w:rPr>
            <w:noProof/>
            <w:webHidden/>
          </w:rPr>
          <w:fldChar w:fldCharType="end"/>
        </w:r>
      </w:hyperlink>
    </w:p>
    <w:p w14:paraId="042024B6"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59" w:history="1">
        <w:r w:rsidR="003B3D3B" w:rsidRPr="00063AA8">
          <w:rPr>
            <w:rStyle w:val="aff5"/>
            <w:noProof/>
          </w:rPr>
          <w:t>3.3.4.</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能力评估报告</w:t>
        </w:r>
        <w:r w:rsidR="003B3D3B">
          <w:rPr>
            <w:noProof/>
            <w:webHidden/>
          </w:rPr>
          <w:tab/>
        </w:r>
        <w:r w:rsidR="003B3D3B">
          <w:rPr>
            <w:noProof/>
            <w:webHidden/>
          </w:rPr>
          <w:fldChar w:fldCharType="begin"/>
        </w:r>
        <w:r w:rsidR="003B3D3B">
          <w:rPr>
            <w:noProof/>
            <w:webHidden/>
          </w:rPr>
          <w:instrText xml:space="preserve"> PAGEREF _Toc503778759 \h </w:instrText>
        </w:r>
        <w:r w:rsidR="003B3D3B">
          <w:rPr>
            <w:noProof/>
            <w:webHidden/>
          </w:rPr>
        </w:r>
        <w:r w:rsidR="003B3D3B">
          <w:rPr>
            <w:noProof/>
            <w:webHidden/>
          </w:rPr>
          <w:fldChar w:fldCharType="separate"/>
        </w:r>
        <w:r w:rsidR="00BB407C">
          <w:rPr>
            <w:noProof/>
            <w:webHidden/>
          </w:rPr>
          <w:t>47</w:t>
        </w:r>
        <w:r w:rsidR="003B3D3B">
          <w:rPr>
            <w:noProof/>
            <w:webHidden/>
          </w:rPr>
          <w:fldChar w:fldCharType="end"/>
        </w:r>
      </w:hyperlink>
    </w:p>
    <w:p w14:paraId="602D14DC"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60" w:history="1">
        <w:r w:rsidR="003B3D3B" w:rsidRPr="00063AA8">
          <w:rPr>
            <w:rStyle w:val="aff5"/>
            <w:noProof/>
          </w:rPr>
          <w:t>3.3.5.</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许可定期检测</w:t>
        </w:r>
        <w:r w:rsidR="003B3D3B">
          <w:rPr>
            <w:noProof/>
            <w:webHidden/>
          </w:rPr>
          <w:tab/>
        </w:r>
        <w:r w:rsidR="003B3D3B">
          <w:rPr>
            <w:noProof/>
            <w:webHidden/>
          </w:rPr>
          <w:fldChar w:fldCharType="begin"/>
        </w:r>
        <w:r w:rsidR="003B3D3B">
          <w:rPr>
            <w:noProof/>
            <w:webHidden/>
          </w:rPr>
          <w:instrText xml:space="preserve"> PAGEREF _Toc503778760 \h </w:instrText>
        </w:r>
        <w:r w:rsidR="003B3D3B">
          <w:rPr>
            <w:noProof/>
            <w:webHidden/>
          </w:rPr>
        </w:r>
        <w:r w:rsidR="003B3D3B">
          <w:rPr>
            <w:noProof/>
            <w:webHidden/>
          </w:rPr>
          <w:fldChar w:fldCharType="separate"/>
        </w:r>
        <w:r w:rsidR="00BB407C">
          <w:rPr>
            <w:noProof/>
            <w:webHidden/>
          </w:rPr>
          <w:t>48</w:t>
        </w:r>
        <w:r w:rsidR="003B3D3B">
          <w:rPr>
            <w:noProof/>
            <w:webHidden/>
          </w:rPr>
          <w:fldChar w:fldCharType="end"/>
        </w:r>
      </w:hyperlink>
    </w:p>
    <w:p w14:paraId="3C862559" w14:textId="77777777" w:rsidR="003B3D3B" w:rsidRDefault="002F18D0">
      <w:pPr>
        <w:pStyle w:val="22"/>
        <w:tabs>
          <w:tab w:val="left" w:pos="960"/>
          <w:tab w:val="right" w:leader="dot" w:pos="9743"/>
        </w:tabs>
        <w:rPr>
          <w:rFonts w:asciiTheme="minorHAnsi" w:eastAsiaTheme="minorEastAsia" w:hAnsiTheme="minorHAnsi" w:cstheme="minorBidi"/>
          <w:iCs w:val="0"/>
          <w:noProof/>
          <w:kern w:val="2"/>
          <w:sz w:val="21"/>
          <w:szCs w:val="22"/>
        </w:rPr>
      </w:pPr>
      <w:hyperlink w:anchor="_Toc503778761" w:history="1">
        <w:r w:rsidR="003B3D3B" w:rsidRPr="00063AA8">
          <w:rPr>
            <w:rStyle w:val="aff5"/>
            <w:noProof/>
          </w:rPr>
          <w:t>3.4.</w:t>
        </w:r>
        <w:r w:rsidR="003B3D3B">
          <w:rPr>
            <w:rFonts w:asciiTheme="minorHAnsi" w:eastAsiaTheme="minorEastAsia" w:hAnsiTheme="minorHAnsi" w:cstheme="minorBidi"/>
            <w:iCs w:val="0"/>
            <w:noProof/>
            <w:kern w:val="2"/>
            <w:sz w:val="21"/>
            <w:szCs w:val="22"/>
          </w:rPr>
          <w:tab/>
        </w:r>
        <w:r w:rsidR="003B3D3B" w:rsidRPr="00063AA8">
          <w:rPr>
            <w:rStyle w:val="aff5"/>
            <w:rFonts w:hint="eastAsia"/>
            <w:noProof/>
          </w:rPr>
          <w:t>配置信息管理</w:t>
        </w:r>
        <w:r w:rsidR="003B3D3B">
          <w:rPr>
            <w:noProof/>
            <w:webHidden/>
          </w:rPr>
          <w:tab/>
        </w:r>
        <w:r w:rsidR="003B3D3B">
          <w:rPr>
            <w:noProof/>
            <w:webHidden/>
          </w:rPr>
          <w:fldChar w:fldCharType="begin"/>
        </w:r>
        <w:r w:rsidR="003B3D3B">
          <w:rPr>
            <w:noProof/>
            <w:webHidden/>
          </w:rPr>
          <w:instrText xml:space="preserve"> PAGEREF _Toc503778761 \h </w:instrText>
        </w:r>
        <w:r w:rsidR="003B3D3B">
          <w:rPr>
            <w:noProof/>
            <w:webHidden/>
          </w:rPr>
        </w:r>
        <w:r w:rsidR="003B3D3B">
          <w:rPr>
            <w:noProof/>
            <w:webHidden/>
          </w:rPr>
          <w:fldChar w:fldCharType="separate"/>
        </w:r>
        <w:r w:rsidR="00BB407C">
          <w:rPr>
            <w:noProof/>
            <w:webHidden/>
          </w:rPr>
          <w:t>49</w:t>
        </w:r>
        <w:r w:rsidR="003B3D3B">
          <w:rPr>
            <w:noProof/>
            <w:webHidden/>
          </w:rPr>
          <w:fldChar w:fldCharType="end"/>
        </w:r>
      </w:hyperlink>
    </w:p>
    <w:p w14:paraId="0153909E"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62" w:history="1">
        <w:r w:rsidR="003B3D3B" w:rsidRPr="00063AA8">
          <w:rPr>
            <w:rStyle w:val="aff5"/>
            <w:noProof/>
          </w:rPr>
          <w:t>3.4.1.</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消息提醒配置</w:t>
        </w:r>
        <w:r w:rsidR="003B3D3B">
          <w:rPr>
            <w:noProof/>
            <w:webHidden/>
          </w:rPr>
          <w:tab/>
        </w:r>
        <w:r w:rsidR="003B3D3B">
          <w:rPr>
            <w:noProof/>
            <w:webHidden/>
          </w:rPr>
          <w:fldChar w:fldCharType="begin"/>
        </w:r>
        <w:r w:rsidR="003B3D3B">
          <w:rPr>
            <w:noProof/>
            <w:webHidden/>
          </w:rPr>
          <w:instrText xml:space="preserve"> PAGEREF _Toc503778762 \h </w:instrText>
        </w:r>
        <w:r w:rsidR="003B3D3B">
          <w:rPr>
            <w:noProof/>
            <w:webHidden/>
          </w:rPr>
        </w:r>
        <w:r w:rsidR="003B3D3B">
          <w:rPr>
            <w:noProof/>
            <w:webHidden/>
          </w:rPr>
          <w:fldChar w:fldCharType="separate"/>
        </w:r>
        <w:r w:rsidR="00BB407C">
          <w:rPr>
            <w:noProof/>
            <w:webHidden/>
          </w:rPr>
          <w:t>49</w:t>
        </w:r>
        <w:r w:rsidR="003B3D3B">
          <w:rPr>
            <w:noProof/>
            <w:webHidden/>
          </w:rPr>
          <w:fldChar w:fldCharType="end"/>
        </w:r>
      </w:hyperlink>
    </w:p>
    <w:p w14:paraId="7DDFA33C" w14:textId="77777777" w:rsidR="003B3D3B" w:rsidRDefault="002F18D0">
      <w:pPr>
        <w:pStyle w:val="34"/>
        <w:tabs>
          <w:tab w:val="left" w:pos="1200"/>
          <w:tab w:val="right" w:leader="dot" w:pos="9743"/>
        </w:tabs>
        <w:rPr>
          <w:rFonts w:asciiTheme="minorHAnsi" w:eastAsiaTheme="minorEastAsia" w:hAnsiTheme="minorHAnsi" w:cstheme="minorBidi"/>
          <w:noProof/>
          <w:kern w:val="2"/>
          <w:sz w:val="21"/>
          <w:szCs w:val="22"/>
        </w:rPr>
      </w:pPr>
      <w:hyperlink w:anchor="_Toc503778763" w:history="1">
        <w:r w:rsidR="003B3D3B" w:rsidRPr="00063AA8">
          <w:rPr>
            <w:rStyle w:val="aff5"/>
            <w:noProof/>
          </w:rPr>
          <w:t>3.4.2.</w:t>
        </w:r>
        <w:r w:rsidR="003B3D3B">
          <w:rPr>
            <w:rFonts w:asciiTheme="minorHAnsi" w:eastAsiaTheme="minorEastAsia" w:hAnsiTheme="minorHAnsi" w:cstheme="minorBidi"/>
            <w:noProof/>
            <w:kern w:val="2"/>
            <w:sz w:val="21"/>
            <w:szCs w:val="22"/>
          </w:rPr>
          <w:tab/>
        </w:r>
        <w:r w:rsidR="003B3D3B" w:rsidRPr="00063AA8">
          <w:rPr>
            <w:rStyle w:val="aff5"/>
            <w:rFonts w:hint="eastAsia"/>
            <w:noProof/>
          </w:rPr>
          <w:t>业务字典维护</w:t>
        </w:r>
        <w:r w:rsidR="003B3D3B">
          <w:rPr>
            <w:noProof/>
            <w:webHidden/>
          </w:rPr>
          <w:tab/>
        </w:r>
        <w:r w:rsidR="003B3D3B">
          <w:rPr>
            <w:noProof/>
            <w:webHidden/>
          </w:rPr>
          <w:fldChar w:fldCharType="begin"/>
        </w:r>
        <w:r w:rsidR="003B3D3B">
          <w:rPr>
            <w:noProof/>
            <w:webHidden/>
          </w:rPr>
          <w:instrText xml:space="preserve"> PAGEREF _Toc503778763 \h </w:instrText>
        </w:r>
        <w:r w:rsidR="003B3D3B">
          <w:rPr>
            <w:noProof/>
            <w:webHidden/>
          </w:rPr>
        </w:r>
        <w:r w:rsidR="003B3D3B">
          <w:rPr>
            <w:noProof/>
            <w:webHidden/>
          </w:rPr>
          <w:fldChar w:fldCharType="separate"/>
        </w:r>
        <w:r w:rsidR="00BB407C">
          <w:rPr>
            <w:noProof/>
            <w:webHidden/>
          </w:rPr>
          <w:t>63</w:t>
        </w:r>
        <w:r w:rsidR="003B3D3B">
          <w:rPr>
            <w:noProof/>
            <w:webHidden/>
          </w:rPr>
          <w:fldChar w:fldCharType="end"/>
        </w:r>
      </w:hyperlink>
    </w:p>
    <w:p w14:paraId="65D339FE" w14:textId="77777777" w:rsidR="00543236" w:rsidRDefault="00F831CF">
      <w:pPr>
        <w:pStyle w:val="22"/>
        <w:tabs>
          <w:tab w:val="left" w:pos="960"/>
          <w:tab w:val="right" w:leader="dot" w:pos="9737"/>
        </w:tabs>
        <w:spacing w:before="0"/>
        <w:rPr>
          <w:b/>
          <w:bCs/>
          <w:kern w:val="32"/>
          <w:sz w:val="32"/>
          <w:szCs w:val="32"/>
        </w:rPr>
      </w:pPr>
      <w:r>
        <w:fldChar w:fldCharType="end"/>
      </w:r>
      <w:bookmarkStart w:id="1" w:name="_Toc358981973"/>
      <w:r>
        <w:br w:type="page"/>
      </w:r>
    </w:p>
    <w:p w14:paraId="7364B5D0" w14:textId="77777777" w:rsidR="00543236" w:rsidRDefault="00F831CF">
      <w:pPr>
        <w:pStyle w:val="1"/>
        <w:spacing w:before="0" w:after="0"/>
      </w:pPr>
      <w:bookmarkStart w:id="2" w:name="_Toc503778731"/>
      <w:bookmarkEnd w:id="1"/>
      <w:r>
        <w:lastRenderedPageBreak/>
        <w:t>文档说明</w:t>
      </w:r>
      <w:bookmarkEnd w:id="2"/>
    </w:p>
    <w:p w14:paraId="799FE605" w14:textId="77777777" w:rsidR="00543236" w:rsidRDefault="00F831CF">
      <w:pPr>
        <w:numPr>
          <w:ilvl w:val="1"/>
          <w:numId w:val="10"/>
        </w:numPr>
        <w:rPr>
          <w:b/>
        </w:rPr>
      </w:pPr>
      <w:r>
        <w:rPr>
          <w:b/>
        </w:rPr>
        <w:t>编写说明</w:t>
      </w:r>
    </w:p>
    <w:p w14:paraId="06483898" w14:textId="77777777" w:rsidR="00543236" w:rsidRDefault="009B7FBC">
      <w:pPr>
        <w:ind w:left="720" w:firstLineChars="200" w:firstLine="480"/>
      </w:pPr>
      <w:r>
        <w:rPr>
          <w:rFonts w:hint="eastAsia"/>
        </w:rPr>
        <w:t>通过本文档，实现对安全质量培训管理项目涉及的业务需求进行梳理，并描述成详细业务需求说明书，方便项目设计人员、开发人员进行需求分析，以及测试人员进行功能核对。</w:t>
      </w:r>
    </w:p>
    <w:p w14:paraId="1BAFCC8E" w14:textId="77777777" w:rsidR="00543236" w:rsidRDefault="00F831CF">
      <w:pPr>
        <w:numPr>
          <w:ilvl w:val="1"/>
          <w:numId w:val="10"/>
        </w:numPr>
        <w:rPr>
          <w:b/>
        </w:rPr>
      </w:pPr>
      <w:r>
        <w:rPr>
          <w:rFonts w:hint="eastAsia"/>
          <w:b/>
        </w:rPr>
        <w:t>编写思路</w:t>
      </w:r>
    </w:p>
    <w:p w14:paraId="424712F1" w14:textId="77777777" w:rsidR="00543236" w:rsidRDefault="009B7FBC">
      <w:pPr>
        <w:ind w:left="720" w:firstLineChars="200" w:firstLine="480"/>
      </w:pPr>
      <w:r>
        <w:rPr>
          <w:rFonts w:hint="eastAsia"/>
        </w:rPr>
        <w:t>首先跟业务人员进行面对面调研，收取业务相关需求的所有资料，文档。通过调研结果和资料，整合成需求蓝图内容。</w:t>
      </w:r>
    </w:p>
    <w:p w14:paraId="3BAE7999" w14:textId="77777777" w:rsidR="00543236" w:rsidRDefault="009B7FBC">
      <w:pPr>
        <w:ind w:left="720"/>
      </w:pPr>
      <w:r>
        <w:tab/>
      </w:r>
    </w:p>
    <w:p w14:paraId="2F7BB874" w14:textId="77777777" w:rsidR="00543236" w:rsidRDefault="00F831CF">
      <w:pPr>
        <w:pStyle w:val="1"/>
        <w:spacing w:before="0" w:after="0"/>
      </w:pPr>
      <w:bookmarkStart w:id="3" w:name="_Toc503778732"/>
      <w:r>
        <w:t>项目范围</w:t>
      </w:r>
      <w:bookmarkEnd w:id="3"/>
    </w:p>
    <w:p w14:paraId="385FF3C3" w14:textId="77777777" w:rsidR="005351A6" w:rsidRPr="001F1B43" w:rsidRDefault="005351A6" w:rsidP="003A73DA">
      <w:pPr>
        <w:numPr>
          <w:ilvl w:val="0"/>
          <w:numId w:val="25"/>
        </w:numPr>
      </w:pPr>
      <w:r w:rsidRPr="001F1B43">
        <w:rPr>
          <w:rFonts w:hint="eastAsia"/>
          <w:b/>
          <w:bCs/>
        </w:rPr>
        <w:t>许可证管理模块</w:t>
      </w:r>
    </w:p>
    <w:p w14:paraId="54174D77" w14:textId="77777777" w:rsidR="005351A6" w:rsidRPr="001F1B43" w:rsidRDefault="005351A6" w:rsidP="003A73DA">
      <w:pPr>
        <w:numPr>
          <w:ilvl w:val="1"/>
          <w:numId w:val="25"/>
        </w:numPr>
      </w:pPr>
      <w:r w:rsidRPr="001F1B43">
        <w:rPr>
          <w:rFonts w:hint="eastAsia"/>
        </w:rPr>
        <w:t>实现有效管理公司许可证，包括其许可内容、有效期、许可对应的授权人员等；</w:t>
      </w:r>
    </w:p>
    <w:p w14:paraId="1D03AEF7" w14:textId="77777777" w:rsidR="005351A6" w:rsidRPr="001F1B43" w:rsidRDefault="005351A6" w:rsidP="003A73DA">
      <w:pPr>
        <w:numPr>
          <w:ilvl w:val="1"/>
          <w:numId w:val="25"/>
        </w:numPr>
      </w:pPr>
      <w:r w:rsidRPr="001F1B43">
        <w:rPr>
          <w:rFonts w:hint="eastAsia"/>
        </w:rPr>
        <w:t>实现信息整理并录入后，可以按照多种条件查询，以防公司出现超许可维修的情况；</w:t>
      </w:r>
    </w:p>
    <w:p w14:paraId="315C0050" w14:textId="77777777" w:rsidR="005351A6" w:rsidRPr="001F1B43" w:rsidRDefault="005351A6" w:rsidP="003A73DA">
      <w:pPr>
        <w:numPr>
          <w:ilvl w:val="1"/>
          <w:numId w:val="25"/>
        </w:numPr>
      </w:pPr>
      <w:r w:rsidRPr="001F1B43">
        <w:rPr>
          <w:rFonts w:hint="eastAsia"/>
        </w:rPr>
        <w:t>实现自检有效期，以防许可超期；</w:t>
      </w:r>
    </w:p>
    <w:p w14:paraId="3184DAF3" w14:textId="77777777" w:rsidR="005351A6" w:rsidRPr="001F1B43" w:rsidRDefault="005351A6" w:rsidP="003A73DA">
      <w:pPr>
        <w:numPr>
          <w:ilvl w:val="1"/>
          <w:numId w:val="25"/>
        </w:numPr>
      </w:pPr>
      <w:r w:rsidRPr="001F1B43">
        <w:rPr>
          <w:rFonts w:hint="eastAsia"/>
        </w:rPr>
        <w:t>实现自检维修放行人员情况，以防因为没有人员而造成许可失效；</w:t>
      </w:r>
    </w:p>
    <w:p w14:paraId="50D0669B" w14:textId="77777777" w:rsidR="005351A6" w:rsidRPr="001F1B43" w:rsidRDefault="005351A6" w:rsidP="003A73DA">
      <w:pPr>
        <w:numPr>
          <w:ilvl w:val="0"/>
          <w:numId w:val="25"/>
        </w:numPr>
        <w:tabs>
          <w:tab w:val="num" w:pos="1440"/>
        </w:tabs>
        <w:rPr>
          <w:b/>
          <w:bCs/>
        </w:rPr>
      </w:pPr>
      <w:r w:rsidRPr="001F1B43">
        <w:rPr>
          <w:rFonts w:hint="eastAsia"/>
          <w:b/>
          <w:bCs/>
        </w:rPr>
        <w:t>审核管理模块</w:t>
      </w:r>
    </w:p>
    <w:p w14:paraId="65FD2957" w14:textId="77777777" w:rsidR="005351A6" w:rsidRPr="001F1B43" w:rsidRDefault="005351A6" w:rsidP="003A73DA">
      <w:pPr>
        <w:numPr>
          <w:ilvl w:val="1"/>
          <w:numId w:val="25"/>
        </w:numPr>
      </w:pPr>
      <w:r w:rsidRPr="001F1B43">
        <w:rPr>
          <w:rFonts w:hint="eastAsia"/>
        </w:rPr>
        <w:t>实现月度</w:t>
      </w:r>
      <w:r w:rsidRPr="001F1B43">
        <w:rPr>
          <w:rFonts w:hint="eastAsia"/>
        </w:rPr>
        <w:t>/</w:t>
      </w:r>
      <w:r w:rsidRPr="001F1B43">
        <w:rPr>
          <w:rFonts w:hint="eastAsia"/>
        </w:rPr>
        <w:t>年度审核计划流程的制定、审核、监控；</w:t>
      </w:r>
    </w:p>
    <w:p w14:paraId="3C27D110" w14:textId="77777777" w:rsidR="005351A6" w:rsidRPr="001F1B43" w:rsidRDefault="005351A6" w:rsidP="003A73DA">
      <w:pPr>
        <w:numPr>
          <w:ilvl w:val="1"/>
          <w:numId w:val="25"/>
        </w:numPr>
      </w:pPr>
      <w:r w:rsidRPr="001F1B43">
        <w:rPr>
          <w:rFonts w:hint="eastAsia"/>
        </w:rPr>
        <w:t>实现审核实施过程的填报、提醒、监控；</w:t>
      </w:r>
    </w:p>
    <w:p w14:paraId="5E8C2036" w14:textId="77777777" w:rsidR="005351A6" w:rsidRPr="001F1B43" w:rsidRDefault="005351A6" w:rsidP="003A73DA">
      <w:pPr>
        <w:numPr>
          <w:ilvl w:val="1"/>
          <w:numId w:val="25"/>
        </w:numPr>
      </w:pPr>
      <w:r w:rsidRPr="001F1B43">
        <w:rPr>
          <w:rFonts w:hint="eastAsia"/>
        </w:rPr>
        <w:t>实现审核结论的汇总、报告处理、信息反馈、进度跟踪；</w:t>
      </w:r>
    </w:p>
    <w:p w14:paraId="40BCA9CF" w14:textId="77777777" w:rsidR="005351A6" w:rsidRPr="001F1B43" w:rsidRDefault="005351A6" w:rsidP="003A73DA">
      <w:pPr>
        <w:numPr>
          <w:ilvl w:val="1"/>
          <w:numId w:val="25"/>
        </w:numPr>
      </w:pPr>
      <w:r w:rsidRPr="001F1B43">
        <w:rPr>
          <w:rFonts w:hint="eastAsia"/>
        </w:rPr>
        <w:t>实现审核数据的查询及人员授权；</w:t>
      </w:r>
    </w:p>
    <w:p w14:paraId="20CB3D26" w14:textId="77777777" w:rsidR="005351A6" w:rsidRPr="001F1B43" w:rsidRDefault="005351A6" w:rsidP="003A73DA">
      <w:pPr>
        <w:numPr>
          <w:ilvl w:val="0"/>
          <w:numId w:val="25"/>
        </w:numPr>
        <w:tabs>
          <w:tab w:val="num" w:pos="1440"/>
        </w:tabs>
        <w:rPr>
          <w:b/>
          <w:bCs/>
        </w:rPr>
      </w:pPr>
      <w:r w:rsidRPr="001F1B43">
        <w:rPr>
          <w:rFonts w:hint="eastAsia"/>
          <w:b/>
          <w:bCs/>
        </w:rPr>
        <w:t>人员资格管理模块</w:t>
      </w:r>
    </w:p>
    <w:p w14:paraId="2FF59134" w14:textId="77777777" w:rsidR="005351A6" w:rsidRPr="001F1B43" w:rsidRDefault="005351A6" w:rsidP="003A73DA">
      <w:pPr>
        <w:numPr>
          <w:ilvl w:val="1"/>
          <w:numId w:val="25"/>
        </w:numPr>
      </w:pPr>
      <w:r w:rsidRPr="001F1B43">
        <w:rPr>
          <w:rFonts w:hint="eastAsia"/>
        </w:rPr>
        <w:t>实现针对所有授权人员基本信息的维护、更新；</w:t>
      </w:r>
    </w:p>
    <w:p w14:paraId="7AD04CC8" w14:textId="77777777" w:rsidR="005351A6" w:rsidRPr="001F1B43" w:rsidRDefault="005351A6" w:rsidP="003A73DA">
      <w:pPr>
        <w:numPr>
          <w:ilvl w:val="1"/>
          <w:numId w:val="25"/>
        </w:numPr>
      </w:pPr>
      <w:r w:rsidRPr="001F1B43">
        <w:rPr>
          <w:rFonts w:hint="eastAsia"/>
        </w:rPr>
        <w:t>实现授权申请流程的填报、评估、审批，管理；</w:t>
      </w:r>
    </w:p>
    <w:p w14:paraId="241E8D25" w14:textId="77777777" w:rsidR="005351A6" w:rsidRPr="001F1B43" w:rsidRDefault="005351A6" w:rsidP="003A73DA">
      <w:pPr>
        <w:numPr>
          <w:ilvl w:val="1"/>
          <w:numId w:val="25"/>
        </w:numPr>
      </w:pPr>
      <w:r w:rsidRPr="001F1B43">
        <w:rPr>
          <w:rFonts w:hint="eastAsia"/>
        </w:rPr>
        <w:t>实现授权信息数据的统计分析、汇总、计算；</w:t>
      </w:r>
    </w:p>
    <w:p w14:paraId="43197AEA" w14:textId="77777777" w:rsidR="005351A6" w:rsidRPr="001F1B43" w:rsidRDefault="005351A6" w:rsidP="003A73DA">
      <w:pPr>
        <w:numPr>
          <w:ilvl w:val="1"/>
          <w:numId w:val="25"/>
        </w:numPr>
      </w:pPr>
      <w:r w:rsidRPr="001F1B43">
        <w:rPr>
          <w:rFonts w:hint="eastAsia"/>
        </w:rPr>
        <w:t>实现维修人员管理、维修事件管理功能；</w:t>
      </w:r>
    </w:p>
    <w:p w14:paraId="438D3EDF" w14:textId="77777777" w:rsidR="00CC2250" w:rsidRDefault="00CC2250">
      <w:r>
        <w:br w:type="page"/>
      </w:r>
    </w:p>
    <w:p w14:paraId="1CB1BF04" w14:textId="77777777" w:rsidR="00543236" w:rsidRDefault="00F831CF">
      <w:pPr>
        <w:pStyle w:val="1"/>
        <w:spacing w:before="0" w:after="0"/>
      </w:pPr>
      <w:bookmarkStart w:id="4" w:name="_Toc503778733"/>
      <w:bookmarkStart w:id="5" w:name="_GoBack"/>
      <w:bookmarkEnd w:id="5"/>
      <w:r>
        <w:rPr>
          <w:rFonts w:hint="eastAsia"/>
        </w:rPr>
        <w:lastRenderedPageBreak/>
        <w:t>详细方案设计</w:t>
      </w:r>
      <w:bookmarkEnd w:id="4"/>
    </w:p>
    <w:p w14:paraId="69F9B34C" w14:textId="77777777" w:rsidR="00543236" w:rsidRPr="003F5B2E" w:rsidRDefault="00F831CF" w:rsidP="003F5B2E">
      <w:pPr>
        <w:pStyle w:val="2"/>
        <w:rPr>
          <w:sz w:val="32"/>
          <w:szCs w:val="32"/>
        </w:rPr>
      </w:pPr>
      <w:bookmarkStart w:id="6" w:name="_Toc503778734"/>
      <w:r>
        <w:rPr>
          <w:rFonts w:hint="eastAsia"/>
          <w:sz w:val="32"/>
          <w:szCs w:val="32"/>
        </w:rPr>
        <w:t>人员资格管理</w:t>
      </w:r>
      <w:bookmarkEnd w:id="6"/>
    </w:p>
    <w:p w14:paraId="2B606951" w14:textId="77777777" w:rsidR="00543236" w:rsidRDefault="00F831CF" w:rsidP="007345BE">
      <w:pPr>
        <w:jc w:val="center"/>
      </w:pPr>
      <w:r>
        <w:rPr>
          <w:noProof/>
          <w:sz w:val="28"/>
          <w:szCs w:val="28"/>
        </w:rPr>
        <w:drawing>
          <wp:inline distT="0" distB="0" distL="0" distR="0" wp14:anchorId="4C8A8462" wp14:editId="79057532">
            <wp:extent cx="5556250" cy="4144488"/>
            <wp:effectExtent l="0" t="0" r="6350" b="8890"/>
            <wp:docPr id="1" name="图片 1" descr="说明: C:\Users\gongqingbin\Desktop\质量软件开发\授权模块\授权流程R1_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C:\Users\gongqingbin\Desktop\质量软件开发\授权模块\授权流程R1_Page-1.png"/>
                    <pic:cNvPicPr>
                      <a:picLocks noChangeAspect="1" noChangeArrowheads="1"/>
                    </pic:cNvPicPr>
                  </pic:nvPicPr>
                  <pic:blipFill>
                    <a:blip r:embed="rId9">
                      <a:extLst>
                        <a:ext uri="{28A0092B-C50C-407E-A947-70E740481C1C}">
                          <a14:useLocalDpi xmlns:a14="http://schemas.microsoft.com/office/drawing/2010/main" val="0"/>
                        </a:ext>
                      </a:extLst>
                    </a:blip>
                    <a:srcRect l="3162" t="5962" r="3864" b="14537"/>
                    <a:stretch>
                      <a:fillRect/>
                    </a:stretch>
                  </pic:blipFill>
                  <pic:spPr>
                    <a:xfrm>
                      <a:off x="0" y="0"/>
                      <a:ext cx="5567934" cy="4153203"/>
                    </a:xfrm>
                    <a:prstGeom prst="rect">
                      <a:avLst/>
                    </a:prstGeom>
                    <a:noFill/>
                    <a:ln>
                      <a:noFill/>
                    </a:ln>
                  </pic:spPr>
                </pic:pic>
              </a:graphicData>
            </a:graphic>
          </wp:inline>
        </w:drawing>
      </w:r>
    </w:p>
    <w:p w14:paraId="2CB501D3" w14:textId="77777777" w:rsidR="00944E32" w:rsidRDefault="00944E32"/>
    <w:p w14:paraId="3713B460" w14:textId="77777777" w:rsidR="00944E32" w:rsidRPr="0023111B" w:rsidRDefault="00624C7A">
      <w:pPr>
        <w:rPr>
          <w:b/>
        </w:rPr>
      </w:pPr>
      <w:r>
        <w:tab/>
      </w:r>
      <w:r w:rsidR="00944E32" w:rsidRPr="0023111B">
        <w:rPr>
          <w:rFonts w:hint="eastAsia"/>
          <w:b/>
        </w:rPr>
        <w:t>本模块涉及角色如下：</w:t>
      </w:r>
    </w:p>
    <w:p w14:paraId="09FB8D9C" w14:textId="77777777" w:rsidR="005B6232" w:rsidRDefault="005B6232" w:rsidP="003A73DA">
      <w:pPr>
        <w:pStyle w:val="afff0"/>
        <w:numPr>
          <w:ilvl w:val="0"/>
          <w:numId w:val="14"/>
        </w:numPr>
        <w:ind w:firstLineChars="0"/>
      </w:pPr>
      <w:r>
        <w:rPr>
          <w:rFonts w:hint="eastAsia"/>
        </w:rPr>
        <w:t>授权人员</w:t>
      </w:r>
    </w:p>
    <w:p w14:paraId="12745F22" w14:textId="77777777" w:rsidR="005B6232" w:rsidRDefault="005B6232" w:rsidP="003A73DA">
      <w:pPr>
        <w:pStyle w:val="afff0"/>
        <w:numPr>
          <w:ilvl w:val="0"/>
          <w:numId w:val="14"/>
        </w:numPr>
        <w:ind w:firstLineChars="0"/>
      </w:pPr>
      <w:r>
        <w:rPr>
          <w:rFonts w:hint="eastAsia"/>
        </w:rPr>
        <w:t>管理人员</w:t>
      </w:r>
    </w:p>
    <w:p w14:paraId="15725D71" w14:textId="77777777" w:rsidR="00925F20" w:rsidRDefault="00925F20" w:rsidP="003A73DA">
      <w:pPr>
        <w:pStyle w:val="afff0"/>
        <w:numPr>
          <w:ilvl w:val="0"/>
          <w:numId w:val="14"/>
        </w:numPr>
        <w:ind w:firstLineChars="0"/>
      </w:pPr>
      <w:r>
        <w:rPr>
          <w:rFonts w:hint="eastAsia"/>
        </w:rPr>
        <w:t>质量部工程师</w:t>
      </w:r>
    </w:p>
    <w:p w14:paraId="5F777378" w14:textId="77777777" w:rsidR="00925F20" w:rsidRDefault="00925F20" w:rsidP="003A73DA">
      <w:pPr>
        <w:pStyle w:val="afff0"/>
        <w:numPr>
          <w:ilvl w:val="0"/>
          <w:numId w:val="14"/>
        </w:numPr>
        <w:ind w:firstLineChars="0"/>
      </w:pPr>
      <w:r>
        <w:rPr>
          <w:rFonts w:hint="eastAsia"/>
        </w:rPr>
        <w:t>质量部经理</w:t>
      </w:r>
    </w:p>
    <w:p w14:paraId="04959E03" w14:textId="77777777" w:rsidR="006C6C38" w:rsidRDefault="006C6C38" w:rsidP="003A73DA">
      <w:pPr>
        <w:pStyle w:val="afff0"/>
        <w:numPr>
          <w:ilvl w:val="0"/>
          <w:numId w:val="14"/>
        </w:numPr>
        <w:ind w:firstLineChars="0"/>
      </w:pPr>
      <w:r>
        <w:rPr>
          <w:rFonts w:hint="eastAsia"/>
        </w:rPr>
        <w:t>质量文员</w:t>
      </w:r>
    </w:p>
    <w:p w14:paraId="7ADB7D47" w14:textId="77777777" w:rsidR="00032EE0" w:rsidRDefault="00032EE0"/>
    <w:p w14:paraId="516202BB" w14:textId="77777777" w:rsidR="000244BC" w:rsidRPr="000244BC" w:rsidRDefault="00F831CF" w:rsidP="000244BC">
      <w:pPr>
        <w:pStyle w:val="3"/>
        <w:ind w:left="851"/>
      </w:pPr>
      <w:bookmarkStart w:id="7" w:name="_Toc503778735"/>
      <w:r>
        <w:rPr>
          <w:rFonts w:hint="eastAsia"/>
        </w:rPr>
        <w:t>人员信息维护</w:t>
      </w:r>
      <w:bookmarkEnd w:id="7"/>
    </w:p>
    <w:p w14:paraId="380F962D" w14:textId="77777777" w:rsidR="00543236" w:rsidRDefault="00F831CF">
      <w:pPr>
        <w:pStyle w:val="5"/>
      </w:pPr>
      <w:r>
        <w:rPr>
          <w:rFonts w:hint="eastAsia"/>
        </w:rPr>
        <w:t>功能目标</w:t>
      </w:r>
    </w:p>
    <w:p w14:paraId="490118CF" w14:textId="77777777" w:rsidR="00543236" w:rsidRDefault="00F831CF">
      <w:pPr>
        <w:spacing w:beforeLines="50" w:before="120" w:afterLines="50" w:after="120"/>
      </w:pPr>
      <w:r>
        <w:tab/>
      </w:r>
      <w:r>
        <w:rPr>
          <w:sz w:val="28"/>
          <w:szCs w:val="28"/>
        </w:rPr>
        <w:tab/>
      </w:r>
      <w:r>
        <w:rPr>
          <w:rFonts w:hint="eastAsia"/>
          <w:sz w:val="28"/>
          <w:szCs w:val="28"/>
        </w:rPr>
        <w:t>授权人员对本人基本信息查询、添加及更新</w:t>
      </w:r>
    </w:p>
    <w:p w14:paraId="4A219C95" w14:textId="77777777" w:rsidR="00543236" w:rsidRDefault="00F831CF">
      <w:pPr>
        <w:pStyle w:val="5"/>
      </w:pPr>
      <w:r>
        <w:rPr>
          <w:rFonts w:hint="eastAsia"/>
        </w:rPr>
        <w:t>岗位权限</w:t>
      </w:r>
    </w:p>
    <w:p w14:paraId="0680E2BD" w14:textId="77777777" w:rsidR="00543236" w:rsidRDefault="006009FC">
      <w:r>
        <w:tab/>
      </w:r>
      <w:r>
        <w:tab/>
      </w:r>
      <w:r w:rsidR="00BF69AA">
        <w:rPr>
          <w:rFonts w:hint="eastAsia"/>
        </w:rPr>
        <w:t>管理人员</w:t>
      </w:r>
    </w:p>
    <w:p w14:paraId="198721A3" w14:textId="77777777" w:rsidR="004E77E0" w:rsidRDefault="004E77E0">
      <w:r>
        <w:tab/>
      </w:r>
      <w:r>
        <w:tab/>
      </w:r>
    </w:p>
    <w:p w14:paraId="70222DCC" w14:textId="77777777" w:rsidR="00543236" w:rsidRDefault="00F831CF">
      <w:pPr>
        <w:pStyle w:val="5"/>
        <w:spacing w:line="360" w:lineRule="auto"/>
      </w:pPr>
      <w:r>
        <w:rPr>
          <w:rFonts w:hint="eastAsia"/>
        </w:rPr>
        <w:t>信息项描述</w:t>
      </w:r>
    </w:p>
    <w:tbl>
      <w:tblPr>
        <w:tblStyle w:val="aff8"/>
        <w:tblW w:w="0" w:type="auto"/>
        <w:jc w:val="center"/>
        <w:tblLook w:val="04A0" w:firstRow="1" w:lastRow="0" w:firstColumn="1" w:lastColumn="0" w:noHBand="0" w:noVBand="1"/>
      </w:tblPr>
      <w:tblGrid>
        <w:gridCol w:w="8784"/>
      </w:tblGrid>
      <w:tr w:rsidR="00CE4AD5" w14:paraId="38075386" w14:textId="77777777" w:rsidTr="003F5B2E">
        <w:trPr>
          <w:trHeight w:val="340"/>
          <w:jc w:val="center"/>
        </w:trPr>
        <w:tc>
          <w:tcPr>
            <w:tcW w:w="8784" w:type="dxa"/>
          </w:tcPr>
          <w:p w14:paraId="6A43E52A" w14:textId="77777777" w:rsidR="00CE4AD5" w:rsidRDefault="00CE4AD5" w:rsidP="00D02768">
            <w:r w:rsidRPr="000617E4">
              <w:rPr>
                <w:rFonts w:hint="eastAsia"/>
                <w:b/>
              </w:rPr>
              <w:lastRenderedPageBreak/>
              <w:t>查询条件</w:t>
            </w:r>
            <w:r>
              <w:rPr>
                <w:rFonts w:hint="eastAsia"/>
              </w:rPr>
              <w:t>：</w:t>
            </w:r>
          </w:p>
          <w:p w14:paraId="49BB786A" w14:textId="77777777" w:rsidR="00CE4AD5" w:rsidRDefault="00CE4AD5" w:rsidP="00D02768"/>
        </w:tc>
      </w:tr>
      <w:tr w:rsidR="00CE4AD5" w14:paraId="17F6B94D" w14:textId="77777777" w:rsidTr="003F5B2E">
        <w:trPr>
          <w:trHeight w:val="340"/>
          <w:jc w:val="center"/>
        </w:trPr>
        <w:tc>
          <w:tcPr>
            <w:tcW w:w="8784" w:type="dxa"/>
          </w:tcPr>
          <w:p w14:paraId="0C1C0D6E" w14:textId="77777777" w:rsidR="00CE4AD5" w:rsidRPr="000617E4" w:rsidRDefault="00CE4AD5" w:rsidP="00D02768">
            <w:pPr>
              <w:rPr>
                <w:b/>
              </w:rPr>
            </w:pPr>
            <w:r w:rsidRPr="000617E4">
              <w:rPr>
                <w:rFonts w:hint="eastAsia"/>
                <w:b/>
              </w:rPr>
              <w:t>按钮功能：</w:t>
            </w:r>
          </w:p>
          <w:p w14:paraId="2B3BEEF5" w14:textId="77777777" w:rsidR="00CE4AD5" w:rsidRDefault="00CE4AD5" w:rsidP="00D02768"/>
          <w:p w14:paraId="354AF71C" w14:textId="77777777" w:rsidR="00CE4AD5" w:rsidRDefault="00CE4AD5" w:rsidP="00D02768">
            <w:r>
              <w:rPr>
                <w:rFonts w:hint="eastAsia"/>
              </w:rPr>
              <w:t>查询，导出，新增，</w:t>
            </w:r>
            <w:r w:rsidR="00335CD9">
              <w:rPr>
                <w:rFonts w:hint="eastAsia"/>
              </w:rPr>
              <w:t>冻结</w:t>
            </w:r>
            <w:r>
              <w:rPr>
                <w:rFonts w:hint="eastAsia"/>
              </w:rPr>
              <w:t>，修改</w:t>
            </w:r>
          </w:p>
        </w:tc>
      </w:tr>
      <w:tr w:rsidR="00CE4AD5" w14:paraId="696521B3" w14:textId="77777777" w:rsidTr="003F5B2E">
        <w:trPr>
          <w:trHeight w:val="340"/>
          <w:jc w:val="center"/>
        </w:trPr>
        <w:tc>
          <w:tcPr>
            <w:tcW w:w="8784" w:type="dxa"/>
          </w:tcPr>
          <w:p w14:paraId="6F2F876D" w14:textId="77777777" w:rsidR="00CE4AD5" w:rsidRPr="000617E4" w:rsidRDefault="00CE4AD5" w:rsidP="00D02768">
            <w:pPr>
              <w:rPr>
                <w:b/>
              </w:rPr>
            </w:pPr>
            <w:r w:rsidRPr="000617E4">
              <w:rPr>
                <w:rFonts w:hint="eastAsia"/>
                <w:b/>
              </w:rPr>
              <w:t>查询结果列表</w:t>
            </w:r>
          </w:p>
          <w:p w14:paraId="0D6B533E" w14:textId="77777777" w:rsidR="00CE4AD5" w:rsidRDefault="00CE4AD5" w:rsidP="00D02768"/>
        </w:tc>
      </w:tr>
    </w:tbl>
    <w:p w14:paraId="67CAC85C" w14:textId="77777777" w:rsidR="00AD4D2F" w:rsidRDefault="00AD4D2F" w:rsidP="00E16A37"/>
    <w:p w14:paraId="697566AF" w14:textId="77777777" w:rsidR="00E02EC7" w:rsidRPr="00E16A37" w:rsidRDefault="00AD4D2F" w:rsidP="00E16A37">
      <w:r>
        <w:tab/>
      </w:r>
      <w:r w:rsidR="00D02768">
        <w:rPr>
          <w:rFonts w:hint="eastAsia"/>
        </w:rPr>
        <w:t>点击“新增”，</w:t>
      </w:r>
      <w:r w:rsidR="00E45C7C">
        <w:rPr>
          <w:rFonts w:hint="eastAsia"/>
        </w:rPr>
        <w:t>如下</w:t>
      </w:r>
    </w:p>
    <w:tbl>
      <w:tblPr>
        <w:tblStyle w:val="aff8"/>
        <w:tblW w:w="0" w:type="auto"/>
        <w:jc w:val="center"/>
        <w:tblLook w:val="04A0" w:firstRow="1" w:lastRow="0" w:firstColumn="1" w:lastColumn="0" w:noHBand="0" w:noVBand="1"/>
      </w:tblPr>
      <w:tblGrid>
        <w:gridCol w:w="1202"/>
        <w:gridCol w:w="353"/>
        <w:gridCol w:w="875"/>
        <w:gridCol w:w="684"/>
        <w:gridCol w:w="542"/>
        <w:gridCol w:w="1238"/>
        <w:gridCol w:w="257"/>
        <w:gridCol w:w="89"/>
        <w:gridCol w:w="788"/>
        <w:gridCol w:w="1385"/>
        <w:gridCol w:w="237"/>
        <w:gridCol w:w="961"/>
        <w:gridCol w:w="919"/>
      </w:tblGrid>
      <w:tr w:rsidR="00E02EC7" w14:paraId="6B97B61E" w14:textId="77777777" w:rsidTr="00B03A10">
        <w:trPr>
          <w:trHeight w:val="699"/>
          <w:jc w:val="center"/>
        </w:trPr>
        <w:tc>
          <w:tcPr>
            <w:tcW w:w="9530" w:type="dxa"/>
            <w:gridSpan w:val="13"/>
          </w:tcPr>
          <w:p w14:paraId="57F12BAD" w14:textId="77777777" w:rsidR="00E02EC7" w:rsidRDefault="00E02EC7" w:rsidP="00E16A37">
            <w:pPr>
              <w:rPr>
                <w:b/>
              </w:rPr>
            </w:pPr>
            <w:r w:rsidRPr="00E94F88">
              <w:rPr>
                <w:rFonts w:hint="eastAsia"/>
                <w:b/>
              </w:rPr>
              <w:t>人员基本信息</w:t>
            </w:r>
          </w:p>
          <w:p w14:paraId="5A257F76" w14:textId="77777777" w:rsidR="00F01DBB" w:rsidRPr="00E94F88" w:rsidRDefault="00F01DBB" w:rsidP="00E16A37">
            <w:pPr>
              <w:rPr>
                <w:b/>
              </w:rPr>
            </w:pPr>
            <w:r w:rsidRPr="00F01DBB">
              <w:rPr>
                <w:b/>
              </w:rPr>
              <w:t>personal base information</w:t>
            </w:r>
          </w:p>
        </w:tc>
      </w:tr>
      <w:tr w:rsidR="004A2AAD" w14:paraId="5CC74578" w14:textId="77777777" w:rsidTr="00B03A10">
        <w:trPr>
          <w:trHeight w:val="699"/>
          <w:jc w:val="center"/>
        </w:trPr>
        <w:tc>
          <w:tcPr>
            <w:tcW w:w="3114" w:type="dxa"/>
            <w:gridSpan w:val="4"/>
            <w:shd w:val="clear" w:color="auto" w:fill="EAF1DD" w:themeFill="accent3" w:themeFillTint="33"/>
          </w:tcPr>
          <w:p w14:paraId="36329E73" w14:textId="77777777" w:rsidR="00336210" w:rsidRDefault="008D4120" w:rsidP="008D4120">
            <w:pPr>
              <w:rPr>
                <w:sz w:val="28"/>
                <w:szCs w:val="28"/>
              </w:rPr>
            </w:pPr>
            <w:r>
              <w:rPr>
                <w:rFonts w:hint="eastAsia"/>
                <w:sz w:val="28"/>
                <w:szCs w:val="28"/>
              </w:rPr>
              <w:t>工号</w:t>
            </w:r>
          </w:p>
          <w:p w14:paraId="4EF57DDD" w14:textId="77777777" w:rsidR="003F0D0E" w:rsidRPr="00336210" w:rsidRDefault="003F0D0E" w:rsidP="008D4120">
            <w:pPr>
              <w:rPr>
                <w:sz w:val="28"/>
                <w:szCs w:val="28"/>
              </w:rPr>
            </w:pPr>
            <w:r>
              <w:rPr>
                <w:rFonts w:hint="eastAsia"/>
                <w:sz w:val="28"/>
                <w:szCs w:val="28"/>
              </w:rPr>
              <w:t>S</w:t>
            </w:r>
            <w:r>
              <w:rPr>
                <w:sz w:val="28"/>
                <w:szCs w:val="28"/>
              </w:rPr>
              <w:t>taff NO.</w:t>
            </w:r>
          </w:p>
        </w:tc>
        <w:tc>
          <w:tcPr>
            <w:tcW w:w="2037" w:type="dxa"/>
            <w:gridSpan w:val="3"/>
          </w:tcPr>
          <w:p w14:paraId="3AEA6A31" w14:textId="77777777" w:rsidR="008D4120" w:rsidRPr="00AD05AC" w:rsidRDefault="008D4120" w:rsidP="008D4120">
            <w:pPr>
              <w:rPr>
                <w:b/>
                <w:sz w:val="21"/>
                <w:szCs w:val="21"/>
              </w:rPr>
            </w:pPr>
            <w:r w:rsidRPr="00AD05AC">
              <w:rPr>
                <w:rFonts w:hint="eastAsia"/>
                <w:b/>
                <w:sz w:val="21"/>
                <w:szCs w:val="21"/>
              </w:rPr>
              <w:t>ECHO</w:t>
            </w:r>
            <w:r w:rsidRPr="00AD05AC">
              <w:rPr>
                <w:rFonts w:hint="eastAsia"/>
                <w:b/>
                <w:sz w:val="21"/>
                <w:szCs w:val="21"/>
              </w:rPr>
              <w:t>抽取（按钮）</w:t>
            </w:r>
          </w:p>
        </w:tc>
        <w:tc>
          <w:tcPr>
            <w:tcW w:w="2499" w:type="dxa"/>
            <w:gridSpan w:val="4"/>
            <w:shd w:val="clear" w:color="auto" w:fill="EAF1DD" w:themeFill="accent3" w:themeFillTint="33"/>
          </w:tcPr>
          <w:p w14:paraId="4DF8AAA6" w14:textId="6902012A" w:rsidR="00336210" w:rsidRDefault="008D4120" w:rsidP="008D4120">
            <w:pPr>
              <w:rPr>
                <w:sz w:val="28"/>
                <w:szCs w:val="28"/>
              </w:rPr>
            </w:pPr>
            <w:r>
              <w:rPr>
                <w:rFonts w:hint="eastAsia"/>
                <w:sz w:val="28"/>
                <w:szCs w:val="28"/>
              </w:rPr>
              <w:t>姓名</w:t>
            </w:r>
            <w:r w:rsidR="004A2AAD">
              <w:rPr>
                <w:rFonts w:hint="eastAsia"/>
                <w:sz w:val="28"/>
                <w:szCs w:val="28"/>
              </w:rPr>
              <w:t>（中文）</w:t>
            </w:r>
          </w:p>
          <w:p w14:paraId="57B77BC5" w14:textId="77777777" w:rsidR="003F0D0E" w:rsidRPr="008D4120" w:rsidRDefault="003F0D0E" w:rsidP="008D4120">
            <w:pPr>
              <w:rPr>
                <w:sz w:val="28"/>
                <w:szCs w:val="28"/>
              </w:rPr>
            </w:pPr>
            <w:r>
              <w:rPr>
                <w:rFonts w:hint="eastAsia"/>
                <w:sz w:val="28"/>
                <w:szCs w:val="28"/>
              </w:rPr>
              <w:t>N</w:t>
            </w:r>
            <w:r>
              <w:rPr>
                <w:sz w:val="28"/>
                <w:szCs w:val="28"/>
              </w:rPr>
              <w:t>ame</w:t>
            </w:r>
          </w:p>
        </w:tc>
        <w:tc>
          <w:tcPr>
            <w:tcW w:w="1880" w:type="dxa"/>
            <w:gridSpan w:val="2"/>
          </w:tcPr>
          <w:p w14:paraId="351409C3" w14:textId="669369DC" w:rsidR="008D4120" w:rsidRDefault="00BE2D7D" w:rsidP="008D4120">
            <w:r>
              <w:rPr>
                <w:rFonts w:hint="eastAsia"/>
              </w:rPr>
              <w:t>E</w:t>
            </w:r>
            <w:r>
              <w:t>CHO</w:t>
            </w:r>
          </w:p>
        </w:tc>
      </w:tr>
      <w:tr w:rsidR="004A2AAD" w14:paraId="4ED2E206" w14:textId="77777777" w:rsidTr="00B03A10">
        <w:trPr>
          <w:trHeight w:val="699"/>
          <w:jc w:val="center"/>
        </w:trPr>
        <w:tc>
          <w:tcPr>
            <w:tcW w:w="3114" w:type="dxa"/>
            <w:gridSpan w:val="4"/>
            <w:shd w:val="clear" w:color="auto" w:fill="EAF1DD" w:themeFill="accent3" w:themeFillTint="33"/>
          </w:tcPr>
          <w:p w14:paraId="3444E0B0" w14:textId="77777777" w:rsidR="00E43338" w:rsidRDefault="00E43338" w:rsidP="008D4120">
            <w:pPr>
              <w:rPr>
                <w:sz w:val="28"/>
                <w:szCs w:val="28"/>
              </w:rPr>
            </w:pPr>
            <w:r>
              <w:rPr>
                <w:rFonts w:hint="eastAsia"/>
                <w:sz w:val="28"/>
                <w:szCs w:val="28"/>
              </w:rPr>
              <w:t>姓名（英文）</w:t>
            </w:r>
          </w:p>
          <w:p w14:paraId="45D3A375" w14:textId="7CF8B111" w:rsidR="00E43338" w:rsidRDefault="00E43338" w:rsidP="008D4120">
            <w:pPr>
              <w:rPr>
                <w:sz w:val="28"/>
                <w:szCs w:val="28"/>
              </w:rPr>
            </w:pPr>
            <w:r>
              <w:rPr>
                <w:sz w:val="28"/>
                <w:szCs w:val="28"/>
              </w:rPr>
              <w:t>N</w:t>
            </w:r>
            <w:r>
              <w:rPr>
                <w:rFonts w:hint="eastAsia"/>
                <w:sz w:val="28"/>
                <w:szCs w:val="28"/>
              </w:rPr>
              <w:t>ame</w:t>
            </w:r>
          </w:p>
        </w:tc>
        <w:tc>
          <w:tcPr>
            <w:tcW w:w="2037" w:type="dxa"/>
            <w:gridSpan w:val="3"/>
          </w:tcPr>
          <w:p w14:paraId="63329C30" w14:textId="34380B9D" w:rsidR="00E43338" w:rsidRPr="00AD05AC" w:rsidRDefault="00BE2D7D" w:rsidP="008D4120">
            <w:pPr>
              <w:rPr>
                <w:b/>
                <w:sz w:val="21"/>
                <w:szCs w:val="21"/>
              </w:rPr>
            </w:pPr>
            <w:r>
              <w:rPr>
                <w:rFonts w:hint="eastAsia"/>
                <w:b/>
                <w:sz w:val="21"/>
                <w:szCs w:val="21"/>
              </w:rPr>
              <w:t>E</w:t>
            </w:r>
            <w:r>
              <w:rPr>
                <w:b/>
                <w:sz w:val="21"/>
                <w:szCs w:val="21"/>
              </w:rPr>
              <w:t>CHO</w:t>
            </w:r>
          </w:p>
        </w:tc>
        <w:tc>
          <w:tcPr>
            <w:tcW w:w="2499" w:type="dxa"/>
            <w:gridSpan w:val="4"/>
            <w:shd w:val="clear" w:color="auto" w:fill="EAF1DD" w:themeFill="accent3" w:themeFillTint="33"/>
          </w:tcPr>
          <w:p w14:paraId="7774557B" w14:textId="77777777" w:rsidR="00E43338" w:rsidRDefault="00E43338" w:rsidP="008D4120">
            <w:pPr>
              <w:rPr>
                <w:sz w:val="28"/>
                <w:szCs w:val="28"/>
              </w:rPr>
            </w:pPr>
            <w:r>
              <w:rPr>
                <w:rFonts w:hint="eastAsia"/>
                <w:sz w:val="28"/>
                <w:szCs w:val="28"/>
              </w:rPr>
              <w:t>性别</w:t>
            </w:r>
          </w:p>
          <w:p w14:paraId="279ED1BA" w14:textId="3AA53F30" w:rsidR="00E43338" w:rsidRDefault="00E43338" w:rsidP="008D4120">
            <w:pPr>
              <w:rPr>
                <w:sz w:val="28"/>
                <w:szCs w:val="28"/>
              </w:rPr>
            </w:pPr>
            <w:r>
              <w:rPr>
                <w:rFonts w:hint="eastAsia"/>
                <w:sz w:val="28"/>
                <w:szCs w:val="28"/>
              </w:rPr>
              <w:t>S</w:t>
            </w:r>
            <w:r>
              <w:rPr>
                <w:sz w:val="28"/>
                <w:szCs w:val="28"/>
              </w:rPr>
              <w:t>EX</w:t>
            </w:r>
          </w:p>
        </w:tc>
        <w:tc>
          <w:tcPr>
            <w:tcW w:w="1880" w:type="dxa"/>
            <w:gridSpan w:val="2"/>
          </w:tcPr>
          <w:p w14:paraId="12E0A2D1" w14:textId="52ADC353" w:rsidR="00E43338" w:rsidRDefault="00BE2D7D" w:rsidP="008D4120">
            <w:r>
              <w:rPr>
                <w:rFonts w:hint="eastAsia"/>
              </w:rPr>
              <w:t>E</w:t>
            </w:r>
            <w:r>
              <w:t>CHO</w:t>
            </w:r>
          </w:p>
        </w:tc>
      </w:tr>
      <w:tr w:rsidR="00E820C5" w14:paraId="348ECCCB" w14:textId="77777777" w:rsidTr="00B03A10">
        <w:trPr>
          <w:trHeight w:val="699"/>
          <w:jc w:val="center"/>
        </w:trPr>
        <w:tc>
          <w:tcPr>
            <w:tcW w:w="3114" w:type="dxa"/>
            <w:gridSpan w:val="4"/>
            <w:shd w:val="clear" w:color="auto" w:fill="EAF1DD" w:themeFill="accent3" w:themeFillTint="33"/>
          </w:tcPr>
          <w:p w14:paraId="042855A4" w14:textId="77777777" w:rsidR="00E820C5" w:rsidRDefault="00E820C5" w:rsidP="00E820C5">
            <w:pPr>
              <w:rPr>
                <w:sz w:val="28"/>
                <w:szCs w:val="28"/>
              </w:rPr>
            </w:pPr>
            <w:r>
              <w:rPr>
                <w:rFonts w:hint="eastAsia"/>
                <w:sz w:val="28"/>
                <w:szCs w:val="28"/>
              </w:rPr>
              <w:t>英语水平</w:t>
            </w:r>
          </w:p>
          <w:p w14:paraId="60FC7583" w14:textId="1A6A1A32" w:rsidR="00E820C5" w:rsidRDefault="00E820C5" w:rsidP="00E820C5">
            <w:pPr>
              <w:rPr>
                <w:sz w:val="28"/>
                <w:szCs w:val="28"/>
              </w:rPr>
            </w:pPr>
            <w:r w:rsidRPr="003F0D0E">
              <w:rPr>
                <w:sz w:val="28"/>
                <w:szCs w:val="28"/>
              </w:rPr>
              <w:t>LV of English Test</w:t>
            </w:r>
          </w:p>
        </w:tc>
        <w:tc>
          <w:tcPr>
            <w:tcW w:w="2037" w:type="dxa"/>
            <w:gridSpan w:val="3"/>
          </w:tcPr>
          <w:p w14:paraId="5034FD8D" w14:textId="0BAA2E3B" w:rsidR="00E820C5" w:rsidRPr="00AD05AC" w:rsidRDefault="00BE2D7D" w:rsidP="008D4120">
            <w:pPr>
              <w:rPr>
                <w:b/>
                <w:sz w:val="21"/>
                <w:szCs w:val="21"/>
              </w:rPr>
            </w:pPr>
            <w:r>
              <w:rPr>
                <w:rFonts w:hint="eastAsia"/>
                <w:b/>
                <w:sz w:val="21"/>
                <w:szCs w:val="21"/>
              </w:rPr>
              <w:t>E</w:t>
            </w:r>
            <w:r>
              <w:rPr>
                <w:b/>
                <w:sz w:val="21"/>
                <w:szCs w:val="21"/>
              </w:rPr>
              <w:t>CHO</w:t>
            </w:r>
          </w:p>
        </w:tc>
        <w:tc>
          <w:tcPr>
            <w:tcW w:w="2499" w:type="dxa"/>
            <w:gridSpan w:val="4"/>
            <w:shd w:val="clear" w:color="auto" w:fill="EAF1DD" w:themeFill="accent3" w:themeFillTint="33"/>
          </w:tcPr>
          <w:p w14:paraId="03FD4228" w14:textId="77777777" w:rsidR="00E820C5" w:rsidRDefault="00E820C5" w:rsidP="00E820C5">
            <w:pPr>
              <w:rPr>
                <w:sz w:val="28"/>
                <w:szCs w:val="28"/>
              </w:rPr>
            </w:pPr>
            <w:r>
              <w:rPr>
                <w:rFonts w:hint="eastAsia"/>
                <w:sz w:val="28"/>
                <w:szCs w:val="28"/>
              </w:rPr>
              <w:t>进入山太时间</w:t>
            </w:r>
          </w:p>
          <w:p w14:paraId="1BEFF7B2" w14:textId="25DFA318" w:rsidR="00E820C5" w:rsidRDefault="00E820C5" w:rsidP="00E820C5">
            <w:pPr>
              <w:rPr>
                <w:sz w:val="28"/>
                <w:szCs w:val="28"/>
              </w:rPr>
            </w:pPr>
            <w:r w:rsidRPr="003F0D0E">
              <w:rPr>
                <w:sz w:val="28"/>
                <w:szCs w:val="28"/>
              </w:rPr>
              <w:t>Date Joined STAECO</w:t>
            </w:r>
          </w:p>
        </w:tc>
        <w:tc>
          <w:tcPr>
            <w:tcW w:w="1880" w:type="dxa"/>
            <w:gridSpan w:val="2"/>
          </w:tcPr>
          <w:p w14:paraId="5FFE2999" w14:textId="05528045" w:rsidR="00E820C5" w:rsidRDefault="00BE2D7D" w:rsidP="008D4120">
            <w:r>
              <w:rPr>
                <w:rFonts w:hint="eastAsia"/>
              </w:rPr>
              <w:t>E</w:t>
            </w:r>
            <w:r>
              <w:t>CHO</w:t>
            </w:r>
          </w:p>
        </w:tc>
      </w:tr>
      <w:tr w:rsidR="004A2AAD" w14:paraId="72C43C91" w14:textId="77777777" w:rsidTr="00B03A10">
        <w:trPr>
          <w:trHeight w:val="699"/>
          <w:jc w:val="center"/>
        </w:trPr>
        <w:tc>
          <w:tcPr>
            <w:tcW w:w="3114" w:type="dxa"/>
            <w:gridSpan w:val="4"/>
            <w:shd w:val="clear" w:color="auto" w:fill="EAF1DD" w:themeFill="accent3" w:themeFillTint="33"/>
          </w:tcPr>
          <w:p w14:paraId="2303F656" w14:textId="77777777" w:rsidR="00E820C5" w:rsidRDefault="00E820C5" w:rsidP="00E820C5">
            <w:pPr>
              <w:rPr>
                <w:sz w:val="28"/>
                <w:szCs w:val="28"/>
              </w:rPr>
            </w:pPr>
            <w:r>
              <w:rPr>
                <w:rFonts w:hint="eastAsia"/>
                <w:sz w:val="28"/>
                <w:szCs w:val="28"/>
              </w:rPr>
              <w:t>毕业院校</w:t>
            </w:r>
          </w:p>
          <w:p w14:paraId="7E0F570E" w14:textId="6A0DF876" w:rsidR="00E820C5" w:rsidRDefault="00E820C5" w:rsidP="00E820C5">
            <w:r w:rsidRPr="003F0D0E">
              <w:rPr>
                <w:sz w:val="28"/>
                <w:szCs w:val="28"/>
              </w:rPr>
              <w:t>graduate institutions</w:t>
            </w:r>
          </w:p>
        </w:tc>
        <w:tc>
          <w:tcPr>
            <w:tcW w:w="2037" w:type="dxa"/>
            <w:gridSpan w:val="3"/>
          </w:tcPr>
          <w:p w14:paraId="2D8BC0BA" w14:textId="305E8A6D" w:rsidR="008D4120" w:rsidRDefault="00BE2D7D" w:rsidP="008D4120">
            <w:r>
              <w:rPr>
                <w:rFonts w:hint="eastAsia"/>
              </w:rPr>
              <w:t>本人填写</w:t>
            </w:r>
          </w:p>
        </w:tc>
        <w:tc>
          <w:tcPr>
            <w:tcW w:w="2499" w:type="dxa"/>
            <w:gridSpan w:val="4"/>
            <w:shd w:val="clear" w:color="auto" w:fill="EAF1DD" w:themeFill="accent3" w:themeFillTint="33"/>
          </w:tcPr>
          <w:p w14:paraId="6CD38192" w14:textId="77777777" w:rsidR="00E820C5" w:rsidRDefault="00E820C5" w:rsidP="00E820C5">
            <w:pPr>
              <w:rPr>
                <w:sz w:val="28"/>
                <w:szCs w:val="28"/>
              </w:rPr>
            </w:pPr>
            <w:r>
              <w:rPr>
                <w:rFonts w:hint="eastAsia"/>
                <w:sz w:val="28"/>
                <w:szCs w:val="28"/>
              </w:rPr>
              <w:t>毕业专业</w:t>
            </w:r>
          </w:p>
          <w:p w14:paraId="338146B2" w14:textId="6326D05C" w:rsidR="003F0D0E" w:rsidRPr="00E820C5" w:rsidRDefault="00E820C5" w:rsidP="008D4120">
            <w:r w:rsidRPr="003F0D0E">
              <w:t>Graduated from the professional</w:t>
            </w:r>
          </w:p>
        </w:tc>
        <w:tc>
          <w:tcPr>
            <w:tcW w:w="1880" w:type="dxa"/>
            <w:gridSpan w:val="2"/>
          </w:tcPr>
          <w:p w14:paraId="0181FC99" w14:textId="22288E28" w:rsidR="008D4120" w:rsidRDefault="00BE2D7D" w:rsidP="008D4120">
            <w:r>
              <w:rPr>
                <w:rFonts w:hint="eastAsia"/>
              </w:rPr>
              <w:t>本人填写</w:t>
            </w:r>
          </w:p>
        </w:tc>
      </w:tr>
      <w:tr w:rsidR="004A2AAD" w14:paraId="4AAA8D75" w14:textId="77777777" w:rsidTr="00B03A10">
        <w:trPr>
          <w:trHeight w:val="699"/>
          <w:jc w:val="center"/>
        </w:trPr>
        <w:tc>
          <w:tcPr>
            <w:tcW w:w="3114" w:type="dxa"/>
            <w:gridSpan w:val="4"/>
            <w:shd w:val="clear" w:color="auto" w:fill="EAF1DD" w:themeFill="accent3" w:themeFillTint="33"/>
          </w:tcPr>
          <w:p w14:paraId="121AECD1" w14:textId="5DB93DC9" w:rsidR="00E820C5" w:rsidRDefault="00E820C5" w:rsidP="00E820C5">
            <w:pPr>
              <w:rPr>
                <w:sz w:val="28"/>
                <w:szCs w:val="28"/>
              </w:rPr>
            </w:pPr>
            <w:r>
              <w:rPr>
                <w:rFonts w:hint="eastAsia"/>
                <w:sz w:val="28"/>
                <w:szCs w:val="28"/>
              </w:rPr>
              <w:t>个人签名</w:t>
            </w:r>
          </w:p>
          <w:p w14:paraId="5B40ABA2" w14:textId="2DFBC9F2" w:rsidR="003F0D0E" w:rsidRDefault="00E820C5" w:rsidP="00E820C5">
            <w:r w:rsidRPr="00E43338">
              <w:rPr>
                <w:sz w:val="28"/>
                <w:szCs w:val="28"/>
              </w:rPr>
              <w:t>idiograph</w:t>
            </w:r>
          </w:p>
        </w:tc>
        <w:tc>
          <w:tcPr>
            <w:tcW w:w="2037" w:type="dxa"/>
            <w:gridSpan w:val="3"/>
          </w:tcPr>
          <w:p w14:paraId="5B053AE5" w14:textId="7DC5EBFE" w:rsidR="008D4120" w:rsidRDefault="00BE2D7D" w:rsidP="008D4120">
            <w:r>
              <w:rPr>
                <w:rFonts w:hint="eastAsia"/>
              </w:rPr>
              <w:t>图片上传</w:t>
            </w:r>
          </w:p>
        </w:tc>
        <w:tc>
          <w:tcPr>
            <w:tcW w:w="2499" w:type="dxa"/>
            <w:gridSpan w:val="4"/>
            <w:shd w:val="clear" w:color="auto" w:fill="EAF1DD" w:themeFill="accent3" w:themeFillTint="33"/>
          </w:tcPr>
          <w:p w14:paraId="72B1433F" w14:textId="77777777" w:rsidR="008D4120" w:rsidRDefault="008D4120" w:rsidP="008D4120">
            <w:pPr>
              <w:rPr>
                <w:sz w:val="28"/>
                <w:szCs w:val="28"/>
              </w:rPr>
            </w:pPr>
            <w:r>
              <w:rPr>
                <w:rFonts w:hint="eastAsia"/>
                <w:sz w:val="28"/>
                <w:szCs w:val="28"/>
              </w:rPr>
              <w:t>个人照片</w:t>
            </w:r>
          </w:p>
          <w:p w14:paraId="156DC2D9" w14:textId="77777777" w:rsidR="003F0D0E" w:rsidRPr="008D4120" w:rsidRDefault="003F0D0E" w:rsidP="008D4120">
            <w:pPr>
              <w:rPr>
                <w:sz w:val="28"/>
                <w:szCs w:val="28"/>
              </w:rPr>
            </w:pPr>
            <w:r w:rsidRPr="003F0D0E">
              <w:rPr>
                <w:sz w:val="28"/>
                <w:szCs w:val="28"/>
              </w:rPr>
              <w:t>personal photo</w:t>
            </w:r>
          </w:p>
        </w:tc>
        <w:tc>
          <w:tcPr>
            <w:tcW w:w="1880" w:type="dxa"/>
            <w:gridSpan w:val="2"/>
          </w:tcPr>
          <w:p w14:paraId="2ED8B528" w14:textId="77777777" w:rsidR="008D4120" w:rsidRDefault="008D4120" w:rsidP="008D4120">
            <w:r>
              <w:rPr>
                <w:rFonts w:hint="eastAsia"/>
                <w:sz w:val="28"/>
                <w:szCs w:val="28"/>
              </w:rPr>
              <w:t>图片上传</w:t>
            </w:r>
          </w:p>
        </w:tc>
      </w:tr>
      <w:tr w:rsidR="004A2AAD" w14:paraId="6706AC6C" w14:textId="77777777" w:rsidTr="00B03A10">
        <w:trPr>
          <w:trHeight w:val="699"/>
          <w:jc w:val="center"/>
        </w:trPr>
        <w:tc>
          <w:tcPr>
            <w:tcW w:w="3114" w:type="dxa"/>
            <w:gridSpan w:val="4"/>
            <w:shd w:val="clear" w:color="auto" w:fill="EAF1DD" w:themeFill="accent3" w:themeFillTint="33"/>
          </w:tcPr>
          <w:p w14:paraId="7C508AE2" w14:textId="77777777" w:rsidR="00E820C5" w:rsidRDefault="00E820C5" w:rsidP="00E820C5">
            <w:pPr>
              <w:rPr>
                <w:sz w:val="28"/>
                <w:szCs w:val="28"/>
              </w:rPr>
            </w:pPr>
            <w:r>
              <w:rPr>
                <w:rFonts w:hint="eastAsia"/>
                <w:sz w:val="28"/>
                <w:szCs w:val="28"/>
              </w:rPr>
              <w:t>个人联系方式</w:t>
            </w:r>
          </w:p>
          <w:p w14:paraId="342756D9" w14:textId="38ED0793" w:rsidR="00E43338" w:rsidRDefault="00E820C5" w:rsidP="00E820C5">
            <w:pPr>
              <w:rPr>
                <w:sz w:val="28"/>
                <w:szCs w:val="28"/>
              </w:rPr>
            </w:pPr>
            <w:r w:rsidRPr="003F0D0E">
              <w:rPr>
                <w:sz w:val="28"/>
                <w:szCs w:val="28"/>
              </w:rPr>
              <w:t>personage contact information</w:t>
            </w:r>
          </w:p>
        </w:tc>
        <w:tc>
          <w:tcPr>
            <w:tcW w:w="2037" w:type="dxa"/>
            <w:gridSpan w:val="3"/>
          </w:tcPr>
          <w:p w14:paraId="643BA237" w14:textId="4B70AED7" w:rsidR="008D4120" w:rsidRDefault="00BE2D7D" w:rsidP="008D4120">
            <w:r>
              <w:rPr>
                <w:rFonts w:hint="eastAsia"/>
              </w:rPr>
              <w:t>本人填写</w:t>
            </w:r>
          </w:p>
        </w:tc>
        <w:tc>
          <w:tcPr>
            <w:tcW w:w="2499" w:type="dxa"/>
            <w:gridSpan w:val="4"/>
            <w:shd w:val="clear" w:color="auto" w:fill="EAF1DD" w:themeFill="accent3" w:themeFillTint="33"/>
          </w:tcPr>
          <w:p w14:paraId="5ECAFA96" w14:textId="77777777" w:rsidR="008D4120" w:rsidRDefault="008D4120" w:rsidP="008D4120">
            <w:pPr>
              <w:rPr>
                <w:sz w:val="28"/>
                <w:szCs w:val="28"/>
              </w:rPr>
            </w:pPr>
            <w:r>
              <w:rPr>
                <w:rFonts w:hint="eastAsia"/>
                <w:sz w:val="28"/>
                <w:szCs w:val="28"/>
              </w:rPr>
              <w:t>个人邮箱</w:t>
            </w:r>
          </w:p>
          <w:p w14:paraId="2BFC27D5" w14:textId="77777777" w:rsidR="003F0D0E" w:rsidRDefault="003F0D0E" w:rsidP="00CC4EBD">
            <w:pPr>
              <w:rPr>
                <w:sz w:val="28"/>
                <w:szCs w:val="28"/>
              </w:rPr>
            </w:pPr>
            <w:r w:rsidRPr="003F0D0E">
              <w:rPr>
                <w:sz w:val="28"/>
                <w:szCs w:val="28"/>
              </w:rPr>
              <w:t>personal mailbox</w:t>
            </w:r>
          </w:p>
        </w:tc>
        <w:tc>
          <w:tcPr>
            <w:tcW w:w="1880" w:type="dxa"/>
            <w:gridSpan w:val="2"/>
          </w:tcPr>
          <w:p w14:paraId="0390D9F8" w14:textId="69C94DF1" w:rsidR="008D4120" w:rsidRDefault="00BE2D7D" w:rsidP="008D4120">
            <w:r>
              <w:rPr>
                <w:rFonts w:hint="eastAsia"/>
              </w:rPr>
              <w:t>本人填写</w:t>
            </w:r>
          </w:p>
        </w:tc>
      </w:tr>
      <w:tr w:rsidR="004A2AAD" w14:paraId="08F75A06" w14:textId="77777777" w:rsidTr="00B03A10">
        <w:trPr>
          <w:trHeight w:val="699"/>
          <w:jc w:val="center"/>
        </w:trPr>
        <w:tc>
          <w:tcPr>
            <w:tcW w:w="3114" w:type="dxa"/>
            <w:gridSpan w:val="4"/>
            <w:shd w:val="clear" w:color="auto" w:fill="EAF1DD" w:themeFill="accent3" w:themeFillTint="33"/>
          </w:tcPr>
          <w:p w14:paraId="32EA1F78" w14:textId="77777777" w:rsidR="00E43338" w:rsidRDefault="00E43338" w:rsidP="008D4120">
            <w:pPr>
              <w:rPr>
                <w:sz w:val="28"/>
                <w:szCs w:val="28"/>
              </w:rPr>
            </w:pPr>
            <w:r>
              <w:rPr>
                <w:rFonts w:hint="eastAsia"/>
                <w:sz w:val="28"/>
                <w:szCs w:val="28"/>
              </w:rPr>
              <w:t>维修积分</w:t>
            </w:r>
          </w:p>
          <w:p w14:paraId="62488321" w14:textId="30AD4DD6" w:rsidR="00E43338" w:rsidRDefault="00E43338" w:rsidP="008D4120">
            <w:pPr>
              <w:rPr>
                <w:sz w:val="28"/>
                <w:szCs w:val="28"/>
              </w:rPr>
            </w:pPr>
            <w:r w:rsidRPr="00E43338">
              <w:rPr>
                <w:sz w:val="28"/>
                <w:szCs w:val="28"/>
              </w:rPr>
              <w:t>Maintenance of integral</w:t>
            </w:r>
          </w:p>
        </w:tc>
        <w:tc>
          <w:tcPr>
            <w:tcW w:w="2037" w:type="dxa"/>
            <w:gridSpan w:val="3"/>
          </w:tcPr>
          <w:p w14:paraId="12DB64C8" w14:textId="1BFF456F" w:rsidR="00E43338" w:rsidRDefault="00BE2D7D" w:rsidP="008D4120">
            <w:r>
              <w:rPr>
                <w:rFonts w:hint="eastAsia"/>
              </w:rPr>
              <w:t>系统识别</w:t>
            </w:r>
          </w:p>
        </w:tc>
        <w:tc>
          <w:tcPr>
            <w:tcW w:w="2499" w:type="dxa"/>
            <w:gridSpan w:val="4"/>
            <w:shd w:val="clear" w:color="auto" w:fill="EAF1DD" w:themeFill="accent3" w:themeFillTint="33"/>
          </w:tcPr>
          <w:p w14:paraId="3024EB9E" w14:textId="77777777" w:rsidR="00E43338" w:rsidRDefault="00E43338" w:rsidP="008D4120">
            <w:pPr>
              <w:rPr>
                <w:sz w:val="28"/>
                <w:szCs w:val="28"/>
              </w:rPr>
            </w:pPr>
            <w:r>
              <w:rPr>
                <w:rFonts w:hint="eastAsia"/>
                <w:sz w:val="28"/>
                <w:szCs w:val="28"/>
              </w:rPr>
              <w:t>诚信积分</w:t>
            </w:r>
          </w:p>
          <w:p w14:paraId="05B5FBB7" w14:textId="2715E9AE" w:rsidR="00E43338" w:rsidRDefault="00E43338" w:rsidP="008D4120">
            <w:pPr>
              <w:rPr>
                <w:sz w:val="28"/>
                <w:szCs w:val="28"/>
              </w:rPr>
            </w:pPr>
            <w:r w:rsidRPr="00E43338">
              <w:rPr>
                <w:sz w:val="28"/>
                <w:szCs w:val="28"/>
              </w:rPr>
              <w:t>Integrity of integral</w:t>
            </w:r>
          </w:p>
        </w:tc>
        <w:tc>
          <w:tcPr>
            <w:tcW w:w="1880" w:type="dxa"/>
            <w:gridSpan w:val="2"/>
          </w:tcPr>
          <w:p w14:paraId="318651A8" w14:textId="682DADC9" w:rsidR="00E43338" w:rsidRDefault="00BE2D7D" w:rsidP="008D4120">
            <w:r>
              <w:rPr>
                <w:rFonts w:hint="eastAsia"/>
              </w:rPr>
              <w:t>系统识别</w:t>
            </w:r>
          </w:p>
        </w:tc>
      </w:tr>
      <w:tr w:rsidR="00B03A10" w14:paraId="1B14F71A" w14:textId="77777777" w:rsidTr="00B03A10">
        <w:trPr>
          <w:trHeight w:val="699"/>
          <w:jc w:val="center"/>
        </w:trPr>
        <w:tc>
          <w:tcPr>
            <w:tcW w:w="3114" w:type="dxa"/>
            <w:gridSpan w:val="4"/>
            <w:shd w:val="clear" w:color="auto" w:fill="EAF1DD" w:themeFill="accent3" w:themeFillTint="33"/>
          </w:tcPr>
          <w:p w14:paraId="547CD15A" w14:textId="2C249FB4" w:rsidR="00B03A10" w:rsidRDefault="00B03A10" w:rsidP="00B03A10">
            <w:pPr>
              <w:tabs>
                <w:tab w:val="center" w:pos="1225"/>
              </w:tabs>
              <w:rPr>
                <w:sz w:val="28"/>
                <w:szCs w:val="28"/>
              </w:rPr>
            </w:pPr>
            <w:r>
              <w:rPr>
                <w:rFonts w:hint="eastAsia"/>
                <w:sz w:val="28"/>
                <w:szCs w:val="28"/>
              </w:rPr>
              <w:t>部门代码</w:t>
            </w:r>
          </w:p>
          <w:p w14:paraId="5BF19366" w14:textId="5378458E" w:rsidR="00B03A10" w:rsidRDefault="00B03A10" w:rsidP="00B03A10">
            <w:pPr>
              <w:tabs>
                <w:tab w:val="center" w:pos="1225"/>
              </w:tabs>
              <w:rPr>
                <w:sz w:val="28"/>
                <w:szCs w:val="28"/>
              </w:rPr>
            </w:pPr>
            <w:r w:rsidRPr="00C40E3A">
              <w:rPr>
                <w:sz w:val="28"/>
                <w:szCs w:val="28"/>
              </w:rPr>
              <w:t>department</w:t>
            </w:r>
          </w:p>
        </w:tc>
        <w:tc>
          <w:tcPr>
            <w:tcW w:w="2037" w:type="dxa"/>
            <w:gridSpan w:val="3"/>
          </w:tcPr>
          <w:p w14:paraId="5DB08AA4" w14:textId="6E5A2689" w:rsidR="00B03A10" w:rsidRDefault="00B03A10" w:rsidP="00B03A10">
            <w:r>
              <w:rPr>
                <w:rFonts w:hint="eastAsia"/>
              </w:rPr>
              <w:t>E</w:t>
            </w:r>
            <w:r>
              <w:t>CHO</w:t>
            </w:r>
          </w:p>
        </w:tc>
        <w:tc>
          <w:tcPr>
            <w:tcW w:w="2499" w:type="dxa"/>
            <w:gridSpan w:val="4"/>
            <w:shd w:val="clear" w:color="auto" w:fill="EAF1DD" w:themeFill="accent3" w:themeFillTint="33"/>
          </w:tcPr>
          <w:p w14:paraId="58C3A692" w14:textId="2013053F" w:rsidR="00B03A10" w:rsidRDefault="00B03A10" w:rsidP="00B03A10">
            <w:pPr>
              <w:tabs>
                <w:tab w:val="center" w:pos="1225"/>
              </w:tabs>
              <w:rPr>
                <w:sz w:val="28"/>
                <w:szCs w:val="28"/>
              </w:rPr>
            </w:pPr>
          </w:p>
        </w:tc>
        <w:tc>
          <w:tcPr>
            <w:tcW w:w="1880" w:type="dxa"/>
            <w:gridSpan w:val="2"/>
          </w:tcPr>
          <w:p w14:paraId="64DA0594" w14:textId="48114CF3" w:rsidR="00B03A10" w:rsidRDefault="00B03A10" w:rsidP="00B03A10"/>
        </w:tc>
      </w:tr>
      <w:tr w:rsidR="00D01077" w14:paraId="0A04D6CD" w14:textId="77777777" w:rsidTr="00D01077">
        <w:trPr>
          <w:trHeight w:val="699"/>
          <w:jc w:val="center"/>
        </w:trPr>
        <w:tc>
          <w:tcPr>
            <w:tcW w:w="9530" w:type="dxa"/>
            <w:gridSpan w:val="13"/>
            <w:shd w:val="clear" w:color="auto" w:fill="FFFFFF" w:themeFill="background1"/>
          </w:tcPr>
          <w:p w14:paraId="32733D56" w14:textId="77DEC1B7" w:rsidR="00D01077" w:rsidRPr="007D3E84" w:rsidRDefault="00D01077" w:rsidP="00B03A10">
            <w:r w:rsidRPr="007D3E84">
              <w:rPr>
                <w:rFonts w:hint="eastAsia"/>
              </w:rPr>
              <w:t>质量工程师（维护）</w:t>
            </w:r>
          </w:p>
        </w:tc>
      </w:tr>
      <w:tr w:rsidR="00B03A10" w14:paraId="0E702D66" w14:textId="77777777" w:rsidTr="00B03A10">
        <w:trPr>
          <w:trHeight w:val="699"/>
          <w:jc w:val="center"/>
        </w:trPr>
        <w:tc>
          <w:tcPr>
            <w:tcW w:w="3114" w:type="dxa"/>
            <w:gridSpan w:val="4"/>
            <w:shd w:val="clear" w:color="auto" w:fill="EAF1DD" w:themeFill="accent3" w:themeFillTint="33"/>
          </w:tcPr>
          <w:p w14:paraId="42DCE512" w14:textId="7407A8DB" w:rsidR="00B03A10" w:rsidRPr="007D3E84" w:rsidRDefault="00B03A10" w:rsidP="00B03A10">
            <w:pPr>
              <w:rPr>
                <w:sz w:val="28"/>
                <w:szCs w:val="28"/>
              </w:rPr>
            </w:pPr>
            <w:r w:rsidRPr="007D3E84">
              <w:rPr>
                <w:rFonts w:hint="eastAsia"/>
                <w:sz w:val="28"/>
                <w:szCs w:val="28"/>
              </w:rPr>
              <w:t>执照津贴</w:t>
            </w:r>
          </w:p>
          <w:p w14:paraId="35B5F17D" w14:textId="2F4CBBBB" w:rsidR="00B03A10" w:rsidRPr="007D3E84" w:rsidRDefault="00B03A10" w:rsidP="00B03A10">
            <w:pPr>
              <w:tabs>
                <w:tab w:val="center" w:pos="1225"/>
              </w:tabs>
              <w:rPr>
                <w:sz w:val="28"/>
                <w:szCs w:val="28"/>
              </w:rPr>
            </w:pPr>
            <w:r w:rsidRPr="007D3E84">
              <w:rPr>
                <w:rFonts w:hint="eastAsia"/>
                <w:sz w:val="28"/>
                <w:szCs w:val="28"/>
              </w:rPr>
              <w:t>I</w:t>
            </w:r>
            <w:r w:rsidRPr="007D3E84">
              <w:rPr>
                <w:sz w:val="28"/>
                <w:szCs w:val="28"/>
              </w:rPr>
              <w:t>S License allowance</w:t>
            </w:r>
          </w:p>
        </w:tc>
        <w:tc>
          <w:tcPr>
            <w:tcW w:w="2037" w:type="dxa"/>
            <w:gridSpan w:val="3"/>
          </w:tcPr>
          <w:p w14:paraId="1FFE070D" w14:textId="2BCBE28A" w:rsidR="00B03A10" w:rsidRPr="007D3E84" w:rsidRDefault="00792612" w:rsidP="00B03A10">
            <w:r w:rsidRPr="007D3E84">
              <w:rPr>
                <w:rFonts w:hint="eastAsia"/>
                <w:sz w:val="28"/>
                <w:szCs w:val="28"/>
              </w:rPr>
              <w:t>选择（有</w:t>
            </w:r>
            <w:r w:rsidRPr="007D3E84">
              <w:rPr>
                <w:rFonts w:hint="eastAsia"/>
                <w:sz w:val="28"/>
                <w:szCs w:val="28"/>
              </w:rPr>
              <w:t>/</w:t>
            </w:r>
            <w:r w:rsidRPr="007D3E84">
              <w:rPr>
                <w:rFonts w:hint="eastAsia"/>
                <w:sz w:val="28"/>
                <w:szCs w:val="28"/>
              </w:rPr>
              <w:t>无）</w:t>
            </w:r>
          </w:p>
        </w:tc>
        <w:tc>
          <w:tcPr>
            <w:tcW w:w="2499" w:type="dxa"/>
            <w:gridSpan w:val="4"/>
            <w:shd w:val="clear" w:color="auto" w:fill="EAF1DD" w:themeFill="accent3" w:themeFillTint="33"/>
          </w:tcPr>
          <w:p w14:paraId="6F6151DD" w14:textId="77777777" w:rsidR="00B03A10" w:rsidRPr="007D3E84" w:rsidRDefault="00B03A10" w:rsidP="00B03A10">
            <w:pPr>
              <w:rPr>
                <w:sz w:val="28"/>
                <w:szCs w:val="28"/>
              </w:rPr>
            </w:pPr>
          </w:p>
        </w:tc>
        <w:tc>
          <w:tcPr>
            <w:tcW w:w="1880" w:type="dxa"/>
            <w:gridSpan w:val="2"/>
          </w:tcPr>
          <w:p w14:paraId="038E8AD1" w14:textId="77777777" w:rsidR="00B03A10" w:rsidRPr="007D3E84" w:rsidRDefault="00B03A10" w:rsidP="00B03A10"/>
        </w:tc>
      </w:tr>
      <w:tr w:rsidR="004A2AAD" w14:paraId="50E973B0" w14:textId="77777777" w:rsidTr="005B165D">
        <w:trPr>
          <w:trHeight w:val="42"/>
          <w:jc w:val="center"/>
        </w:trPr>
        <w:tc>
          <w:tcPr>
            <w:tcW w:w="3114" w:type="dxa"/>
            <w:gridSpan w:val="4"/>
            <w:shd w:val="clear" w:color="auto" w:fill="EAF1DD" w:themeFill="accent3" w:themeFillTint="33"/>
          </w:tcPr>
          <w:p w14:paraId="0AB495D0" w14:textId="77777777" w:rsidR="00C40E3A" w:rsidRPr="007D3E84" w:rsidRDefault="00C40E3A" w:rsidP="00C40E3A">
            <w:pPr>
              <w:tabs>
                <w:tab w:val="center" w:pos="1225"/>
                <w:tab w:val="right" w:pos="2451"/>
              </w:tabs>
              <w:rPr>
                <w:sz w:val="28"/>
                <w:szCs w:val="28"/>
              </w:rPr>
            </w:pPr>
            <w:r w:rsidRPr="007D3E84">
              <w:rPr>
                <w:rFonts w:hint="eastAsia"/>
                <w:sz w:val="28"/>
                <w:szCs w:val="28"/>
              </w:rPr>
              <w:t>授权专业</w:t>
            </w:r>
            <w:r w:rsidRPr="007D3E84">
              <w:rPr>
                <w:sz w:val="28"/>
                <w:szCs w:val="28"/>
              </w:rPr>
              <w:tab/>
            </w:r>
          </w:p>
          <w:p w14:paraId="1B1294A8" w14:textId="4CE3F4E0" w:rsidR="00C40E3A" w:rsidRPr="007D3E84" w:rsidRDefault="00C40E3A" w:rsidP="00C40E3A">
            <w:pPr>
              <w:rPr>
                <w:sz w:val="28"/>
                <w:szCs w:val="28"/>
              </w:rPr>
            </w:pPr>
            <w:r w:rsidRPr="007D3E84">
              <w:rPr>
                <w:sz w:val="28"/>
                <w:szCs w:val="28"/>
              </w:rPr>
              <w:t>Authorized professional</w:t>
            </w:r>
          </w:p>
        </w:tc>
        <w:tc>
          <w:tcPr>
            <w:tcW w:w="2037" w:type="dxa"/>
            <w:gridSpan w:val="3"/>
          </w:tcPr>
          <w:p w14:paraId="32DDB6CA" w14:textId="434054B2" w:rsidR="00C40E3A" w:rsidRPr="007D3E84" w:rsidRDefault="00792612" w:rsidP="00D01077">
            <w:r w:rsidRPr="007D3E84">
              <w:rPr>
                <w:rFonts w:hint="eastAsia"/>
              </w:rPr>
              <w:t>选择</w:t>
            </w:r>
          </w:p>
        </w:tc>
        <w:tc>
          <w:tcPr>
            <w:tcW w:w="2499" w:type="dxa"/>
            <w:gridSpan w:val="4"/>
            <w:shd w:val="clear" w:color="auto" w:fill="EAF1DD" w:themeFill="accent3" w:themeFillTint="33"/>
          </w:tcPr>
          <w:p w14:paraId="0CDC9328" w14:textId="77777777" w:rsidR="00C40E3A" w:rsidRPr="007D3E84" w:rsidRDefault="00C40E3A" w:rsidP="00C40E3A">
            <w:pPr>
              <w:rPr>
                <w:sz w:val="28"/>
                <w:szCs w:val="28"/>
              </w:rPr>
            </w:pPr>
            <w:r w:rsidRPr="007D3E84">
              <w:rPr>
                <w:rFonts w:hint="eastAsia"/>
                <w:sz w:val="28"/>
                <w:szCs w:val="28"/>
              </w:rPr>
              <w:t>授权印章</w:t>
            </w:r>
          </w:p>
          <w:p w14:paraId="6386BEBE" w14:textId="77777777" w:rsidR="00C40E3A" w:rsidRPr="007D3E84" w:rsidRDefault="00C40E3A" w:rsidP="00C40E3A">
            <w:pPr>
              <w:rPr>
                <w:sz w:val="28"/>
                <w:szCs w:val="28"/>
              </w:rPr>
            </w:pPr>
            <w:r w:rsidRPr="007D3E84">
              <w:rPr>
                <w:sz w:val="28"/>
                <w:szCs w:val="28"/>
              </w:rPr>
              <w:t>Authorized stamp</w:t>
            </w:r>
          </w:p>
          <w:p w14:paraId="7EBA4157" w14:textId="15855E9D" w:rsidR="00C40E3A" w:rsidRPr="007D3E84" w:rsidRDefault="00C40E3A" w:rsidP="00C40E3A">
            <w:pPr>
              <w:rPr>
                <w:sz w:val="28"/>
                <w:szCs w:val="28"/>
              </w:rPr>
            </w:pPr>
          </w:p>
        </w:tc>
        <w:tc>
          <w:tcPr>
            <w:tcW w:w="1880" w:type="dxa"/>
            <w:gridSpan w:val="2"/>
          </w:tcPr>
          <w:p w14:paraId="4A699E44" w14:textId="7B18A446" w:rsidR="00C40E3A" w:rsidRPr="007D3E84" w:rsidRDefault="00C40E3A" w:rsidP="008D4120"/>
        </w:tc>
      </w:tr>
      <w:tr w:rsidR="004A2AAD" w14:paraId="1EF0E1F1" w14:textId="77777777" w:rsidTr="00B03A10">
        <w:trPr>
          <w:trHeight w:val="699"/>
          <w:jc w:val="center"/>
        </w:trPr>
        <w:tc>
          <w:tcPr>
            <w:tcW w:w="3114" w:type="dxa"/>
            <w:gridSpan w:val="4"/>
            <w:shd w:val="clear" w:color="auto" w:fill="EAF1DD" w:themeFill="accent3" w:themeFillTint="33"/>
          </w:tcPr>
          <w:p w14:paraId="6BB67883" w14:textId="77777777" w:rsidR="00C40E3A" w:rsidRPr="007D3E84" w:rsidRDefault="00C40E3A" w:rsidP="008D4120">
            <w:pPr>
              <w:rPr>
                <w:sz w:val="28"/>
                <w:szCs w:val="28"/>
              </w:rPr>
            </w:pPr>
            <w:r w:rsidRPr="007D3E84">
              <w:rPr>
                <w:rFonts w:hint="eastAsia"/>
                <w:sz w:val="28"/>
                <w:szCs w:val="28"/>
              </w:rPr>
              <w:t>授权专业</w:t>
            </w:r>
            <w:r w:rsidRPr="007D3E84">
              <w:rPr>
                <w:rFonts w:hint="eastAsia"/>
                <w:sz w:val="28"/>
                <w:szCs w:val="28"/>
              </w:rPr>
              <w:t>2</w:t>
            </w:r>
          </w:p>
          <w:p w14:paraId="38570301" w14:textId="04DBD0E3" w:rsidR="00C40E3A" w:rsidRPr="007D3E84" w:rsidRDefault="00C40E3A" w:rsidP="008D4120">
            <w:pPr>
              <w:rPr>
                <w:sz w:val="28"/>
                <w:szCs w:val="28"/>
              </w:rPr>
            </w:pPr>
            <w:r w:rsidRPr="007D3E84">
              <w:rPr>
                <w:sz w:val="28"/>
                <w:szCs w:val="28"/>
              </w:rPr>
              <w:t>Authorized professional-2</w:t>
            </w:r>
          </w:p>
        </w:tc>
        <w:tc>
          <w:tcPr>
            <w:tcW w:w="2037" w:type="dxa"/>
            <w:gridSpan w:val="3"/>
          </w:tcPr>
          <w:p w14:paraId="7D1B066A" w14:textId="24D75151" w:rsidR="00C40E3A" w:rsidRPr="007D3E84" w:rsidRDefault="00792612" w:rsidP="008D4120">
            <w:r w:rsidRPr="007D3E84">
              <w:rPr>
                <w:rFonts w:hint="eastAsia"/>
              </w:rPr>
              <w:t>选择</w:t>
            </w:r>
          </w:p>
        </w:tc>
        <w:tc>
          <w:tcPr>
            <w:tcW w:w="2499" w:type="dxa"/>
            <w:gridSpan w:val="4"/>
            <w:shd w:val="clear" w:color="auto" w:fill="EAF1DD" w:themeFill="accent3" w:themeFillTint="33"/>
          </w:tcPr>
          <w:p w14:paraId="5BD7A750" w14:textId="77777777" w:rsidR="00C40E3A" w:rsidRPr="007D3E84" w:rsidRDefault="00C40E3A" w:rsidP="00C40E3A">
            <w:pPr>
              <w:tabs>
                <w:tab w:val="center" w:pos="1225"/>
                <w:tab w:val="right" w:pos="2451"/>
              </w:tabs>
              <w:rPr>
                <w:sz w:val="28"/>
                <w:szCs w:val="28"/>
              </w:rPr>
            </w:pPr>
            <w:r w:rsidRPr="007D3E84">
              <w:rPr>
                <w:rFonts w:hint="eastAsia"/>
                <w:sz w:val="28"/>
                <w:szCs w:val="28"/>
              </w:rPr>
              <w:t>授权印章</w:t>
            </w:r>
            <w:r w:rsidRPr="007D3E84">
              <w:rPr>
                <w:rFonts w:hint="eastAsia"/>
                <w:sz w:val="28"/>
                <w:szCs w:val="28"/>
              </w:rPr>
              <w:t>2</w:t>
            </w:r>
          </w:p>
          <w:p w14:paraId="10D21489" w14:textId="23AD1011" w:rsidR="00C40E3A" w:rsidRPr="007D3E84" w:rsidRDefault="00C40E3A" w:rsidP="00C40E3A">
            <w:pPr>
              <w:rPr>
                <w:sz w:val="28"/>
                <w:szCs w:val="28"/>
              </w:rPr>
            </w:pPr>
            <w:r w:rsidRPr="007D3E84">
              <w:rPr>
                <w:sz w:val="28"/>
                <w:szCs w:val="28"/>
              </w:rPr>
              <w:t>Authorized stamp-2</w:t>
            </w:r>
          </w:p>
        </w:tc>
        <w:tc>
          <w:tcPr>
            <w:tcW w:w="1880" w:type="dxa"/>
            <w:gridSpan w:val="2"/>
          </w:tcPr>
          <w:p w14:paraId="666A8157" w14:textId="1D705FD1" w:rsidR="00C40E3A" w:rsidRPr="007D3E84" w:rsidRDefault="00C40E3A" w:rsidP="008D4120"/>
        </w:tc>
      </w:tr>
      <w:tr w:rsidR="008D4120" w14:paraId="141A2564" w14:textId="77777777" w:rsidTr="00B03A10">
        <w:trPr>
          <w:trHeight w:val="657"/>
          <w:jc w:val="center"/>
        </w:trPr>
        <w:tc>
          <w:tcPr>
            <w:tcW w:w="9530" w:type="dxa"/>
            <w:gridSpan w:val="13"/>
          </w:tcPr>
          <w:p w14:paraId="730391E3" w14:textId="77777777" w:rsidR="008D4120" w:rsidRDefault="008D4120" w:rsidP="008D4120">
            <w:pPr>
              <w:rPr>
                <w:b/>
              </w:rPr>
            </w:pPr>
            <w:r w:rsidRPr="00E94F88">
              <w:rPr>
                <w:rFonts w:hint="eastAsia"/>
                <w:b/>
              </w:rPr>
              <w:t>人员执照信息</w:t>
            </w:r>
          </w:p>
          <w:p w14:paraId="6B00ADD8" w14:textId="77777777" w:rsidR="00F01DBB" w:rsidRPr="00E94F88" w:rsidRDefault="00F01DBB" w:rsidP="008D4120">
            <w:pPr>
              <w:rPr>
                <w:b/>
              </w:rPr>
            </w:pPr>
            <w:r w:rsidRPr="00F01DBB">
              <w:rPr>
                <w:b/>
              </w:rPr>
              <w:t>Personnel license information</w:t>
            </w:r>
          </w:p>
        </w:tc>
      </w:tr>
      <w:tr w:rsidR="00BE2D7D" w14:paraId="1F33DF7A" w14:textId="77777777" w:rsidTr="00B03A10">
        <w:trPr>
          <w:trHeight w:val="657"/>
          <w:jc w:val="center"/>
        </w:trPr>
        <w:tc>
          <w:tcPr>
            <w:tcW w:w="1555" w:type="dxa"/>
            <w:gridSpan w:val="2"/>
            <w:shd w:val="clear" w:color="auto" w:fill="EAF1DD" w:themeFill="accent3" w:themeFillTint="33"/>
          </w:tcPr>
          <w:p w14:paraId="68044C1D" w14:textId="77777777" w:rsidR="00BE2D7D" w:rsidRDefault="00BE2D7D" w:rsidP="00BE2D7D">
            <w:pPr>
              <w:rPr>
                <w:sz w:val="28"/>
                <w:szCs w:val="28"/>
              </w:rPr>
            </w:pPr>
            <w:r>
              <w:rPr>
                <w:rFonts w:hint="eastAsia"/>
                <w:sz w:val="28"/>
                <w:szCs w:val="28"/>
              </w:rPr>
              <w:t>执照类型</w:t>
            </w:r>
          </w:p>
          <w:p w14:paraId="43BE3178" w14:textId="07E8F20B" w:rsidR="00BE2D7D" w:rsidRDefault="00BE2D7D" w:rsidP="00BE2D7D">
            <w:r w:rsidRPr="003F0D0E">
              <w:t>License type</w:t>
            </w:r>
          </w:p>
        </w:tc>
        <w:tc>
          <w:tcPr>
            <w:tcW w:w="1559" w:type="dxa"/>
            <w:gridSpan w:val="2"/>
            <w:shd w:val="clear" w:color="auto" w:fill="EAF1DD" w:themeFill="accent3" w:themeFillTint="33"/>
          </w:tcPr>
          <w:p w14:paraId="21C771DA" w14:textId="77777777" w:rsidR="00BE2D7D" w:rsidRDefault="00BE2D7D" w:rsidP="00BE2D7D">
            <w:pPr>
              <w:rPr>
                <w:sz w:val="28"/>
                <w:szCs w:val="28"/>
              </w:rPr>
            </w:pPr>
            <w:r>
              <w:rPr>
                <w:rFonts w:hint="eastAsia"/>
                <w:sz w:val="28"/>
                <w:szCs w:val="28"/>
              </w:rPr>
              <w:t>执照号</w:t>
            </w:r>
          </w:p>
          <w:p w14:paraId="7B676A3E" w14:textId="77777777" w:rsidR="00BE2D7D" w:rsidRDefault="00BE2D7D" w:rsidP="00BE2D7D">
            <w:r w:rsidRPr="003F0D0E">
              <w:t>License no.</w:t>
            </w:r>
          </w:p>
          <w:p w14:paraId="33A1004A" w14:textId="604EA4F5" w:rsidR="00BE2D7D" w:rsidRDefault="00BE2D7D" w:rsidP="008D4120"/>
        </w:tc>
        <w:tc>
          <w:tcPr>
            <w:tcW w:w="2126" w:type="dxa"/>
            <w:gridSpan w:val="4"/>
            <w:shd w:val="clear" w:color="auto" w:fill="EAF1DD" w:themeFill="accent3" w:themeFillTint="33"/>
          </w:tcPr>
          <w:p w14:paraId="178B9AC0" w14:textId="77777777" w:rsidR="00BE2D7D" w:rsidRDefault="00BE2D7D" w:rsidP="008D4120">
            <w:pPr>
              <w:rPr>
                <w:sz w:val="28"/>
                <w:szCs w:val="28"/>
              </w:rPr>
            </w:pPr>
            <w:r>
              <w:rPr>
                <w:rFonts w:hint="eastAsia"/>
                <w:sz w:val="28"/>
                <w:szCs w:val="28"/>
              </w:rPr>
              <w:t>执照签署</w:t>
            </w:r>
          </w:p>
          <w:p w14:paraId="61BC8107" w14:textId="77777777" w:rsidR="00BE2D7D" w:rsidRDefault="00BE2D7D" w:rsidP="008D4120">
            <w:r w:rsidRPr="003F0D0E">
              <w:t>License signed</w:t>
            </w:r>
          </w:p>
        </w:tc>
        <w:tc>
          <w:tcPr>
            <w:tcW w:w="2173" w:type="dxa"/>
            <w:gridSpan w:val="2"/>
            <w:shd w:val="clear" w:color="auto" w:fill="EAF1DD" w:themeFill="accent3" w:themeFillTint="33"/>
          </w:tcPr>
          <w:p w14:paraId="17AEDC1C" w14:textId="77777777" w:rsidR="00BE2D7D" w:rsidRDefault="00BE2D7D" w:rsidP="008D4120">
            <w:pPr>
              <w:rPr>
                <w:sz w:val="28"/>
                <w:szCs w:val="28"/>
              </w:rPr>
            </w:pPr>
            <w:r>
              <w:rPr>
                <w:rFonts w:hint="eastAsia"/>
                <w:sz w:val="28"/>
                <w:szCs w:val="28"/>
              </w:rPr>
              <w:t>执照签署级别</w:t>
            </w:r>
          </w:p>
          <w:p w14:paraId="2A3EED99" w14:textId="77777777" w:rsidR="00BE2D7D" w:rsidRDefault="00BE2D7D" w:rsidP="008D4120">
            <w:r w:rsidRPr="003F0D0E">
              <w:t>Certificate of signature</w:t>
            </w:r>
          </w:p>
        </w:tc>
        <w:tc>
          <w:tcPr>
            <w:tcW w:w="2117" w:type="dxa"/>
            <w:gridSpan w:val="3"/>
            <w:shd w:val="clear" w:color="auto" w:fill="EAF1DD" w:themeFill="accent3" w:themeFillTint="33"/>
          </w:tcPr>
          <w:p w14:paraId="4B2DCEBD" w14:textId="77777777" w:rsidR="00BE2D7D" w:rsidRDefault="00BE2D7D" w:rsidP="008D4120">
            <w:pPr>
              <w:rPr>
                <w:sz w:val="28"/>
                <w:szCs w:val="28"/>
              </w:rPr>
            </w:pPr>
            <w:r>
              <w:rPr>
                <w:rFonts w:hint="eastAsia"/>
                <w:sz w:val="28"/>
                <w:szCs w:val="28"/>
              </w:rPr>
              <w:t>执照签署日期</w:t>
            </w:r>
          </w:p>
          <w:p w14:paraId="3760FF6E" w14:textId="77777777" w:rsidR="00BE2D7D" w:rsidRDefault="00BE2D7D" w:rsidP="008D4120">
            <w:r w:rsidRPr="003F0D0E">
              <w:t>Date of signature</w:t>
            </w:r>
          </w:p>
        </w:tc>
      </w:tr>
      <w:tr w:rsidR="00BE2D7D" w14:paraId="4BD9F9FA" w14:textId="77777777" w:rsidTr="00B03A10">
        <w:trPr>
          <w:trHeight w:val="468"/>
          <w:jc w:val="center"/>
        </w:trPr>
        <w:tc>
          <w:tcPr>
            <w:tcW w:w="1555" w:type="dxa"/>
            <w:gridSpan w:val="2"/>
          </w:tcPr>
          <w:p w14:paraId="24110DDC" w14:textId="77777777" w:rsidR="00BE2D7D" w:rsidRDefault="00BE2D7D" w:rsidP="008D4120">
            <w:r>
              <w:rPr>
                <w:rFonts w:hint="eastAsia"/>
              </w:rPr>
              <w:t>XXX</w:t>
            </w:r>
            <w:r>
              <w:t>X</w:t>
            </w:r>
          </w:p>
        </w:tc>
        <w:tc>
          <w:tcPr>
            <w:tcW w:w="1559" w:type="dxa"/>
            <w:gridSpan w:val="2"/>
          </w:tcPr>
          <w:p w14:paraId="3D4D6FCA" w14:textId="77777777" w:rsidR="00BE2D7D" w:rsidRDefault="00BE2D7D" w:rsidP="008D4120">
            <w:r>
              <w:rPr>
                <w:rFonts w:hint="eastAsia"/>
              </w:rPr>
              <w:t>XXX</w:t>
            </w:r>
            <w:r>
              <w:t>X</w:t>
            </w:r>
          </w:p>
        </w:tc>
        <w:tc>
          <w:tcPr>
            <w:tcW w:w="2126" w:type="dxa"/>
            <w:gridSpan w:val="4"/>
          </w:tcPr>
          <w:p w14:paraId="0F283010" w14:textId="77777777" w:rsidR="00BE2D7D" w:rsidRDefault="00BE2D7D" w:rsidP="008D4120">
            <w:r>
              <w:rPr>
                <w:rFonts w:hint="eastAsia"/>
              </w:rPr>
              <w:t>XXX</w:t>
            </w:r>
            <w:r>
              <w:t>X</w:t>
            </w:r>
          </w:p>
        </w:tc>
        <w:tc>
          <w:tcPr>
            <w:tcW w:w="2173" w:type="dxa"/>
            <w:gridSpan w:val="2"/>
          </w:tcPr>
          <w:p w14:paraId="13C8894B" w14:textId="77777777" w:rsidR="00BE2D7D" w:rsidRDefault="00BE2D7D" w:rsidP="008D4120">
            <w:r>
              <w:rPr>
                <w:rFonts w:hint="eastAsia"/>
              </w:rPr>
              <w:t>XXX</w:t>
            </w:r>
            <w:r>
              <w:t>X</w:t>
            </w:r>
          </w:p>
        </w:tc>
        <w:tc>
          <w:tcPr>
            <w:tcW w:w="2117" w:type="dxa"/>
            <w:gridSpan w:val="3"/>
          </w:tcPr>
          <w:p w14:paraId="0F47AD8F" w14:textId="77777777" w:rsidR="00BE2D7D" w:rsidRDefault="00BE2D7D" w:rsidP="008D4120">
            <w:r>
              <w:rPr>
                <w:rFonts w:hint="eastAsia"/>
              </w:rPr>
              <w:t>XXX</w:t>
            </w:r>
            <w:r>
              <w:t>X</w:t>
            </w:r>
          </w:p>
        </w:tc>
      </w:tr>
      <w:tr w:rsidR="00BE2D7D" w14:paraId="2686890C" w14:textId="77777777" w:rsidTr="00B03A10">
        <w:trPr>
          <w:trHeight w:val="405"/>
          <w:jc w:val="center"/>
        </w:trPr>
        <w:tc>
          <w:tcPr>
            <w:tcW w:w="1555" w:type="dxa"/>
            <w:gridSpan w:val="2"/>
          </w:tcPr>
          <w:p w14:paraId="0457BA0D" w14:textId="785202F0" w:rsidR="00BE2D7D" w:rsidRDefault="00BE2D7D" w:rsidP="008D4120">
            <w:r>
              <w:rPr>
                <w:rFonts w:hint="eastAsia"/>
              </w:rPr>
              <w:t>下拉选</w:t>
            </w:r>
          </w:p>
        </w:tc>
        <w:tc>
          <w:tcPr>
            <w:tcW w:w="1559" w:type="dxa"/>
            <w:gridSpan w:val="2"/>
          </w:tcPr>
          <w:p w14:paraId="34892A1D" w14:textId="77777777" w:rsidR="00BE2D7D" w:rsidRDefault="00BE2D7D" w:rsidP="008D4120"/>
        </w:tc>
        <w:tc>
          <w:tcPr>
            <w:tcW w:w="2126" w:type="dxa"/>
            <w:gridSpan w:val="4"/>
          </w:tcPr>
          <w:p w14:paraId="43B98BF7" w14:textId="77777777" w:rsidR="00BE2D7D" w:rsidRDefault="00BE2D7D" w:rsidP="008D4120"/>
        </w:tc>
        <w:tc>
          <w:tcPr>
            <w:tcW w:w="2173" w:type="dxa"/>
            <w:gridSpan w:val="2"/>
          </w:tcPr>
          <w:p w14:paraId="403B4DCF" w14:textId="77777777" w:rsidR="00BE2D7D" w:rsidRDefault="00BE2D7D" w:rsidP="008D4120"/>
        </w:tc>
        <w:tc>
          <w:tcPr>
            <w:tcW w:w="2117" w:type="dxa"/>
            <w:gridSpan w:val="3"/>
          </w:tcPr>
          <w:p w14:paraId="3E24D830" w14:textId="77777777" w:rsidR="00BE2D7D" w:rsidRDefault="00BE2D7D" w:rsidP="008D4120"/>
        </w:tc>
      </w:tr>
      <w:tr w:rsidR="008D4120" w14:paraId="32D6639A" w14:textId="77777777" w:rsidTr="00B03A10">
        <w:trPr>
          <w:trHeight w:val="657"/>
          <w:jc w:val="center"/>
        </w:trPr>
        <w:tc>
          <w:tcPr>
            <w:tcW w:w="9530" w:type="dxa"/>
            <w:gridSpan w:val="13"/>
          </w:tcPr>
          <w:p w14:paraId="12446283" w14:textId="77777777" w:rsidR="008D4120" w:rsidRDefault="008D4120" w:rsidP="008D4120">
            <w:pPr>
              <w:rPr>
                <w:b/>
              </w:rPr>
            </w:pPr>
            <w:r w:rsidRPr="00E94F88">
              <w:rPr>
                <w:rFonts w:hint="eastAsia"/>
                <w:b/>
              </w:rPr>
              <w:t>人员证书信息</w:t>
            </w:r>
          </w:p>
          <w:p w14:paraId="6483E433" w14:textId="77777777" w:rsidR="00F01DBB" w:rsidRPr="00E94F88" w:rsidRDefault="00F01DBB" w:rsidP="008D4120">
            <w:pPr>
              <w:rPr>
                <w:b/>
              </w:rPr>
            </w:pPr>
            <w:r w:rsidRPr="00F01DBB">
              <w:rPr>
                <w:b/>
              </w:rPr>
              <w:t>Personnel certificate information</w:t>
            </w:r>
          </w:p>
        </w:tc>
      </w:tr>
      <w:tr w:rsidR="004A2AAD" w14:paraId="32E7F43E" w14:textId="77777777" w:rsidTr="00B03A10">
        <w:trPr>
          <w:trHeight w:val="657"/>
          <w:jc w:val="center"/>
        </w:trPr>
        <w:tc>
          <w:tcPr>
            <w:tcW w:w="1202" w:type="dxa"/>
            <w:shd w:val="clear" w:color="auto" w:fill="EAF1DD" w:themeFill="accent3" w:themeFillTint="33"/>
          </w:tcPr>
          <w:p w14:paraId="1BBF71BA" w14:textId="6478A364" w:rsidR="00C40E3A" w:rsidRDefault="00C40E3A" w:rsidP="00C40E3A">
            <w:r>
              <w:rPr>
                <w:rFonts w:hint="eastAsia"/>
              </w:rPr>
              <w:t>证书编号</w:t>
            </w:r>
          </w:p>
          <w:p w14:paraId="2734DBD1" w14:textId="1A7A9E1A" w:rsidR="00C40E3A" w:rsidRDefault="00C40E3A" w:rsidP="00C40E3A">
            <w:r w:rsidRPr="00C40E3A">
              <w:t>certificate number</w:t>
            </w:r>
          </w:p>
        </w:tc>
        <w:tc>
          <w:tcPr>
            <w:tcW w:w="1228" w:type="dxa"/>
            <w:gridSpan w:val="2"/>
            <w:shd w:val="clear" w:color="auto" w:fill="EAF1DD" w:themeFill="accent3" w:themeFillTint="33"/>
          </w:tcPr>
          <w:p w14:paraId="03212C7E" w14:textId="77777777" w:rsidR="00C40E3A" w:rsidRDefault="00C40E3A" w:rsidP="00C40E3A">
            <w:r>
              <w:rPr>
                <w:rFonts w:hint="eastAsia"/>
              </w:rPr>
              <w:t>证书类型</w:t>
            </w:r>
          </w:p>
          <w:p w14:paraId="584FC188" w14:textId="2AB4863D" w:rsidR="00C40E3A" w:rsidRDefault="00C40E3A" w:rsidP="00C40E3A">
            <w:r w:rsidRPr="003F0D0E">
              <w:t>Certificate Type</w:t>
            </w:r>
          </w:p>
        </w:tc>
        <w:tc>
          <w:tcPr>
            <w:tcW w:w="1226" w:type="dxa"/>
            <w:gridSpan w:val="2"/>
            <w:shd w:val="clear" w:color="auto" w:fill="EAF1DD" w:themeFill="accent3" w:themeFillTint="33"/>
          </w:tcPr>
          <w:p w14:paraId="6034687D" w14:textId="77777777" w:rsidR="00E820C5" w:rsidRDefault="00E820C5" w:rsidP="00E820C5">
            <w:r>
              <w:rPr>
                <w:rFonts w:hint="eastAsia"/>
              </w:rPr>
              <w:t>证书名称</w:t>
            </w:r>
          </w:p>
          <w:p w14:paraId="2D9DF28C" w14:textId="559973F4" w:rsidR="00E820C5" w:rsidRDefault="00E820C5" w:rsidP="00E820C5">
            <w:r w:rsidRPr="00C40E3A">
              <w:t>Certificate Title</w:t>
            </w:r>
          </w:p>
        </w:tc>
        <w:tc>
          <w:tcPr>
            <w:tcW w:w="1238" w:type="dxa"/>
            <w:shd w:val="clear" w:color="auto" w:fill="EAF1DD" w:themeFill="accent3" w:themeFillTint="33"/>
          </w:tcPr>
          <w:p w14:paraId="497B1A94" w14:textId="77777777" w:rsidR="00E820C5" w:rsidRDefault="00E820C5" w:rsidP="00E820C5">
            <w:r>
              <w:rPr>
                <w:rFonts w:hint="eastAsia"/>
              </w:rPr>
              <w:t>证书颁发时间</w:t>
            </w:r>
          </w:p>
          <w:p w14:paraId="12B76E38" w14:textId="77777777" w:rsidR="00E820C5" w:rsidRDefault="00E820C5" w:rsidP="00E820C5">
            <w:r w:rsidRPr="0019098F">
              <w:t>Certificate issuing time</w:t>
            </w:r>
          </w:p>
          <w:p w14:paraId="1BB2DE50" w14:textId="67554189" w:rsidR="00C40E3A" w:rsidRDefault="00C40E3A" w:rsidP="008D4120"/>
        </w:tc>
        <w:tc>
          <w:tcPr>
            <w:tcW w:w="1134" w:type="dxa"/>
            <w:gridSpan w:val="3"/>
            <w:shd w:val="clear" w:color="auto" w:fill="EAF1DD" w:themeFill="accent3" w:themeFillTint="33"/>
          </w:tcPr>
          <w:p w14:paraId="38075A83" w14:textId="77777777" w:rsidR="00C40E3A" w:rsidRDefault="00C40E3A" w:rsidP="008D4120">
            <w:r>
              <w:rPr>
                <w:rFonts w:hint="eastAsia"/>
              </w:rPr>
              <w:t>有效期</w:t>
            </w:r>
          </w:p>
          <w:p w14:paraId="0D2816F4" w14:textId="77777777" w:rsidR="00C40E3A" w:rsidRDefault="00C40E3A" w:rsidP="008D4120">
            <w:r w:rsidRPr="003F0D0E">
              <w:t>validity</w:t>
            </w:r>
          </w:p>
        </w:tc>
        <w:tc>
          <w:tcPr>
            <w:tcW w:w="1385" w:type="dxa"/>
            <w:shd w:val="clear" w:color="auto" w:fill="EAF1DD" w:themeFill="accent3" w:themeFillTint="33"/>
          </w:tcPr>
          <w:p w14:paraId="56054D6E" w14:textId="4DF18DC2" w:rsidR="00C40E3A" w:rsidRDefault="00C40E3A" w:rsidP="008D4120">
            <w:r>
              <w:rPr>
                <w:rFonts w:hint="eastAsia"/>
              </w:rPr>
              <w:t>证书</w:t>
            </w:r>
            <w:r w:rsidR="00E820C5">
              <w:rPr>
                <w:rFonts w:hint="eastAsia"/>
              </w:rPr>
              <w:t>电子版</w:t>
            </w:r>
          </w:p>
          <w:p w14:paraId="2478570B" w14:textId="77777777" w:rsidR="00C40E3A" w:rsidRDefault="00C40E3A" w:rsidP="008D4120">
            <w:r w:rsidRPr="003F0D0E">
              <w:t>Copy of certificate</w:t>
            </w:r>
          </w:p>
        </w:tc>
        <w:tc>
          <w:tcPr>
            <w:tcW w:w="1198" w:type="dxa"/>
            <w:gridSpan w:val="2"/>
            <w:shd w:val="clear" w:color="auto" w:fill="EAF1DD" w:themeFill="accent3" w:themeFillTint="33"/>
          </w:tcPr>
          <w:p w14:paraId="156B39A7" w14:textId="77777777" w:rsidR="00C40E3A" w:rsidRDefault="00C40E3A" w:rsidP="008D4120">
            <w:r>
              <w:rPr>
                <w:rFonts w:hint="eastAsia"/>
              </w:rPr>
              <w:t>证书状态</w:t>
            </w:r>
          </w:p>
          <w:p w14:paraId="78AC44CD" w14:textId="3BEF1D7C" w:rsidR="00C40E3A" w:rsidRDefault="00C40E3A" w:rsidP="008D4120">
            <w:r w:rsidRPr="00C40E3A">
              <w:t>status of certificate</w:t>
            </w:r>
          </w:p>
        </w:tc>
        <w:tc>
          <w:tcPr>
            <w:tcW w:w="919" w:type="dxa"/>
            <w:shd w:val="clear" w:color="auto" w:fill="EAF1DD" w:themeFill="accent3" w:themeFillTint="33"/>
          </w:tcPr>
          <w:p w14:paraId="3DA74258" w14:textId="77777777" w:rsidR="00C40E3A" w:rsidRDefault="00C40E3A" w:rsidP="00C40E3A">
            <w:r>
              <w:rPr>
                <w:rFonts w:hint="eastAsia"/>
              </w:rPr>
              <w:t>备注</w:t>
            </w:r>
          </w:p>
          <w:p w14:paraId="705D8C64" w14:textId="77777777" w:rsidR="00C40E3A" w:rsidRDefault="00C40E3A" w:rsidP="00C40E3A">
            <w:r w:rsidRPr="003F0D0E">
              <w:t>remark</w:t>
            </w:r>
          </w:p>
          <w:p w14:paraId="1F7DA9CE" w14:textId="45B1ADFB" w:rsidR="00C40E3A" w:rsidRDefault="00C40E3A" w:rsidP="008D4120"/>
        </w:tc>
      </w:tr>
      <w:tr w:rsidR="00C40E3A" w14:paraId="7528D764" w14:textId="77777777" w:rsidTr="00B03A10">
        <w:trPr>
          <w:trHeight w:val="657"/>
          <w:jc w:val="center"/>
        </w:trPr>
        <w:tc>
          <w:tcPr>
            <w:tcW w:w="1202" w:type="dxa"/>
          </w:tcPr>
          <w:p w14:paraId="705FE2E6" w14:textId="77777777" w:rsidR="00C40E3A" w:rsidRDefault="00C40E3A" w:rsidP="008D4120">
            <w:r>
              <w:rPr>
                <w:rFonts w:hint="eastAsia"/>
              </w:rPr>
              <w:t>XXX</w:t>
            </w:r>
            <w:r>
              <w:t>X</w:t>
            </w:r>
          </w:p>
        </w:tc>
        <w:tc>
          <w:tcPr>
            <w:tcW w:w="1228" w:type="dxa"/>
            <w:gridSpan w:val="2"/>
          </w:tcPr>
          <w:p w14:paraId="0791AF0A" w14:textId="28248984" w:rsidR="00C40E3A" w:rsidRDefault="004A2AAD" w:rsidP="008D4120">
            <w:r>
              <w:rPr>
                <w:rFonts w:hint="eastAsia"/>
              </w:rPr>
              <w:t>X</w:t>
            </w:r>
            <w:r>
              <w:t>XXX</w:t>
            </w:r>
          </w:p>
        </w:tc>
        <w:tc>
          <w:tcPr>
            <w:tcW w:w="1226" w:type="dxa"/>
            <w:gridSpan w:val="2"/>
          </w:tcPr>
          <w:p w14:paraId="27577E79" w14:textId="77777777" w:rsidR="00C40E3A" w:rsidRDefault="00C40E3A" w:rsidP="008D4120">
            <w:r>
              <w:rPr>
                <w:rFonts w:hint="eastAsia"/>
              </w:rPr>
              <w:t>XXX</w:t>
            </w:r>
            <w:r>
              <w:t>X</w:t>
            </w:r>
          </w:p>
        </w:tc>
        <w:tc>
          <w:tcPr>
            <w:tcW w:w="1238" w:type="dxa"/>
          </w:tcPr>
          <w:p w14:paraId="7AF4D52A" w14:textId="3C6168A5" w:rsidR="00C40E3A" w:rsidRDefault="00C40E3A" w:rsidP="008D4120">
            <w:r>
              <w:rPr>
                <w:rFonts w:hint="eastAsia"/>
              </w:rPr>
              <w:t>X</w:t>
            </w:r>
            <w:r>
              <w:t>XX</w:t>
            </w:r>
            <w:r w:rsidR="004A2AAD">
              <w:t>X</w:t>
            </w:r>
          </w:p>
        </w:tc>
        <w:tc>
          <w:tcPr>
            <w:tcW w:w="1134" w:type="dxa"/>
            <w:gridSpan w:val="3"/>
          </w:tcPr>
          <w:p w14:paraId="1DA2B7DA" w14:textId="77777777" w:rsidR="00C40E3A" w:rsidRDefault="00C40E3A" w:rsidP="008D4120">
            <w:r>
              <w:rPr>
                <w:rFonts w:hint="eastAsia"/>
              </w:rPr>
              <w:t>XXX</w:t>
            </w:r>
            <w:r>
              <w:t>X</w:t>
            </w:r>
          </w:p>
        </w:tc>
        <w:tc>
          <w:tcPr>
            <w:tcW w:w="1385" w:type="dxa"/>
          </w:tcPr>
          <w:p w14:paraId="0673E8F6" w14:textId="7EBE750B" w:rsidR="0019098F" w:rsidRDefault="00C40E3A" w:rsidP="008D4120">
            <w:r>
              <w:rPr>
                <w:rFonts w:hint="eastAsia"/>
              </w:rPr>
              <w:t>附件上传</w:t>
            </w:r>
          </w:p>
        </w:tc>
        <w:tc>
          <w:tcPr>
            <w:tcW w:w="1198" w:type="dxa"/>
            <w:gridSpan w:val="2"/>
          </w:tcPr>
          <w:p w14:paraId="27BCD2C7" w14:textId="09565422" w:rsidR="00C40E3A" w:rsidRDefault="004A2AAD" w:rsidP="008D4120">
            <w:r>
              <w:rPr>
                <w:rFonts w:hint="eastAsia"/>
              </w:rPr>
              <w:t>X</w:t>
            </w:r>
            <w:r>
              <w:t>XXX</w:t>
            </w:r>
          </w:p>
        </w:tc>
        <w:tc>
          <w:tcPr>
            <w:tcW w:w="919" w:type="dxa"/>
            <w:shd w:val="clear" w:color="auto" w:fill="auto"/>
          </w:tcPr>
          <w:p w14:paraId="1212C554" w14:textId="6DF3B38A" w:rsidR="00C40E3A" w:rsidRDefault="00C40E3A" w:rsidP="008D4120">
            <w:r>
              <w:rPr>
                <w:rFonts w:hint="eastAsia"/>
              </w:rPr>
              <w:t>XXX</w:t>
            </w:r>
            <w:r>
              <w:t>X</w:t>
            </w:r>
          </w:p>
        </w:tc>
      </w:tr>
      <w:tr w:rsidR="004A2AAD" w14:paraId="5E8F3854" w14:textId="77777777" w:rsidTr="00B03A10">
        <w:trPr>
          <w:trHeight w:val="657"/>
          <w:jc w:val="center"/>
        </w:trPr>
        <w:tc>
          <w:tcPr>
            <w:tcW w:w="1202" w:type="dxa"/>
          </w:tcPr>
          <w:p w14:paraId="371A7DC5" w14:textId="28DF55EC" w:rsidR="00C40E3A" w:rsidRDefault="00BE2D7D" w:rsidP="008D4120">
            <w:r>
              <w:rPr>
                <w:rFonts w:hint="eastAsia"/>
              </w:rPr>
              <w:t>下拉选</w:t>
            </w:r>
          </w:p>
        </w:tc>
        <w:tc>
          <w:tcPr>
            <w:tcW w:w="1228" w:type="dxa"/>
            <w:gridSpan w:val="2"/>
          </w:tcPr>
          <w:p w14:paraId="3ADC1A27" w14:textId="1898C06B" w:rsidR="00C40E3A" w:rsidRDefault="00C40E3A" w:rsidP="008D4120"/>
        </w:tc>
        <w:tc>
          <w:tcPr>
            <w:tcW w:w="1226" w:type="dxa"/>
            <w:gridSpan w:val="2"/>
          </w:tcPr>
          <w:p w14:paraId="00EE9A2B" w14:textId="77777777" w:rsidR="00C40E3A" w:rsidRDefault="00C40E3A" w:rsidP="008D4120"/>
        </w:tc>
        <w:tc>
          <w:tcPr>
            <w:tcW w:w="1238" w:type="dxa"/>
          </w:tcPr>
          <w:p w14:paraId="28E429B4" w14:textId="1EE2E16B" w:rsidR="00C40E3A" w:rsidRDefault="00C40E3A" w:rsidP="008D4120"/>
        </w:tc>
        <w:tc>
          <w:tcPr>
            <w:tcW w:w="1134" w:type="dxa"/>
            <w:gridSpan w:val="3"/>
          </w:tcPr>
          <w:p w14:paraId="5420A892" w14:textId="77777777" w:rsidR="00C40E3A" w:rsidRDefault="00C40E3A" w:rsidP="008D4120"/>
        </w:tc>
        <w:tc>
          <w:tcPr>
            <w:tcW w:w="1385" w:type="dxa"/>
          </w:tcPr>
          <w:p w14:paraId="03EFBC23" w14:textId="77777777" w:rsidR="00C40E3A" w:rsidRDefault="00C40E3A" w:rsidP="008D4120">
            <w:r>
              <w:rPr>
                <w:rFonts w:hint="eastAsia"/>
              </w:rPr>
              <w:t>附件上传</w:t>
            </w:r>
          </w:p>
        </w:tc>
        <w:tc>
          <w:tcPr>
            <w:tcW w:w="1198" w:type="dxa"/>
            <w:gridSpan w:val="2"/>
          </w:tcPr>
          <w:p w14:paraId="1F114F0D" w14:textId="77777777" w:rsidR="00C40E3A" w:rsidRDefault="00C40E3A" w:rsidP="008D4120"/>
        </w:tc>
        <w:tc>
          <w:tcPr>
            <w:tcW w:w="919" w:type="dxa"/>
            <w:shd w:val="clear" w:color="auto" w:fill="auto"/>
          </w:tcPr>
          <w:p w14:paraId="3CBA9FBF" w14:textId="77777777" w:rsidR="00C40E3A" w:rsidRDefault="00C40E3A" w:rsidP="008D4120"/>
        </w:tc>
      </w:tr>
    </w:tbl>
    <w:p w14:paraId="3770D578" w14:textId="77777777" w:rsidR="00E606FB" w:rsidRDefault="00F831CF" w:rsidP="00E606FB">
      <w:pPr>
        <w:pStyle w:val="5"/>
      </w:pPr>
      <w:r>
        <w:rPr>
          <w:rFonts w:hint="eastAsia"/>
        </w:rPr>
        <w:t>逻辑控制</w:t>
      </w:r>
      <w:r w:rsidR="002754F8">
        <w:tab/>
      </w:r>
    </w:p>
    <w:p w14:paraId="7EBA2618" w14:textId="69AAEFD6" w:rsidR="00E606FB" w:rsidRPr="00E606FB" w:rsidRDefault="002754F8" w:rsidP="003A73DA">
      <w:pPr>
        <w:pStyle w:val="afff0"/>
        <w:numPr>
          <w:ilvl w:val="0"/>
          <w:numId w:val="30"/>
        </w:numPr>
        <w:ind w:firstLineChars="0"/>
        <w:rPr>
          <w:rFonts w:ascii="微软雅黑" w:hAnsi="微软雅黑" w:cs="微软雅黑"/>
        </w:rPr>
      </w:pPr>
      <w:r w:rsidRPr="00E606FB">
        <w:rPr>
          <w:rFonts w:ascii="微软雅黑" w:hAnsi="微软雅黑" w:hint="eastAsia"/>
        </w:rPr>
        <w:t>修改完毕，需要提交</w:t>
      </w:r>
      <w:r w:rsidR="003D7025" w:rsidRPr="00E606FB">
        <w:rPr>
          <w:rFonts w:ascii="微软雅黑" w:hAnsi="微软雅黑" w:hint="eastAsia"/>
        </w:rPr>
        <w:t>至</w:t>
      </w:r>
      <w:r w:rsidR="00D8341B" w:rsidRPr="00E606FB">
        <w:rPr>
          <w:rFonts w:ascii="微软雅黑" w:hAnsi="微软雅黑" w:hint="eastAsia"/>
        </w:rPr>
        <w:t>质量</w:t>
      </w:r>
      <w:r w:rsidR="003D7025" w:rsidRPr="00E606FB">
        <w:rPr>
          <w:rFonts w:ascii="微软雅黑" w:hAnsi="微软雅黑" w:hint="eastAsia"/>
        </w:rPr>
        <w:t>审核员</w:t>
      </w:r>
      <w:r w:rsidRPr="00E606FB">
        <w:rPr>
          <w:rFonts w:ascii="微软雅黑" w:hAnsi="微软雅黑" w:hint="eastAsia"/>
        </w:rPr>
        <w:t>审批</w:t>
      </w:r>
      <w:r w:rsidR="00A46B65">
        <w:rPr>
          <w:rFonts w:ascii="微软雅黑" w:hAnsi="微软雅黑" w:hint="eastAsia"/>
        </w:rPr>
        <w:t>，修改部分进行提示，增加修改记录</w:t>
      </w:r>
    </w:p>
    <w:p w14:paraId="46546E30" w14:textId="6A101336" w:rsidR="00E606FB" w:rsidRPr="00BE2D7D" w:rsidRDefault="00B53087" w:rsidP="003A73DA">
      <w:pPr>
        <w:pStyle w:val="afff0"/>
        <w:numPr>
          <w:ilvl w:val="0"/>
          <w:numId w:val="30"/>
        </w:numPr>
        <w:ind w:firstLineChars="0"/>
        <w:rPr>
          <w:rFonts w:ascii="微软雅黑" w:hAnsi="微软雅黑" w:cs="微软雅黑"/>
        </w:rPr>
      </w:pPr>
      <w:r w:rsidRPr="00E606FB">
        <w:rPr>
          <w:rFonts w:ascii="微软雅黑" w:hAnsi="微软雅黑"/>
        </w:rPr>
        <w:t>E</w:t>
      </w:r>
      <w:r w:rsidRPr="00E606FB">
        <w:rPr>
          <w:rFonts w:ascii="微软雅黑" w:hAnsi="微软雅黑" w:hint="eastAsia"/>
        </w:rPr>
        <w:t>cho抽取到的数据不可发生更改。</w:t>
      </w:r>
    </w:p>
    <w:p w14:paraId="05BDE7E5" w14:textId="34F2A9AC" w:rsidR="00BE2D7D" w:rsidRPr="00BE2D7D" w:rsidRDefault="00BE2D7D" w:rsidP="003A73DA">
      <w:pPr>
        <w:pStyle w:val="afff0"/>
        <w:numPr>
          <w:ilvl w:val="0"/>
          <w:numId w:val="30"/>
        </w:numPr>
        <w:ind w:firstLineChars="0"/>
        <w:rPr>
          <w:rFonts w:ascii="微软雅黑" w:hAnsi="微软雅黑"/>
        </w:rPr>
      </w:pPr>
      <w:r>
        <w:rPr>
          <w:rFonts w:ascii="微软雅黑" w:hAnsi="微软雅黑" w:hint="eastAsia"/>
        </w:rPr>
        <w:t>有效或失效为管理员权限，即质量工程师或文员权限，质量工程师或文员对系统的操作需要留记录或备注以便追溯</w:t>
      </w:r>
    </w:p>
    <w:p w14:paraId="4B619E9F" w14:textId="38DF24AC" w:rsidR="0019098F" w:rsidRDefault="0019098F" w:rsidP="003A73DA">
      <w:pPr>
        <w:pStyle w:val="afff0"/>
        <w:numPr>
          <w:ilvl w:val="0"/>
          <w:numId w:val="30"/>
        </w:numPr>
        <w:ind w:firstLineChars="0"/>
        <w:rPr>
          <w:rFonts w:ascii="微软雅黑" w:hAnsi="微软雅黑"/>
        </w:rPr>
      </w:pPr>
      <w:r>
        <w:rPr>
          <w:rFonts w:ascii="微软雅黑" w:hAnsi="微软雅黑" w:hint="eastAsia"/>
        </w:rPr>
        <w:t>证书复印件可以上传、查看、下载</w:t>
      </w:r>
    </w:p>
    <w:p w14:paraId="638E99CC" w14:textId="1C145A13" w:rsidR="0019098F" w:rsidRPr="0019098F" w:rsidRDefault="0019098F" w:rsidP="003A73DA">
      <w:pPr>
        <w:pStyle w:val="afff0"/>
        <w:numPr>
          <w:ilvl w:val="0"/>
          <w:numId w:val="30"/>
        </w:numPr>
        <w:ind w:firstLineChars="0"/>
        <w:rPr>
          <w:rFonts w:ascii="微软雅黑" w:hAnsi="微软雅黑"/>
        </w:rPr>
      </w:pPr>
      <w:r>
        <w:rPr>
          <w:rFonts w:ascii="微软雅黑" w:hAnsi="微软雅黑" w:hint="eastAsia"/>
        </w:rPr>
        <w:t>维修积分每年一月一号重置一次，重置规则为维修积分变为1</w:t>
      </w:r>
      <w:r>
        <w:rPr>
          <w:rFonts w:ascii="微软雅黑" w:hAnsi="微软雅黑"/>
        </w:rPr>
        <w:t>2</w:t>
      </w:r>
      <w:r>
        <w:rPr>
          <w:rFonts w:ascii="微软雅黑" w:hAnsi="微软雅黑" w:hint="eastAsia"/>
        </w:rPr>
        <w:t>分，诚信积分若小于0则加1，为0则</w:t>
      </w:r>
      <w:r>
        <w:rPr>
          <w:rFonts w:hint="eastAsia"/>
          <w:noProof/>
        </w:rPr>
        <w:t>不动</w:t>
      </w:r>
    </w:p>
    <w:p w14:paraId="53D03D41" w14:textId="6F41B579" w:rsidR="0019098F" w:rsidRDefault="0019098F" w:rsidP="003A73DA">
      <w:pPr>
        <w:pStyle w:val="afff0"/>
        <w:numPr>
          <w:ilvl w:val="0"/>
          <w:numId w:val="30"/>
        </w:numPr>
        <w:ind w:firstLineChars="0"/>
        <w:rPr>
          <w:rFonts w:ascii="微软雅黑" w:hAnsi="微软雅黑"/>
        </w:rPr>
      </w:pPr>
      <w:r>
        <w:rPr>
          <w:rFonts w:ascii="微软雅黑" w:hAnsi="微软雅黑" w:hint="eastAsia"/>
        </w:rPr>
        <w:t>维修积分低于九分需要进行提醒，并且对授权津贴系数进行控制</w:t>
      </w:r>
    </w:p>
    <w:p w14:paraId="46DBD380" w14:textId="7E74E4FB" w:rsidR="0019098F" w:rsidRDefault="0019098F" w:rsidP="003A73DA">
      <w:pPr>
        <w:pStyle w:val="afff0"/>
        <w:numPr>
          <w:ilvl w:val="0"/>
          <w:numId w:val="30"/>
        </w:numPr>
        <w:ind w:firstLineChars="0"/>
        <w:rPr>
          <w:rFonts w:ascii="微软雅黑" w:hAnsi="微软雅黑"/>
        </w:rPr>
      </w:pPr>
      <w:r>
        <w:rPr>
          <w:rFonts w:ascii="微软雅黑" w:hAnsi="微软雅黑" w:hint="eastAsia"/>
        </w:rPr>
        <w:t>诚信积分一次最多减6分</w:t>
      </w:r>
    </w:p>
    <w:p w14:paraId="06400166" w14:textId="6C439346" w:rsidR="00792612" w:rsidRPr="005B165D" w:rsidRDefault="00DE66F4" w:rsidP="005B165D">
      <w:pPr>
        <w:pStyle w:val="afff0"/>
        <w:numPr>
          <w:ilvl w:val="0"/>
          <w:numId w:val="30"/>
        </w:numPr>
        <w:ind w:firstLineChars="0"/>
        <w:rPr>
          <w:rFonts w:ascii="微软雅黑" w:hAnsi="微软雅黑"/>
        </w:rPr>
      </w:pPr>
      <w:r>
        <w:rPr>
          <w:rFonts w:ascii="微软雅黑" w:hAnsi="微软雅黑" w:hint="eastAsia"/>
        </w:rPr>
        <w:t>授权专业分主、辅</w:t>
      </w:r>
      <w:r w:rsidR="00371E26">
        <w:rPr>
          <w:rFonts w:ascii="微软雅黑" w:hAnsi="微软雅黑" w:hint="eastAsia"/>
        </w:rPr>
        <w:t>，授权专业共三个</w:t>
      </w:r>
    </w:p>
    <w:p w14:paraId="6E6B8338" w14:textId="3D1AFED7" w:rsidR="00473E62" w:rsidRPr="0019098F" w:rsidRDefault="00473E62" w:rsidP="003A73DA">
      <w:pPr>
        <w:pStyle w:val="afff0"/>
        <w:numPr>
          <w:ilvl w:val="0"/>
          <w:numId w:val="30"/>
        </w:numPr>
        <w:ind w:firstLineChars="0"/>
        <w:rPr>
          <w:rFonts w:ascii="微软雅黑" w:hAnsi="微软雅黑"/>
        </w:rPr>
      </w:pPr>
      <w:r w:rsidRPr="00473E62">
        <w:rPr>
          <w:rFonts w:ascii="微软雅黑" w:hAnsi="微软雅黑" w:hint="eastAsia"/>
        </w:rPr>
        <w:lastRenderedPageBreak/>
        <w:t>证书两周到期提醒发送至本人，证书一周到期提醒发送至授权文员及本人，证书三天到期将提醒质量工程师及本人，授权冻结。</w:t>
      </w:r>
    </w:p>
    <w:p w14:paraId="3754CA24" w14:textId="77777777" w:rsidR="002F5AAF" w:rsidRPr="00C0248D" w:rsidRDefault="002F5AAF" w:rsidP="00C96D02">
      <w:pPr>
        <w:pStyle w:val="afff0"/>
        <w:ind w:left="1679" w:firstLineChars="0" w:firstLine="0"/>
        <w:rPr>
          <w:rFonts w:ascii="微软雅黑" w:hAnsi="微软雅黑"/>
        </w:rPr>
      </w:pPr>
    </w:p>
    <w:p w14:paraId="4ADBA9C2" w14:textId="77777777" w:rsidR="00A56029" w:rsidRDefault="00A56029" w:rsidP="00A56029">
      <w:pPr>
        <w:pStyle w:val="3"/>
        <w:ind w:left="851"/>
      </w:pPr>
      <w:bookmarkStart w:id="8" w:name="_Toc503778736"/>
      <w:r>
        <w:rPr>
          <w:rFonts w:hint="eastAsia"/>
        </w:rPr>
        <w:t>维修经历维护</w:t>
      </w:r>
      <w:bookmarkEnd w:id="8"/>
    </w:p>
    <w:p w14:paraId="680C59C8" w14:textId="77777777" w:rsidR="00A56029" w:rsidRDefault="00A56029" w:rsidP="00A56029">
      <w:pPr>
        <w:pStyle w:val="5"/>
      </w:pPr>
      <w:r>
        <w:rPr>
          <w:rFonts w:hint="eastAsia"/>
        </w:rPr>
        <w:t>功能目标</w:t>
      </w:r>
    </w:p>
    <w:p w14:paraId="3CDD337C" w14:textId="77777777" w:rsidR="00A56029" w:rsidRDefault="00BE08D4" w:rsidP="00A56029">
      <w:r>
        <w:tab/>
      </w:r>
      <w:r>
        <w:tab/>
      </w:r>
      <w:r w:rsidR="00A56029">
        <w:rPr>
          <w:rFonts w:hint="eastAsia"/>
          <w:sz w:val="28"/>
          <w:szCs w:val="28"/>
        </w:rPr>
        <w:t>对</w:t>
      </w:r>
      <w:r w:rsidR="0031029D">
        <w:rPr>
          <w:rFonts w:hint="eastAsia"/>
          <w:sz w:val="28"/>
          <w:szCs w:val="28"/>
        </w:rPr>
        <w:t>自身的</w:t>
      </w:r>
      <w:r w:rsidR="00A56029">
        <w:rPr>
          <w:rFonts w:hint="eastAsia"/>
          <w:sz w:val="28"/>
          <w:szCs w:val="28"/>
        </w:rPr>
        <w:t>维修经历进行更新</w:t>
      </w:r>
      <w:r w:rsidR="00CA3B2D">
        <w:rPr>
          <w:rFonts w:hint="eastAsia"/>
          <w:sz w:val="28"/>
          <w:szCs w:val="28"/>
        </w:rPr>
        <w:t>，修订</w:t>
      </w:r>
    </w:p>
    <w:p w14:paraId="0D0CF01F" w14:textId="77777777" w:rsidR="00A56029" w:rsidRDefault="00A56029" w:rsidP="00A56029">
      <w:pPr>
        <w:pStyle w:val="5"/>
      </w:pPr>
      <w:r>
        <w:rPr>
          <w:rFonts w:hint="eastAsia"/>
        </w:rPr>
        <w:t>岗位权限</w:t>
      </w:r>
    </w:p>
    <w:p w14:paraId="44648118" w14:textId="77777777" w:rsidR="00A56029" w:rsidRDefault="00BE08D4" w:rsidP="00A56029">
      <w:r>
        <w:tab/>
      </w:r>
      <w:r>
        <w:tab/>
      </w:r>
      <w:r w:rsidR="00AF3B6B">
        <w:rPr>
          <w:rFonts w:hint="eastAsia"/>
        </w:rPr>
        <w:t>质量工程师</w:t>
      </w:r>
    </w:p>
    <w:p w14:paraId="5EB95986" w14:textId="77777777" w:rsidR="00D04EB2" w:rsidRDefault="00D04EB2" w:rsidP="00A56029"/>
    <w:p w14:paraId="07AC416D" w14:textId="77777777" w:rsidR="00A56029" w:rsidRDefault="00A56029" w:rsidP="00A56029">
      <w:pPr>
        <w:pStyle w:val="5"/>
      </w:pPr>
      <w:r>
        <w:rPr>
          <w:rFonts w:hint="eastAsia"/>
        </w:rPr>
        <w:t>信息项描述</w:t>
      </w:r>
    </w:p>
    <w:tbl>
      <w:tblPr>
        <w:tblStyle w:val="aff8"/>
        <w:tblW w:w="0" w:type="auto"/>
        <w:jc w:val="center"/>
        <w:tblLook w:val="04A0" w:firstRow="1" w:lastRow="0" w:firstColumn="1" w:lastColumn="0" w:noHBand="0" w:noVBand="1"/>
      </w:tblPr>
      <w:tblGrid>
        <w:gridCol w:w="8507"/>
      </w:tblGrid>
      <w:tr w:rsidR="00A87379" w14:paraId="1790AF99" w14:textId="77777777" w:rsidTr="004A6E5E">
        <w:trPr>
          <w:trHeight w:val="467"/>
          <w:jc w:val="center"/>
        </w:trPr>
        <w:tc>
          <w:tcPr>
            <w:tcW w:w="8507" w:type="dxa"/>
          </w:tcPr>
          <w:p w14:paraId="76569A9B" w14:textId="77777777" w:rsidR="00A87379" w:rsidRDefault="00A87379" w:rsidP="003D762F">
            <w:r w:rsidRPr="000617E4">
              <w:rPr>
                <w:rFonts w:hint="eastAsia"/>
                <w:b/>
              </w:rPr>
              <w:t>查询条件</w:t>
            </w:r>
            <w:r>
              <w:rPr>
                <w:rFonts w:hint="eastAsia"/>
              </w:rPr>
              <w:t>：</w:t>
            </w:r>
          </w:p>
          <w:p w14:paraId="73762C5C" w14:textId="77777777" w:rsidR="00A87379" w:rsidRDefault="00A87379" w:rsidP="003D762F"/>
        </w:tc>
      </w:tr>
      <w:tr w:rsidR="00A87379" w14:paraId="079E000B" w14:textId="77777777" w:rsidTr="004A6E5E">
        <w:trPr>
          <w:trHeight w:val="745"/>
          <w:jc w:val="center"/>
        </w:trPr>
        <w:tc>
          <w:tcPr>
            <w:tcW w:w="8507" w:type="dxa"/>
          </w:tcPr>
          <w:p w14:paraId="24AD42E5" w14:textId="77777777" w:rsidR="00A87379" w:rsidRDefault="00A87379" w:rsidP="003D762F">
            <w:pPr>
              <w:rPr>
                <w:b/>
              </w:rPr>
            </w:pPr>
            <w:r w:rsidRPr="000617E4">
              <w:rPr>
                <w:rFonts w:hint="eastAsia"/>
                <w:b/>
              </w:rPr>
              <w:t>按钮功能：</w:t>
            </w:r>
          </w:p>
          <w:p w14:paraId="25EC1B84" w14:textId="77777777" w:rsidR="00F017E4" w:rsidRPr="00EF354D" w:rsidRDefault="00F017E4" w:rsidP="003D762F">
            <w:pPr>
              <w:rPr>
                <w:b/>
              </w:rPr>
            </w:pPr>
          </w:p>
          <w:p w14:paraId="6DE86600" w14:textId="77777777" w:rsidR="00A87379" w:rsidRDefault="00A87379" w:rsidP="003D762F">
            <w:r>
              <w:rPr>
                <w:rFonts w:hint="eastAsia"/>
              </w:rPr>
              <w:t>查询，导出，新增，删除，修改</w:t>
            </w:r>
          </w:p>
        </w:tc>
      </w:tr>
      <w:tr w:rsidR="00A87379" w14:paraId="1E32CADC" w14:textId="77777777" w:rsidTr="004A6E5E">
        <w:trPr>
          <w:trHeight w:val="607"/>
          <w:jc w:val="center"/>
        </w:trPr>
        <w:tc>
          <w:tcPr>
            <w:tcW w:w="8507" w:type="dxa"/>
          </w:tcPr>
          <w:p w14:paraId="53746B27" w14:textId="77777777" w:rsidR="00A87379" w:rsidRPr="000617E4" w:rsidRDefault="00A87379" w:rsidP="003D762F">
            <w:pPr>
              <w:rPr>
                <w:b/>
              </w:rPr>
            </w:pPr>
            <w:r w:rsidRPr="000617E4">
              <w:rPr>
                <w:rFonts w:hint="eastAsia"/>
                <w:b/>
              </w:rPr>
              <w:t>查询结果列表</w:t>
            </w:r>
          </w:p>
          <w:p w14:paraId="7852DE9B" w14:textId="77777777" w:rsidR="00A87379" w:rsidRDefault="00A87379" w:rsidP="003D762F"/>
        </w:tc>
      </w:tr>
    </w:tbl>
    <w:p w14:paraId="1D9D18CA" w14:textId="77777777" w:rsidR="00A56029" w:rsidRDefault="00A87379" w:rsidP="00A56029">
      <w:r>
        <w:tab/>
      </w:r>
    </w:p>
    <w:p w14:paraId="2ECCC012" w14:textId="77777777" w:rsidR="006B5B58" w:rsidRPr="00423D2D" w:rsidRDefault="00A87379" w:rsidP="00A56029">
      <w:r>
        <w:tab/>
      </w:r>
      <w:r>
        <w:rPr>
          <w:rFonts w:hint="eastAsia"/>
        </w:rPr>
        <w:t>点击“</w:t>
      </w:r>
      <w:r w:rsidR="00CD11A8">
        <w:rPr>
          <w:rFonts w:hint="eastAsia"/>
        </w:rPr>
        <w:t>新增</w:t>
      </w:r>
      <w:r>
        <w:rPr>
          <w:rFonts w:hint="eastAsia"/>
        </w:rPr>
        <w:t>”</w:t>
      </w:r>
      <w:r w:rsidR="00550B75">
        <w:rPr>
          <w:rFonts w:hint="eastAsia"/>
        </w:rPr>
        <w:t>按钮，</w:t>
      </w:r>
    </w:p>
    <w:tbl>
      <w:tblPr>
        <w:tblStyle w:val="aff8"/>
        <w:tblW w:w="0" w:type="auto"/>
        <w:jc w:val="center"/>
        <w:tblLook w:val="04A0" w:firstRow="1" w:lastRow="0" w:firstColumn="1" w:lastColumn="0" w:noHBand="0" w:noVBand="1"/>
      </w:tblPr>
      <w:tblGrid>
        <w:gridCol w:w="2126"/>
        <w:gridCol w:w="1838"/>
        <w:gridCol w:w="2127"/>
        <w:gridCol w:w="2422"/>
      </w:tblGrid>
      <w:tr w:rsidR="006F19DF" w14:paraId="5D30290F" w14:textId="77777777" w:rsidTr="004A6E5E">
        <w:trPr>
          <w:trHeight w:val="528"/>
          <w:jc w:val="center"/>
        </w:trPr>
        <w:tc>
          <w:tcPr>
            <w:tcW w:w="8513" w:type="dxa"/>
            <w:gridSpan w:val="4"/>
            <w:shd w:val="clear" w:color="auto" w:fill="EAF1DD" w:themeFill="accent3" w:themeFillTint="33"/>
          </w:tcPr>
          <w:p w14:paraId="7FF13F56" w14:textId="77777777" w:rsidR="006F19DF" w:rsidRDefault="00B83A79" w:rsidP="00A56029">
            <w:r>
              <w:rPr>
                <w:rFonts w:hint="eastAsia"/>
              </w:rPr>
              <w:t>维修</w:t>
            </w:r>
            <w:r w:rsidR="006F19DF">
              <w:rPr>
                <w:rFonts w:hint="eastAsia"/>
              </w:rPr>
              <w:t>经历</w:t>
            </w:r>
            <w:r>
              <w:rPr>
                <w:rFonts w:hint="eastAsia"/>
              </w:rPr>
              <w:t>填报</w:t>
            </w:r>
          </w:p>
          <w:p w14:paraId="6517CD69" w14:textId="77777777" w:rsidR="00F01DBB" w:rsidRDefault="00F01DBB" w:rsidP="00A56029">
            <w:r w:rsidRPr="00F01DBB">
              <w:t>The maintenance experience is reported</w:t>
            </w:r>
          </w:p>
        </w:tc>
      </w:tr>
      <w:tr w:rsidR="005E2DF9" w14:paraId="6DCD328D" w14:textId="77777777" w:rsidTr="00A84175">
        <w:trPr>
          <w:trHeight w:val="528"/>
          <w:jc w:val="center"/>
        </w:trPr>
        <w:tc>
          <w:tcPr>
            <w:tcW w:w="2126" w:type="dxa"/>
            <w:shd w:val="clear" w:color="auto" w:fill="EAF1DD" w:themeFill="accent3" w:themeFillTint="33"/>
          </w:tcPr>
          <w:p w14:paraId="7D5C4EAE" w14:textId="6D8E6D18" w:rsidR="00077110" w:rsidRDefault="00AF57DA" w:rsidP="00A56029">
            <w:r>
              <w:rPr>
                <w:rFonts w:hint="eastAsia"/>
              </w:rPr>
              <w:t>序号</w:t>
            </w:r>
          </w:p>
        </w:tc>
        <w:tc>
          <w:tcPr>
            <w:tcW w:w="1838" w:type="dxa"/>
            <w:shd w:val="clear" w:color="auto" w:fill="auto"/>
          </w:tcPr>
          <w:p w14:paraId="59436D15" w14:textId="77777777" w:rsidR="005E2DF9" w:rsidRDefault="005E2DF9" w:rsidP="00A56029"/>
        </w:tc>
        <w:tc>
          <w:tcPr>
            <w:tcW w:w="2127" w:type="dxa"/>
            <w:shd w:val="clear" w:color="auto" w:fill="EAF1DD" w:themeFill="accent3" w:themeFillTint="33"/>
          </w:tcPr>
          <w:p w14:paraId="0425D7BF" w14:textId="10681A23" w:rsidR="00077110" w:rsidRDefault="00AF57DA" w:rsidP="00A56029">
            <w:r>
              <w:rPr>
                <w:rFonts w:hint="eastAsia"/>
              </w:rPr>
              <w:t>工卡号录入</w:t>
            </w:r>
          </w:p>
        </w:tc>
        <w:tc>
          <w:tcPr>
            <w:tcW w:w="2422" w:type="dxa"/>
            <w:shd w:val="clear" w:color="auto" w:fill="auto"/>
          </w:tcPr>
          <w:p w14:paraId="36D03D52" w14:textId="043E0F02" w:rsidR="00077110" w:rsidRDefault="00077110" w:rsidP="00A56029"/>
        </w:tc>
      </w:tr>
      <w:tr w:rsidR="00AF57DA" w14:paraId="4D0EB360" w14:textId="77777777" w:rsidTr="00A84175">
        <w:trPr>
          <w:trHeight w:val="528"/>
          <w:jc w:val="center"/>
        </w:trPr>
        <w:tc>
          <w:tcPr>
            <w:tcW w:w="2126" w:type="dxa"/>
            <w:shd w:val="clear" w:color="auto" w:fill="EAF1DD" w:themeFill="accent3" w:themeFillTint="33"/>
          </w:tcPr>
          <w:p w14:paraId="55FA3074" w14:textId="4E8D57A7" w:rsidR="00AF57DA" w:rsidRDefault="00AF57DA" w:rsidP="00A56029">
            <w:r>
              <w:rPr>
                <w:rFonts w:hint="eastAsia"/>
              </w:rPr>
              <w:t>机型</w:t>
            </w:r>
          </w:p>
        </w:tc>
        <w:tc>
          <w:tcPr>
            <w:tcW w:w="1838" w:type="dxa"/>
            <w:shd w:val="clear" w:color="auto" w:fill="auto"/>
          </w:tcPr>
          <w:p w14:paraId="7A21AD7A" w14:textId="77777777" w:rsidR="00AF57DA" w:rsidRDefault="00AF57DA" w:rsidP="00A56029"/>
        </w:tc>
        <w:tc>
          <w:tcPr>
            <w:tcW w:w="2127" w:type="dxa"/>
            <w:shd w:val="clear" w:color="auto" w:fill="EAF1DD" w:themeFill="accent3" w:themeFillTint="33"/>
          </w:tcPr>
          <w:p w14:paraId="79090B44" w14:textId="39B00C25" w:rsidR="00AF57DA" w:rsidRDefault="00AF57DA" w:rsidP="00A56029">
            <w:r>
              <w:rPr>
                <w:rFonts w:hint="eastAsia"/>
              </w:rPr>
              <w:t>注册号</w:t>
            </w:r>
          </w:p>
        </w:tc>
        <w:tc>
          <w:tcPr>
            <w:tcW w:w="2422" w:type="dxa"/>
            <w:shd w:val="clear" w:color="auto" w:fill="auto"/>
          </w:tcPr>
          <w:p w14:paraId="6B0229E9" w14:textId="77777777" w:rsidR="00AF57DA" w:rsidRDefault="00AF57DA" w:rsidP="00A56029"/>
        </w:tc>
      </w:tr>
      <w:tr w:rsidR="00FB2EFC" w14:paraId="0D62E82F" w14:textId="77777777" w:rsidTr="00A84175">
        <w:trPr>
          <w:trHeight w:val="528"/>
          <w:jc w:val="center"/>
        </w:trPr>
        <w:tc>
          <w:tcPr>
            <w:tcW w:w="2126" w:type="dxa"/>
            <w:shd w:val="clear" w:color="auto" w:fill="EAF1DD" w:themeFill="accent3" w:themeFillTint="33"/>
          </w:tcPr>
          <w:p w14:paraId="5B085E30" w14:textId="635501B9" w:rsidR="00FB2EFC" w:rsidRPr="004D3240" w:rsidRDefault="00AF57DA" w:rsidP="004F0493">
            <w:r>
              <w:rPr>
                <w:rFonts w:hint="eastAsia"/>
              </w:rPr>
              <w:t>客户</w:t>
            </w:r>
          </w:p>
        </w:tc>
        <w:tc>
          <w:tcPr>
            <w:tcW w:w="1838" w:type="dxa"/>
          </w:tcPr>
          <w:p w14:paraId="6B12485A" w14:textId="77777777" w:rsidR="00FB2EFC" w:rsidRPr="00913963" w:rsidRDefault="00FB2EFC" w:rsidP="003D762F"/>
        </w:tc>
        <w:tc>
          <w:tcPr>
            <w:tcW w:w="2127" w:type="dxa"/>
            <w:shd w:val="clear" w:color="auto" w:fill="EAF1DD" w:themeFill="accent3" w:themeFillTint="33"/>
          </w:tcPr>
          <w:p w14:paraId="376E9AA2" w14:textId="3B125C7D" w:rsidR="00FB2EFC" w:rsidRPr="004D3240" w:rsidRDefault="00AF57DA" w:rsidP="003D762F">
            <w:r>
              <w:rPr>
                <w:rFonts w:hint="eastAsia"/>
              </w:rPr>
              <w:t>放行标准</w:t>
            </w:r>
          </w:p>
        </w:tc>
        <w:tc>
          <w:tcPr>
            <w:tcW w:w="2422" w:type="dxa"/>
          </w:tcPr>
          <w:p w14:paraId="292F0F19" w14:textId="77777777" w:rsidR="00FB2EFC" w:rsidRDefault="00FB2EFC" w:rsidP="00A56029"/>
        </w:tc>
      </w:tr>
      <w:tr w:rsidR="00FB2EFC" w14:paraId="05C2102E" w14:textId="77777777" w:rsidTr="00A84175">
        <w:trPr>
          <w:trHeight w:val="528"/>
          <w:jc w:val="center"/>
        </w:trPr>
        <w:tc>
          <w:tcPr>
            <w:tcW w:w="2126" w:type="dxa"/>
            <w:shd w:val="clear" w:color="auto" w:fill="EAF1DD" w:themeFill="accent3" w:themeFillTint="33"/>
          </w:tcPr>
          <w:p w14:paraId="1E9079AE" w14:textId="1D6BE3F0" w:rsidR="00FB2EFC" w:rsidRDefault="00AF57DA" w:rsidP="004F0493">
            <w:r>
              <w:rPr>
                <w:rFonts w:hint="eastAsia"/>
              </w:rPr>
              <w:t>级别</w:t>
            </w:r>
          </w:p>
        </w:tc>
        <w:tc>
          <w:tcPr>
            <w:tcW w:w="1838" w:type="dxa"/>
          </w:tcPr>
          <w:p w14:paraId="2798BF6F" w14:textId="77777777" w:rsidR="00FB2EFC" w:rsidRPr="00913963" w:rsidRDefault="00FB2EFC" w:rsidP="003D762F"/>
        </w:tc>
        <w:tc>
          <w:tcPr>
            <w:tcW w:w="2127" w:type="dxa"/>
            <w:shd w:val="clear" w:color="auto" w:fill="EAF1DD" w:themeFill="accent3" w:themeFillTint="33"/>
          </w:tcPr>
          <w:p w14:paraId="29F4DA25" w14:textId="11027982" w:rsidR="00FB2EFC" w:rsidRDefault="00AF57DA" w:rsidP="003D762F">
            <w:r>
              <w:rPr>
                <w:rFonts w:hint="eastAsia"/>
              </w:rPr>
              <w:t>工卡级别</w:t>
            </w:r>
          </w:p>
        </w:tc>
        <w:tc>
          <w:tcPr>
            <w:tcW w:w="2422" w:type="dxa"/>
          </w:tcPr>
          <w:p w14:paraId="31618898" w14:textId="77777777" w:rsidR="00FB2EFC" w:rsidRDefault="00FB2EFC" w:rsidP="00A56029"/>
        </w:tc>
      </w:tr>
      <w:tr w:rsidR="00FB2EFC" w14:paraId="18574DE7" w14:textId="77777777" w:rsidTr="00A84175">
        <w:trPr>
          <w:trHeight w:val="528"/>
          <w:jc w:val="center"/>
        </w:trPr>
        <w:tc>
          <w:tcPr>
            <w:tcW w:w="2126" w:type="dxa"/>
            <w:shd w:val="clear" w:color="auto" w:fill="EAF1DD" w:themeFill="accent3" w:themeFillTint="33"/>
          </w:tcPr>
          <w:p w14:paraId="7D17BF2B" w14:textId="6605EA75" w:rsidR="00FB2EFC" w:rsidRDefault="00AF57DA" w:rsidP="004F0493">
            <w:r>
              <w:rPr>
                <w:rFonts w:hint="eastAsia"/>
              </w:rPr>
              <w:t>A</w:t>
            </w:r>
            <w:r>
              <w:t>TA</w:t>
            </w:r>
          </w:p>
        </w:tc>
        <w:tc>
          <w:tcPr>
            <w:tcW w:w="1838" w:type="dxa"/>
          </w:tcPr>
          <w:p w14:paraId="130DDA25" w14:textId="77777777" w:rsidR="00FB2EFC" w:rsidRPr="00913963" w:rsidRDefault="00FB2EFC" w:rsidP="003D762F"/>
        </w:tc>
        <w:tc>
          <w:tcPr>
            <w:tcW w:w="2127" w:type="dxa"/>
            <w:shd w:val="clear" w:color="auto" w:fill="EAF1DD" w:themeFill="accent3" w:themeFillTint="33"/>
          </w:tcPr>
          <w:p w14:paraId="15768B4B" w14:textId="7C9680E4" w:rsidR="00FB2EFC" w:rsidRDefault="00AF57DA" w:rsidP="003D762F">
            <w:r>
              <w:rPr>
                <w:rFonts w:hint="eastAsia"/>
              </w:rPr>
              <w:t>工卡标题内容</w:t>
            </w:r>
          </w:p>
        </w:tc>
        <w:tc>
          <w:tcPr>
            <w:tcW w:w="2422" w:type="dxa"/>
          </w:tcPr>
          <w:p w14:paraId="7FCA8B84" w14:textId="77777777" w:rsidR="00FB2EFC" w:rsidRDefault="00FB2EFC" w:rsidP="00A56029"/>
        </w:tc>
      </w:tr>
      <w:tr w:rsidR="004D3240" w14:paraId="564639F5" w14:textId="77777777" w:rsidTr="00A84175">
        <w:trPr>
          <w:trHeight w:val="528"/>
          <w:jc w:val="center"/>
        </w:trPr>
        <w:tc>
          <w:tcPr>
            <w:tcW w:w="2126" w:type="dxa"/>
            <w:shd w:val="clear" w:color="auto" w:fill="EAF1DD" w:themeFill="accent3" w:themeFillTint="33"/>
          </w:tcPr>
          <w:p w14:paraId="1FF17BD9" w14:textId="348E09AC" w:rsidR="002540FA" w:rsidRDefault="00AF57DA" w:rsidP="004F0493">
            <w:r>
              <w:rPr>
                <w:rFonts w:hint="eastAsia"/>
              </w:rPr>
              <w:t>完工时间</w:t>
            </w:r>
          </w:p>
        </w:tc>
        <w:tc>
          <w:tcPr>
            <w:tcW w:w="1838" w:type="dxa"/>
          </w:tcPr>
          <w:p w14:paraId="0E290655" w14:textId="77777777" w:rsidR="004D3240" w:rsidRPr="00913963" w:rsidRDefault="004D3240" w:rsidP="003D762F"/>
        </w:tc>
        <w:tc>
          <w:tcPr>
            <w:tcW w:w="2127" w:type="dxa"/>
            <w:shd w:val="clear" w:color="auto" w:fill="EAF1DD" w:themeFill="accent3" w:themeFillTint="33"/>
          </w:tcPr>
          <w:p w14:paraId="1B87BBA3" w14:textId="4622C35F" w:rsidR="002540FA" w:rsidRDefault="00AF57DA" w:rsidP="003D762F">
            <w:r>
              <w:rPr>
                <w:rFonts w:hint="eastAsia"/>
              </w:rPr>
              <w:t>工作岗位</w:t>
            </w:r>
          </w:p>
        </w:tc>
        <w:tc>
          <w:tcPr>
            <w:tcW w:w="2422" w:type="dxa"/>
          </w:tcPr>
          <w:p w14:paraId="41362C17" w14:textId="7A74E326" w:rsidR="004D3240" w:rsidRDefault="007E6A2A" w:rsidP="00A56029">
            <w:r>
              <w:rPr>
                <w:rFonts w:hint="eastAsia"/>
              </w:rPr>
              <w:t>下拉选</w:t>
            </w:r>
          </w:p>
        </w:tc>
      </w:tr>
      <w:tr w:rsidR="004D3240" w14:paraId="09F1D087" w14:textId="77777777" w:rsidTr="00A84175">
        <w:trPr>
          <w:trHeight w:val="528"/>
          <w:jc w:val="center"/>
        </w:trPr>
        <w:tc>
          <w:tcPr>
            <w:tcW w:w="2126" w:type="dxa"/>
            <w:shd w:val="clear" w:color="auto" w:fill="EAF1DD" w:themeFill="accent3" w:themeFillTint="33"/>
          </w:tcPr>
          <w:p w14:paraId="755B8EE7" w14:textId="40B89199" w:rsidR="002540FA" w:rsidRDefault="00AF57DA" w:rsidP="004F0493">
            <w:r>
              <w:rPr>
                <w:rFonts w:hint="eastAsia"/>
              </w:rPr>
              <w:t>工作类别</w:t>
            </w:r>
          </w:p>
        </w:tc>
        <w:tc>
          <w:tcPr>
            <w:tcW w:w="1838" w:type="dxa"/>
          </w:tcPr>
          <w:p w14:paraId="54862E0D" w14:textId="70D2035C" w:rsidR="004D3240" w:rsidRPr="00913963" w:rsidRDefault="007E6A2A" w:rsidP="003D762F">
            <w:r>
              <w:rPr>
                <w:rFonts w:hint="eastAsia"/>
              </w:rPr>
              <w:t>下拉选</w:t>
            </w:r>
          </w:p>
        </w:tc>
        <w:tc>
          <w:tcPr>
            <w:tcW w:w="2127" w:type="dxa"/>
            <w:shd w:val="clear" w:color="auto" w:fill="EAF1DD" w:themeFill="accent3" w:themeFillTint="33"/>
          </w:tcPr>
          <w:p w14:paraId="618D9ACF" w14:textId="3A8ABAF3" w:rsidR="002540FA" w:rsidRDefault="002540FA" w:rsidP="003D762F"/>
        </w:tc>
        <w:tc>
          <w:tcPr>
            <w:tcW w:w="2422" w:type="dxa"/>
          </w:tcPr>
          <w:p w14:paraId="1078EB91" w14:textId="77777777" w:rsidR="004D3240" w:rsidRDefault="004D3240" w:rsidP="00A56029"/>
        </w:tc>
      </w:tr>
      <w:tr w:rsidR="00AF57DA" w14:paraId="3DE1F136" w14:textId="77777777" w:rsidTr="004A6E5E">
        <w:trPr>
          <w:trHeight w:val="528"/>
          <w:jc w:val="center"/>
        </w:trPr>
        <w:tc>
          <w:tcPr>
            <w:tcW w:w="8513" w:type="dxa"/>
            <w:gridSpan w:val="4"/>
            <w:shd w:val="clear" w:color="auto" w:fill="EAF1DD" w:themeFill="accent3" w:themeFillTint="33"/>
          </w:tcPr>
          <w:p w14:paraId="5D6485F2" w14:textId="77777777" w:rsidR="00AF57DA" w:rsidRDefault="00AF57DA" w:rsidP="00AF57DA">
            <w:pPr>
              <w:jc w:val="center"/>
            </w:pPr>
            <w:r>
              <w:rPr>
                <w:rFonts w:hint="eastAsia"/>
              </w:rPr>
              <w:t>保存</w:t>
            </w:r>
            <w:r>
              <w:rPr>
                <w:rFonts w:hint="eastAsia"/>
              </w:rPr>
              <w:t xml:space="preserve">             </w:t>
            </w:r>
            <w:r>
              <w:rPr>
                <w:rFonts w:hint="eastAsia"/>
              </w:rPr>
              <w:t>取消</w:t>
            </w:r>
          </w:p>
          <w:p w14:paraId="6A32E757" w14:textId="74736F0D" w:rsidR="00AF57DA" w:rsidRDefault="00AF57DA" w:rsidP="00AF57DA">
            <w:r>
              <w:rPr>
                <w:rFonts w:hint="eastAsia"/>
              </w:rPr>
              <w:t xml:space="preserve"> </w:t>
            </w:r>
            <w:r>
              <w:t xml:space="preserve">                                                             SAVE           CANCEL</w:t>
            </w:r>
          </w:p>
        </w:tc>
      </w:tr>
    </w:tbl>
    <w:p w14:paraId="1FEF8115" w14:textId="35B58B79" w:rsidR="00AC263A" w:rsidRDefault="00AC263A" w:rsidP="00A56029"/>
    <w:p w14:paraId="0A6CBFCF" w14:textId="77777777" w:rsidR="00AF57DA" w:rsidRDefault="00AF57DA" w:rsidP="00AF57DA">
      <w:r>
        <w:rPr>
          <w:rFonts w:hint="eastAsia"/>
        </w:rPr>
        <w:t xml:space="preserve"> </w:t>
      </w:r>
      <w:r>
        <w:t xml:space="preserve">         </w:t>
      </w:r>
      <w:r>
        <w:rPr>
          <w:rFonts w:hint="eastAsia"/>
        </w:rPr>
        <w:t>没有工卡号的填写说明情况</w:t>
      </w:r>
    </w:p>
    <w:tbl>
      <w:tblPr>
        <w:tblStyle w:val="aff8"/>
        <w:tblW w:w="0" w:type="auto"/>
        <w:jc w:val="center"/>
        <w:tblLook w:val="04A0" w:firstRow="1" w:lastRow="0" w:firstColumn="1" w:lastColumn="0" w:noHBand="0" w:noVBand="1"/>
      </w:tblPr>
      <w:tblGrid>
        <w:gridCol w:w="1873"/>
        <w:gridCol w:w="2436"/>
        <w:gridCol w:w="2436"/>
        <w:gridCol w:w="1760"/>
        <w:gridCol w:w="8"/>
      </w:tblGrid>
      <w:tr w:rsidR="00AF57DA" w14:paraId="5AD68E6D" w14:textId="77777777" w:rsidTr="00AF57DA">
        <w:trPr>
          <w:gridAfter w:val="1"/>
          <w:wAfter w:w="8" w:type="dxa"/>
          <w:jc w:val="center"/>
        </w:trPr>
        <w:tc>
          <w:tcPr>
            <w:tcW w:w="1873" w:type="dxa"/>
            <w:shd w:val="clear" w:color="auto" w:fill="D6E3BC" w:themeFill="accent3" w:themeFillTint="66"/>
          </w:tcPr>
          <w:p w14:paraId="09071A2E" w14:textId="77777777" w:rsidR="00AF57DA" w:rsidRDefault="00AF57DA" w:rsidP="00E33FC7">
            <w:r>
              <w:rPr>
                <w:rFonts w:hint="eastAsia"/>
              </w:rPr>
              <w:t>序号</w:t>
            </w:r>
          </w:p>
        </w:tc>
        <w:tc>
          <w:tcPr>
            <w:tcW w:w="2436" w:type="dxa"/>
            <w:shd w:val="clear" w:color="auto" w:fill="D6E3BC" w:themeFill="accent3" w:themeFillTint="66"/>
          </w:tcPr>
          <w:p w14:paraId="7084101A" w14:textId="77777777" w:rsidR="00AF57DA" w:rsidRDefault="00AF57DA" w:rsidP="00E33FC7">
            <w:r>
              <w:rPr>
                <w:rFonts w:hint="eastAsia"/>
              </w:rPr>
              <w:t>工作描述</w:t>
            </w:r>
          </w:p>
        </w:tc>
        <w:tc>
          <w:tcPr>
            <w:tcW w:w="2436" w:type="dxa"/>
            <w:shd w:val="clear" w:color="auto" w:fill="D6E3BC" w:themeFill="accent3" w:themeFillTint="66"/>
          </w:tcPr>
          <w:p w14:paraId="156ABAE5" w14:textId="77777777" w:rsidR="00AF57DA" w:rsidRDefault="00AF57DA" w:rsidP="00E33FC7">
            <w:r>
              <w:rPr>
                <w:rFonts w:hint="eastAsia"/>
              </w:rPr>
              <w:t>开始时间</w:t>
            </w:r>
          </w:p>
        </w:tc>
        <w:tc>
          <w:tcPr>
            <w:tcW w:w="1760" w:type="dxa"/>
            <w:shd w:val="clear" w:color="auto" w:fill="D6E3BC" w:themeFill="accent3" w:themeFillTint="66"/>
          </w:tcPr>
          <w:p w14:paraId="3A90AA00" w14:textId="77777777" w:rsidR="00AF57DA" w:rsidRDefault="00AF57DA" w:rsidP="00E33FC7">
            <w:r>
              <w:rPr>
                <w:rFonts w:hint="eastAsia"/>
              </w:rPr>
              <w:t>截止时间</w:t>
            </w:r>
          </w:p>
        </w:tc>
      </w:tr>
      <w:tr w:rsidR="00AF57DA" w14:paraId="50AD0A85" w14:textId="77777777" w:rsidTr="00AF57DA">
        <w:trPr>
          <w:gridAfter w:val="1"/>
          <w:wAfter w:w="8" w:type="dxa"/>
          <w:jc w:val="center"/>
        </w:trPr>
        <w:tc>
          <w:tcPr>
            <w:tcW w:w="1873" w:type="dxa"/>
          </w:tcPr>
          <w:p w14:paraId="7422CFEC" w14:textId="77777777" w:rsidR="00AF57DA" w:rsidRDefault="00AF57DA" w:rsidP="00E33FC7"/>
        </w:tc>
        <w:tc>
          <w:tcPr>
            <w:tcW w:w="2436" w:type="dxa"/>
          </w:tcPr>
          <w:p w14:paraId="768F9940" w14:textId="77777777" w:rsidR="00AF57DA" w:rsidRDefault="00AF57DA" w:rsidP="00E33FC7"/>
        </w:tc>
        <w:tc>
          <w:tcPr>
            <w:tcW w:w="2436" w:type="dxa"/>
          </w:tcPr>
          <w:p w14:paraId="7DF72AA7" w14:textId="77777777" w:rsidR="00AF57DA" w:rsidRDefault="00AF57DA" w:rsidP="00E33FC7"/>
        </w:tc>
        <w:tc>
          <w:tcPr>
            <w:tcW w:w="1760" w:type="dxa"/>
          </w:tcPr>
          <w:p w14:paraId="0E2C32FF" w14:textId="77777777" w:rsidR="00AF57DA" w:rsidRDefault="00AF57DA" w:rsidP="00E33FC7"/>
        </w:tc>
      </w:tr>
      <w:tr w:rsidR="00AF57DA" w14:paraId="7DF16BE6" w14:textId="77777777" w:rsidTr="00AF57DA">
        <w:trPr>
          <w:gridAfter w:val="1"/>
          <w:wAfter w:w="8" w:type="dxa"/>
          <w:jc w:val="center"/>
        </w:trPr>
        <w:tc>
          <w:tcPr>
            <w:tcW w:w="1873" w:type="dxa"/>
          </w:tcPr>
          <w:p w14:paraId="19797EC3" w14:textId="77777777" w:rsidR="00AF57DA" w:rsidRDefault="00AF57DA" w:rsidP="00E33FC7"/>
        </w:tc>
        <w:tc>
          <w:tcPr>
            <w:tcW w:w="2436" w:type="dxa"/>
          </w:tcPr>
          <w:p w14:paraId="6500CEA3" w14:textId="77777777" w:rsidR="00AF57DA" w:rsidRDefault="00AF57DA" w:rsidP="00E33FC7"/>
        </w:tc>
        <w:tc>
          <w:tcPr>
            <w:tcW w:w="2436" w:type="dxa"/>
          </w:tcPr>
          <w:p w14:paraId="6B042E36" w14:textId="77777777" w:rsidR="00AF57DA" w:rsidRDefault="00AF57DA" w:rsidP="00E33FC7"/>
        </w:tc>
        <w:tc>
          <w:tcPr>
            <w:tcW w:w="1760" w:type="dxa"/>
          </w:tcPr>
          <w:p w14:paraId="1A6DB625" w14:textId="77777777" w:rsidR="00AF57DA" w:rsidRDefault="00AF57DA" w:rsidP="00E33FC7"/>
        </w:tc>
      </w:tr>
      <w:tr w:rsidR="00AF57DA" w14:paraId="1F483400" w14:textId="77777777" w:rsidTr="00AF57DA">
        <w:trPr>
          <w:gridAfter w:val="1"/>
          <w:wAfter w:w="8" w:type="dxa"/>
          <w:jc w:val="center"/>
        </w:trPr>
        <w:tc>
          <w:tcPr>
            <w:tcW w:w="1873" w:type="dxa"/>
          </w:tcPr>
          <w:p w14:paraId="31C55B2E" w14:textId="77777777" w:rsidR="00AF57DA" w:rsidRDefault="00AF57DA" w:rsidP="00E33FC7"/>
        </w:tc>
        <w:tc>
          <w:tcPr>
            <w:tcW w:w="2436" w:type="dxa"/>
          </w:tcPr>
          <w:p w14:paraId="7B47BAAA" w14:textId="77777777" w:rsidR="00AF57DA" w:rsidRDefault="00AF57DA" w:rsidP="00E33FC7"/>
        </w:tc>
        <w:tc>
          <w:tcPr>
            <w:tcW w:w="2436" w:type="dxa"/>
          </w:tcPr>
          <w:p w14:paraId="09D10C7D" w14:textId="77777777" w:rsidR="00AF57DA" w:rsidRDefault="00AF57DA" w:rsidP="00E33FC7"/>
        </w:tc>
        <w:tc>
          <w:tcPr>
            <w:tcW w:w="1760" w:type="dxa"/>
          </w:tcPr>
          <w:p w14:paraId="33D8CD49" w14:textId="77777777" w:rsidR="00AF57DA" w:rsidRDefault="00AF57DA" w:rsidP="00E33FC7"/>
        </w:tc>
      </w:tr>
      <w:tr w:rsidR="00AF57DA" w14:paraId="0F612D3B" w14:textId="77777777" w:rsidTr="00AF57DA">
        <w:trPr>
          <w:gridAfter w:val="1"/>
          <w:wAfter w:w="8" w:type="dxa"/>
          <w:jc w:val="center"/>
        </w:trPr>
        <w:tc>
          <w:tcPr>
            <w:tcW w:w="1873" w:type="dxa"/>
          </w:tcPr>
          <w:p w14:paraId="2FFFAC9B" w14:textId="77777777" w:rsidR="00AF57DA" w:rsidRDefault="00AF57DA" w:rsidP="00E33FC7"/>
        </w:tc>
        <w:tc>
          <w:tcPr>
            <w:tcW w:w="2436" w:type="dxa"/>
          </w:tcPr>
          <w:p w14:paraId="7E8D9085" w14:textId="77777777" w:rsidR="00AF57DA" w:rsidRDefault="00AF57DA" w:rsidP="00E33FC7"/>
        </w:tc>
        <w:tc>
          <w:tcPr>
            <w:tcW w:w="2436" w:type="dxa"/>
          </w:tcPr>
          <w:p w14:paraId="17EE32D5" w14:textId="77777777" w:rsidR="00AF57DA" w:rsidRDefault="00AF57DA" w:rsidP="00E33FC7"/>
        </w:tc>
        <w:tc>
          <w:tcPr>
            <w:tcW w:w="1760" w:type="dxa"/>
          </w:tcPr>
          <w:p w14:paraId="2820DA3D" w14:textId="77777777" w:rsidR="00AF57DA" w:rsidRDefault="00AF57DA" w:rsidP="00E33FC7"/>
        </w:tc>
      </w:tr>
      <w:tr w:rsidR="00AF57DA" w14:paraId="1CD0E39C" w14:textId="77777777" w:rsidTr="00E33FC7">
        <w:trPr>
          <w:trHeight w:val="528"/>
          <w:jc w:val="center"/>
        </w:trPr>
        <w:tc>
          <w:tcPr>
            <w:tcW w:w="8513" w:type="dxa"/>
            <w:gridSpan w:val="5"/>
            <w:shd w:val="clear" w:color="auto" w:fill="EAF1DD" w:themeFill="accent3" w:themeFillTint="33"/>
          </w:tcPr>
          <w:p w14:paraId="0D7D2DFE" w14:textId="77777777" w:rsidR="00AF57DA" w:rsidRDefault="00AF57DA" w:rsidP="00E33FC7">
            <w:pPr>
              <w:jc w:val="center"/>
            </w:pPr>
            <w:r>
              <w:rPr>
                <w:rFonts w:hint="eastAsia"/>
              </w:rPr>
              <w:t>保存</w:t>
            </w:r>
            <w:r>
              <w:rPr>
                <w:rFonts w:hint="eastAsia"/>
              </w:rPr>
              <w:t xml:space="preserve">             </w:t>
            </w:r>
            <w:r>
              <w:rPr>
                <w:rFonts w:hint="eastAsia"/>
              </w:rPr>
              <w:t>取消</w:t>
            </w:r>
          </w:p>
          <w:p w14:paraId="165A2F2F" w14:textId="77777777" w:rsidR="00AF57DA" w:rsidRDefault="00AF57DA" w:rsidP="00E33FC7">
            <w:r>
              <w:rPr>
                <w:rFonts w:hint="eastAsia"/>
              </w:rPr>
              <w:t xml:space="preserve"> </w:t>
            </w:r>
            <w:r>
              <w:t xml:space="preserve">                                                             SAVE           CANCEL</w:t>
            </w:r>
          </w:p>
        </w:tc>
      </w:tr>
    </w:tbl>
    <w:p w14:paraId="10B475EE" w14:textId="49BA3A49" w:rsidR="00AF57DA" w:rsidRDefault="00AF57DA" w:rsidP="00A56029"/>
    <w:p w14:paraId="16D677E9" w14:textId="0E5510A0" w:rsidR="00AF57DA" w:rsidRDefault="00A56029" w:rsidP="00425C14">
      <w:pPr>
        <w:pStyle w:val="5"/>
      </w:pPr>
      <w:r>
        <w:rPr>
          <w:rFonts w:hint="eastAsia"/>
        </w:rPr>
        <w:t>逻辑控制</w:t>
      </w:r>
    </w:p>
    <w:p w14:paraId="43DC46FB" w14:textId="77777777" w:rsidR="00AF57DA" w:rsidRDefault="00AF57DA" w:rsidP="003A73DA">
      <w:pPr>
        <w:pStyle w:val="afff0"/>
        <w:numPr>
          <w:ilvl w:val="0"/>
          <w:numId w:val="21"/>
        </w:numPr>
        <w:ind w:firstLineChars="0"/>
      </w:pPr>
      <w:r>
        <w:rPr>
          <w:rFonts w:hint="eastAsia"/>
        </w:rPr>
        <w:t>查询选项，根据上述条件均可查询</w:t>
      </w:r>
    </w:p>
    <w:p w14:paraId="22D4EC1F" w14:textId="7CB2FE65" w:rsidR="00AF57DA" w:rsidRDefault="00AF57DA" w:rsidP="000625F8">
      <w:pPr>
        <w:pStyle w:val="afff0"/>
        <w:numPr>
          <w:ilvl w:val="0"/>
          <w:numId w:val="21"/>
        </w:numPr>
        <w:ind w:firstLineChars="0"/>
      </w:pPr>
      <w:r>
        <w:rPr>
          <w:rFonts w:hint="eastAsia"/>
        </w:rPr>
        <w:t>提醒应当根据授权项目填写维修经历，每</w:t>
      </w:r>
      <w:r>
        <w:rPr>
          <w:rFonts w:hint="eastAsia"/>
        </w:rPr>
        <w:t>6</w:t>
      </w:r>
      <w:r>
        <w:rPr>
          <w:rFonts w:hint="eastAsia"/>
        </w:rPr>
        <w:t>个月提醒一更新，时间跨度至少两个月。</w:t>
      </w:r>
      <w:r>
        <w:rPr>
          <w:rFonts w:hint="eastAsia"/>
        </w:rPr>
        <w:t>12</w:t>
      </w:r>
      <w:r>
        <w:rPr>
          <w:rFonts w:hint="eastAsia"/>
        </w:rPr>
        <w:t>个月没更新，授权暂停，并提醒至本人及授权工程师文员。</w:t>
      </w:r>
    </w:p>
    <w:p w14:paraId="1E925C42" w14:textId="77777777" w:rsidR="00825182" w:rsidRDefault="00825182" w:rsidP="006F79D8"/>
    <w:p w14:paraId="6FEA1A14" w14:textId="77777777" w:rsidR="0076118E" w:rsidRPr="009438E5" w:rsidRDefault="0076118E" w:rsidP="0076118E">
      <w:pPr>
        <w:pStyle w:val="3"/>
        <w:ind w:left="851"/>
        <w:rPr>
          <w:color w:val="000000" w:themeColor="text1"/>
        </w:rPr>
      </w:pPr>
      <w:bookmarkStart w:id="9" w:name="_Toc503778737"/>
      <w:r w:rsidRPr="009438E5">
        <w:rPr>
          <w:rFonts w:hint="eastAsia"/>
          <w:color w:val="000000" w:themeColor="text1"/>
        </w:rPr>
        <w:t>维修事件管理</w:t>
      </w:r>
      <w:bookmarkEnd w:id="9"/>
    </w:p>
    <w:p w14:paraId="02F763C3" w14:textId="77777777" w:rsidR="0076118E" w:rsidRDefault="0076118E" w:rsidP="0076118E">
      <w:pPr>
        <w:pStyle w:val="5"/>
      </w:pPr>
      <w:r>
        <w:rPr>
          <w:rFonts w:hint="eastAsia"/>
        </w:rPr>
        <w:t>功能目标</w:t>
      </w:r>
    </w:p>
    <w:p w14:paraId="67BAD1EE" w14:textId="77777777" w:rsidR="0076118E" w:rsidRDefault="0076118E" w:rsidP="0076118E">
      <w:r>
        <w:tab/>
      </w:r>
      <w:r>
        <w:tab/>
      </w:r>
      <w:r>
        <w:rPr>
          <w:rFonts w:hint="eastAsia"/>
        </w:rPr>
        <w:t>维修事件</w:t>
      </w:r>
      <w:r>
        <w:rPr>
          <w:rFonts w:hint="eastAsia"/>
        </w:rPr>
        <w:t>(</w:t>
      </w:r>
      <w:r>
        <w:rPr>
          <w:rFonts w:hint="eastAsia"/>
        </w:rPr>
        <w:t>积分</w:t>
      </w:r>
      <w:r>
        <w:rPr>
          <w:rFonts w:hint="eastAsia"/>
        </w:rPr>
        <w:t>)</w:t>
      </w:r>
      <w:r>
        <w:rPr>
          <w:rFonts w:hint="eastAsia"/>
        </w:rPr>
        <w:t>的管理</w:t>
      </w:r>
    </w:p>
    <w:p w14:paraId="05148A1C" w14:textId="77777777" w:rsidR="0076118E" w:rsidRDefault="0076118E" w:rsidP="0076118E">
      <w:pPr>
        <w:pStyle w:val="5"/>
      </w:pPr>
      <w:r>
        <w:rPr>
          <w:rFonts w:hint="eastAsia"/>
        </w:rPr>
        <w:t>岗位权限</w:t>
      </w:r>
    </w:p>
    <w:p w14:paraId="0002F4D8" w14:textId="77777777" w:rsidR="0076118E" w:rsidRDefault="0076118E" w:rsidP="0076118E">
      <w:r>
        <w:tab/>
      </w:r>
      <w:r>
        <w:tab/>
      </w:r>
    </w:p>
    <w:p w14:paraId="508E079F" w14:textId="0D09D210" w:rsidR="00451A9E" w:rsidRDefault="0076118E" w:rsidP="0079239D">
      <w:pPr>
        <w:pStyle w:val="5"/>
      </w:pPr>
      <w:r>
        <w:rPr>
          <w:rFonts w:hint="eastAsia"/>
        </w:rPr>
        <w:t>信息项描述</w:t>
      </w:r>
    </w:p>
    <w:p w14:paraId="4CCC75CC" w14:textId="77777777" w:rsidR="00451A9E" w:rsidRPr="00451A9E" w:rsidRDefault="00451A9E" w:rsidP="00451A9E"/>
    <w:tbl>
      <w:tblPr>
        <w:tblStyle w:val="aff8"/>
        <w:tblW w:w="9575" w:type="dxa"/>
        <w:tblLayout w:type="fixed"/>
        <w:tblLook w:val="04A0" w:firstRow="1" w:lastRow="0" w:firstColumn="1" w:lastColumn="0" w:noHBand="0" w:noVBand="1"/>
      </w:tblPr>
      <w:tblGrid>
        <w:gridCol w:w="425"/>
        <w:gridCol w:w="426"/>
        <w:gridCol w:w="426"/>
        <w:gridCol w:w="426"/>
        <w:gridCol w:w="426"/>
        <w:gridCol w:w="426"/>
        <w:gridCol w:w="426"/>
        <w:gridCol w:w="427"/>
        <w:gridCol w:w="427"/>
        <w:gridCol w:w="428"/>
        <w:gridCol w:w="428"/>
        <w:gridCol w:w="428"/>
        <w:gridCol w:w="428"/>
        <w:gridCol w:w="469"/>
        <w:gridCol w:w="428"/>
        <w:gridCol w:w="428"/>
        <w:gridCol w:w="428"/>
        <w:gridCol w:w="428"/>
        <w:gridCol w:w="428"/>
        <w:gridCol w:w="428"/>
        <w:gridCol w:w="236"/>
        <w:gridCol w:w="142"/>
        <w:gridCol w:w="128"/>
        <w:gridCol w:w="208"/>
        <w:gridCol w:w="41"/>
        <w:gridCol w:w="236"/>
      </w:tblGrid>
      <w:tr w:rsidR="00451A9E" w14:paraId="2E57D750" w14:textId="77777777" w:rsidTr="003B3D3B">
        <w:trPr>
          <w:trHeight w:val="4563"/>
        </w:trPr>
        <w:tc>
          <w:tcPr>
            <w:tcW w:w="429" w:type="dxa"/>
            <w:shd w:val="clear" w:color="auto" w:fill="D6E3BC" w:themeFill="accent3" w:themeFillTint="66"/>
          </w:tcPr>
          <w:p w14:paraId="73C742CA" w14:textId="77777777" w:rsidR="00451A9E" w:rsidRDefault="00451A9E" w:rsidP="00975DB3">
            <w:r>
              <w:rPr>
                <w:rFonts w:hint="eastAsia"/>
              </w:rPr>
              <w:t>反馈日期</w:t>
            </w:r>
          </w:p>
        </w:tc>
        <w:tc>
          <w:tcPr>
            <w:tcW w:w="429" w:type="dxa"/>
            <w:shd w:val="clear" w:color="auto" w:fill="D6E3BC" w:themeFill="accent3" w:themeFillTint="66"/>
          </w:tcPr>
          <w:p w14:paraId="3E5A2C07" w14:textId="77777777" w:rsidR="00451A9E" w:rsidRDefault="00451A9E" w:rsidP="00975DB3">
            <w:r>
              <w:rPr>
                <w:rFonts w:hint="eastAsia"/>
              </w:rPr>
              <w:t>机型</w:t>
            </w:r>
          </w:p>
        </w:tc>
        <w:tc>
          <w:tcPr>
            <w:tcW w:w="429" w:type="dxa"/>
            <w:shd w:val="clear" w:color="auto" w:fill="D6E3BC" w:themeFill="accent3" w:themeFillTint="66"/>
          </w:tcPr>
          <w:p w14:paraId="2457F112" w14:textId="77777777" w:rsidR="00451A9E" w:rsidRDefault="00451A9E" w:rsidP="00975DB3">
            <w:r>
              <w:rPr>
                <w:rFonts w:hint="eastAsia"/>
              </w:rPr>
              <w:t>机号</w:t>
            </w:r>
          </w:p>
        </w:tc>
        <w:tc>
          <w:tcPr>
            <w:tcW w:w="429" w:type="dxa"/>
            <w:shd w:val="clear" w:color="auto" w:fill="D6E3BC" w:themeFill="accent3" w:themeFillTint="66"/>
          </w:tcPr>
          <w:p w14:paraId="5CC801ED" w14:textId="77777777" w:rsidR="00451A9E" w:rsidRDefault="00451A9E" w:rsidP="00975DB3">
            <w:r>
              <w:rPr>
                <w:rFonts w:hint="eastAsia"/>
              </w:rPr>
              <w:t>营运人</w:t>
            </w:r>
          </w:p>
        </w:tc>
        <w:tc>
          <w:tcPr>
            <w:tcW w:w="429" w:type="dxa"/>
            <w:shd w:val="clear" w:color="auto" w:fill="D6E3BC" w:themeFill="accent3" w:themeFillTint="66"/>
          </w:tcPr>
          <w:p w14:paraId="7FFEB863" w14:textId="77777777" w:rsidR="00451A9E" w:rsidRDefault="00451A9E" w:rsidP="00975DB3">
            <w:r>
              <w:rPr>
                <w:rFonts w:hint="eastAsia"/>
              </w:rPr>
              <w:t>责任部门</w:t>
            </w:r>
          </w:p>
        </w:tc>
        <w:tc>
          <w:tcPr>
            <w:tcW w:w="429" w:type="dxa"/>
            <w:shd w:val="clear" w:color="auto" w:fill="D6E3BC" w:themeFill="accent3" w:themeFillTint="66"/>
          </w:tcPr>
          <w:p w14:paraId="69F49F41" w14:textId="77777777" w:rsidR="00451A9E" w:rsidRDefault="00451A9E" w:rsidP="00975DB3">
            <w:r>
              <w:rPr>
                <w:rFonts w:hint="eastAsia"/>
              </w:rPr>
              <w:t>责任车间</w:t>
            </w:r>
          </w:p>
        </w:tc>
        <w:tc>
          <w:tcPr>
            <w:tcW w:w="429" w:type="dxa"/>
            <w:shd w:val="clear" w:color="auto" w:fill="D6E3BC" w:themeFill="accent3" w:themeFillTint="66"/>
          </w:tcPr>
          <w:p w14:paraId="688E7307" w14:textId="77777777" w:rsidR="00451A9E" w:rsidRDefault="00451A9E" w:rsidP="00975DB3">
            <w:r>
              <w:rPr>
                <w:rFonts w:hint="eastAsia"/>
              </w:rPr>
              <w:t>专业</w:t>
            </w:r>
          </w:p>
        </w:tc>
        <w:tc>
          <w:tcPr>
            <w:tcW w:w="430" w:type="dxa"/>
            <w:shd w:val="clear" w:color="auto" w:fill="D6E3BC" w:themeFill="accent3" w:themeFillTint="66"/>
          </w:tcPr>
          <w:p w14:paraId="3BDFBB65" w14:textId="77777777" w:rsidR="00451A9E" w:rsidRDefault="00451A9E" w:rsidP="00975DB3">
            <w:r>
              <w:rPr>
                <w:rFonts w:hint="eastAsia"/>
              </w:rPr>
              <w:t>总指挥</w:t>
            </w:r>
            <w:r>
              <w:rPr>
                <w:rFonts w:hint="eastAsia"/>
              </w:rPr>
              <w:t>/</w:t>
            </w:r>
            <w:r>
              <w:rPr>
                <w:rFonts w:hint="eastAsia"/>
              </w:rPr>
              <w:t>放行人员</w:t>
            </w:r>
          </w:p>
        </w:tc>
        <w:tc>
          <w:tcPr>
            <w:tcW w:w="430" w:type="dxa"/>
            <w:shd w:val="clear" w:color="auto" w:fill="D6E3BC" w:themeFill="accent3" w:themeFillTint="66"/>
          </w:tcPr>
          <w:p w14:paraId="1124E218" w14:textId="77777777" w:rsidR="00451A9E" w:rsidRDefault="00451A9E" w:rsidP="00975DB3">
            <w:r>
              <w:rPr>
                <w:rFonts w:hint="eastAsia"/>
              </w:rPr>
              <w:t>事件发生日期</w:t>
            </w:r>
          </w:p>
        </w:tc>
        <w:tc>
          <w:tcPr>
            <w:tcW w:w="431" w:type="dxa"/>
            <w:shd w:val="clear" w:color="auto" w:fill="D6E3BC" w:themeFill="accent3" w:themeFillTint="66"/>
          </w:tcPr>
          <w:p w14:paraId="4F02625F" w14:textId="77777777" w:rsidR="00451A9E" w:rsidRDefault="00451A9E" w:rsidP="00975DB3">
            <w:r>
              <w:rPr>
                <w:rFonts w:hint="eastAsia"/>
              </w:rPr>
              <w:t>事件描述</w:t>
            </w:r>
          </w:p>
        </w:tc>
        <w:tc>
          <w:tcPr>
            <w:tcW w:w="431" w:type="dxa"/>
            <w:shd w:val="clear" w:color="auto" w:fill="D6E3BC" w:themeFill="accent3" w:themeFillTint="66"/>
          </w:tcPr>
          <w:p w14:paraId="2984C46F" w14:textId="77777777" w:rsidR="00451A9E" w:rsidRDefault="00451A9E" w:rsidP="00975DB3">
            <w:r>
              <w:rPr>
                <w:rFonts w:hint="eastAsia"/>
              </w:rPr>
              <w:t>事件级别</w:t>
            </w:r>
          </w:p>
        </w:tc>
        <w:tc>
          <w:tcPr>
            <w:tcW w:w="431" w:type="dxa"/>
            <w:shd w:val="clear" w:color="auto" w:fill="D6E3BC" w:themeFill="accent3" w:themeFillTint="66"/>
          </w:tcPr>
          <w:p w14:paraId="65709BB5" w14:textId="77777777" w:rsidR="00451A9E" w:rsidRDefault="00451A9E" w:rsidP="00975DB3">
            <w:r>
              <w:rPr>
                <w:rFonts w:hint="eastAsia"/>
              </w:rPr>
              <w:t>不安全事件</w:t>
            </w:r>
          </w:p>
        </w:tc>
        <w:tc>
          <w:tcPr>
            <w:tcW w:w="431" w:type="dxa"/>
            <w:shd w:val="clear" w:color="auto" w:fill="D6E3BC" w:themeFill="accent3" w:themeFillTint="66"/>
          </w:tcPr>
          <w:p w14:paraId="2C12503D" w14:textId="77777777" w:rsidR="00451A9E" w:rsidRDefault="00451A9E" w:rsidP="00975DB3">
            <w:r>
              <w:rPr>
                <w:rFonts w:hint="eastAsia"/>
              </w:rPr>
              <w:t>不按卡作业</w:t>
            </w:r>
          </w:p>
        </w:tc>
        <w:tc>
          <w:tcPr>
            <w:tcW w:w="473" w:type="dxa"/>
            <w:shd w:val="clear" w:color="auto" w:fill="D6E3BC" w:themeFill="accent3" w:themeFillTint="66"/>
          </w:tcPr>
          <w:p w14:paraId="559CF3B3" w14:textId="77777777" w:rsidR="00451A9E" w:rsidRDefault="00451A9E" w:rsidP="00975DB3">
            <w:r>
              <w:rPr>
                <w:rFonts w:hint="eastAsia"/>
              </w:rPr>
              <w:t>S</w:t>
            </w:r>
            <w:r>
              <w:t>EI</w:t>
            </w:r>
            <w:r>
              <w:rPr>
                <w:rFonts w:hint="eastAsia"/>
              </w:rPr>
              <w:t>评分</w:t>
            </w:r>
          </w:p>
        </w:tc>
        <w:tc>
          <w:tcPr>
            <w:tcW w:w="431" w:type="dxa"/>
            <w:shd w:val="clear" w:color="auto" w:fill="D6E3BC" w:themeFill="accent3" w:themeFillTint="66"/>
          </w:tcPr>
          <w:p w14:paraId="013DF512" w14:textId="77777777" w:rsidR="00451A9E" w:rsidRDefault="00451A9E" w:rsidP="00975DB3">
            <w:r>
              <w:rPr>
                <w:rFonts w:hint="eastAsia"/>
              </w:rPr>
              <w:t>精致维修扣分</w:t>
            </w:r>
          </w:p>
        </w:tc>
        <w:tc>
          <w:tcPr>
            <w:tcW w:w="431" w:type="dxa"/>
            <w:shd w:val="clear" w:color="auto" w:fill="D6E3BC" w:themeFill="accent3" w:themeFillTint="66"/>
          </w:tcPr>
          <w:p w14:paraId="40EF5B40" w14:textId="77777777" w:rsidR="00451A9E" w:rsidRDefault="00451A9E" w:rsidP="00975DB3">
            <w:r>
              <w:rPr>
                <w:rFonts w:hint="eastAsia"/>
              </w:rPr>
              <w:t>质量工程师</w:t>
            </w:r>
          </w:p>
        </w:tc>
        <w:tc>
          <w:tcPr>
            <w:tcW w:w="431" w:type="dxa"/>
            <w:shd w:val="clear" w:color="auto" w:fill="D6E3BC" w:themeFill="accent3" w:themeFillTint="66"/>
          </w:tcPr>
          <w:p w14:paraId="398C8A6E" w14:textId="77777777" w:rsidR="00451A9E" w:rsidRDefault="00451A9E" w:rsidP="00975DB3">
            <w:r>
              <w:rPr>
                <w:rFonts w:hint="eastAsia"/>
              </w:rPr>
              <w:t>关联文件</w:t>
            </w:r>
          </w:p>
        </w:tc>
        <w:tc>
          <w:tcPr>
            <w:tcW w:w="431" w:type="dxa"/>
            <w:shd w:val="clear" w:color="auto" w:fill="D6E3BC" w:themeFill="accent3" w:themeFillTint="66"/>
          </w:tcPr>
          <w:p w14:paraId="5FA77DA5" w14:textId="77777777" w:rsidR="00451A9E" w:rsidRDefault="00451A9E" w:rsidP="00975DB3">
            <w:r>
              <w:rPr>
                <w:rFonts w:hint="eastAsia"/>
              </w:rPr>
              <w:t>备注</w:t>
            </w:r>
          </w:p>
        </w:tc>
        <w:tc>
          <w:tcPr>
            <w:tcW w:w="431" w:type="dxa"/>
            <w:shd w:val="clear" w:color="auto" w:fill="D6E3BC" w:themeFill="accent3" w:themeFillTint="66"/>
          </w:tcPr>
          <w:p w14:paraId="378BFB0F" w14:textId="77777777" w:rsidR="00451A9E" w:rsidRDefault="00451A9E" w:rsidP="00975DB3">
            <w:r>
              <w:rPr>
                <w:rFonts w:hint="eastAsia"/>
              </w:rPr>
              <w:t>责任人</w:t>
            </w:r>
          </w:p>
        </w:tc>
        <w:tc>
          <w:tcPr>
            <w:tcW w:w="431" w:type="dxa"/>
            <w:shd w:val="clear" w:color="auto" w:fill="D6E3BC" w:themeFill="accent3" w:themeFillTint="66"/>
          </w:tcPr>
          <w:p w14:paraId="102B394E" w14:textId="77777777" w:rsidR="00451A9E" w:rsidRDefault="00451A9E" w:rsidP="00975DB3">
            <w:r>
              <w:rPr>
                <w:rFonts w:hint="eastAsia"/>
              </w:rPr>
              <w:t>责任人工号</w:t>
            </w:r>
          </w:p>
        </w:tc>
        <w:tc>
          <w:tcPr>
            <w:tcW w:w="374" w:type="dxa"/>
            <w:gridSpan w:val="2"/>
            <w:shd w:val="clear" w:color="auto" w:fill="D6E3BC" w:themeFill="accent3" w:themeFillTint="66"/>
          </w:tcPr>
          <w:p w14:paraId="65422A6B" w14:textId="77777777" w:rsidR="00451A9E" w:rsidRDefault="00451A9E" w:rsidP="00975DB3">
            <w:r>
              <w:rPr>
                <w:rFonts w:hint="eastAsia"/>
              </w:rPr>
              <w:t>积分管理扣分条款</w:t>
            </w:r>
          </w:p>
        </w:tc>
        <w:tc>
          <w:tcPr>
            <w:tcW w:w="278" w:type="dxa"/>
            <w:gridSpan w:val="2"/>
            <w:shd w:val="clear" w:color="auto" w:fill="D6E3BC" w:themeFill="accent3" w:themeFillTint="66"/>
          </w:tcPr>
          <w:p w14:paraId="366236D8" w14:textId="77777777" w:rsidR="00451A9E" w:rsidRDefault="00451A9E" w:rsidP="00975DB3">
            <w:r>
              <w:rPr>
                <w:rFonts w:hint="eastAsia"/>
              </w:rPr>
              <w:t>积分管理扣分分值</w:t>
            </w:r>
          </w:p>
        </w:tc>
        <w:tc>
          <w:tcPr>
            <w:tcW w:w="277" w:type="dxa"/>
            <w:gridSpan w:val="2"/>
            <w:shd w:val="clear" w:color="auto" w:fill="D6E3BC" w:themeFill="accent3" w:themeFillTint="66"/>
          </w:tcPr>
          <w:p w14:paraId="70DECC7D" w14:textId="77777777" w:rsidR="00451A9E" w:rsidRDefault="00451A9E" w:rsidP="00975DB3">
            <w:r>
              <w:rPr>
                <w:rFonts w:hint="eastAsia"/>
              </w:rPr>
              <w:t>诚信积分</w:t>
            </w:r>
          </w:p>
        </w:tc>
      </w:tr>
      <w:tr w:rsidR="00451A9E" w14:paraId="2DF79F67" w14:textId="77777777" w:rsidTr="003B3D3B">
        <w:trPr>
          <w:trHeight w:val="396"/>
        </w:trPr>
        <w:tc>
          <w:tcPr>
            <w:tcW w:w="429" w:type="dxa"/>
          </w:tcPr>
          <w:p w14:paraId="7AEBF44C" w14:textId="77777777" w:rsidR="00451A9E" w:rsidRDefault="00451A9E" w:rsidP="00975DB3"/>
        </w:tc>
        <w:tc>
          <w:tcPr>
            <w:tcW w:w="429" w:type="dxa"/>
          </w:tcPr>
          <w:p w14:paraId="4907F873" w14:textId="77777777" w:rsidR="00451A9E" w:rsidRDefault="00451A9E" w:rsidP="00975DB3"/>
        </w:tc>
        <w:tc>
          <w:tcPr>
            <w:tcW w:w="429" w:type="dxa"/>
          </w:tcPr>
          <w:p w14:paraId="51D342E5" w14:textId="77777777" w:rsidR="00451A9E" w:rsidRDefault="00451A9E" w:rsidP="00975DB3"/>
        </w:tc>
        <w:tc>
          <w:tcPr>
            <w:tcW w:w="429" w:type="dxa"/>
          </w:tcPr>
          <w:p w14:paraId="30BA3358" w14:textId="77777777" w:rsidR="00451A9E" w:rsidRDefault="00451A9E" w:rsidP="00975DB3"/>
        </w:tc>
        <w:tc>
          <w:tcPr>
            <w:tcW w:w="429" w:type="dxa"/>
          </w:tcPr>
          <w:p w14:paraId="72507CE0" w14:textId="77777777" w:rsidR="00451A9E" w:rsidRDefault="00451A9E" w:rsidP="00975DB3"/>
        </w:tc>
        <w:tc>
          <w:tcPr>
            <w:tcW w:w="429" w:type="dxa"/>
          </w:tcPr>
          <w:p w14:paraId="14D38946" w14:textId="77777777" w:rsidR="00451A9E" w:rsidRDefault="00451A9E" w:rsidP="00975DB3"/>
        </w:tc>
        <w:tc>
          <w:tcPr>
            <w:tcW w:w="429" w:type="dxa"/>
          </w:tcPr>
          <w:p w14:paraId="12460B7D" w14:textId="77777777" w:rsidR="00451A9E" w:rsidRDefault="00451A9E" w:rsidP="00975DB3"/>
        </w:tc>
        <w:tc>
          <w:tcPr>
            <w:tcW w:w="430" w:type="dxa"/>
          </w:tcPr>
          <w:p w14:paraId="243371B6" w14:textId="77777777" w:rsidR="00451A9E" w:rsidRDefault="00451A9E" w:rsidP="00975DB3"/>
        </w:tc>
        <w:tc>
          <w:tcPr>
            <w:tcW w:w="430" w:type="dxa"/>
          </w:tcPr>
          <w:p w14:paraId="649E088A" w14:textId="77777777" w:rsidR="00451A9E" w:rsidRDefault="00451A9E" w:rsidP="00975DB3"/>
        </w:tc>
        <w:tc>
          <w:tcPr>
            <w:tcW w:w="431" w:type="dxa"/>
          </w:tcPr>
          <w:p w14:paraId="1DBA8388" w14:textId="77777777" w:rsidR="00451A9E" w:rsidRDefault="00451A9E" w:rsidP="00975DB3"/>
        </w:tc>
        <w:tc>
          <w:tcPr>
            <w:tcW w:w="431" w:type="dxa"/>
          </w:tcPr>
          <w:p w14:paraId="1754B361" w14:textId="77777777" w:rsidR="00451A9E" w:rsidRDefault="00451A9E" w:rsidP="00975DB3"/>
        </w:tc>
        <w:tc>
          <w:tcPr>
            <w:tcW w:w="431" w:type="dxa"/>
          </w:tcPr>
          <w:p w14:paraId="277241D8" w14:textId="77777777" w:rsidR="00451A9E" w:rsidRDefault="00451A9E" w:rsidP="00975DB3"/>
        </w:tc>
        <w:tc>
          <w:tcPr>
            <w:tcW w:w="431" w:type="dxa"/>
          </w:tcPr>
          <w:p w14:paraId="6554B862" w14:textId="77777777" w:rsidR="00451A9E" w:rsidRDefault="00451A9E" w:rsidP="00975DB3"/>
        </w:tc>
        <w:tc>
          <w:tcPr>
            <w:tcW w:w="473" w:type="dxa"/>
          </w:tcPr>
          <w:p w14:paraId="7E327B4A" w14:textId="77777777" w:rsidR="00451A9E" w:rsidRDefault="00451A9E" w:rsidP="00975DB3"/>
        </w:tc>
        <w:tc>
          <w:tcPr>
            <w:tcW w:w="431" w:type="dxa"/>
          </w:tcPr>
          <w:p w14:paraId="71B0B11A" w14:textId="77777777" w:rsidR="00451A9E" w:rsidRDefault="00451A9E" w:rsidP="00975DB3"/>
        </w:tc>
        <w:tc>
          <w:tcPr>
            <w:tcW w:w="431" w:type="dxa"/>
          </w:tcPr>
          <w:p w14:paraId="22872FF4" w14:textId="77777777" w:rsidR="00451A9E" w:rsidRDefault="00451A9E" w:rsidP="00975DB3"/>
        </w:tc>
        <w:tc>
          <w:tcPr>
            <w:tcW w:w="431" w:type="dxa"/>
          </w:tcPr>
          <w:p w14:paraId="374760B5" w14:textId="77777777" w:rsidR="00451A9E" w:rsidRDefault="00451A9E" w:rsidP="00975DB3"/>
        </w:tc>
        <w:tc>
          <w:tcPr>
            <w:tcW w:w="431" w:type="dxa"/>
          </w:tcPr>
          <w:p w14:paraId="4855DB04" w14:textId="77777777" w:rsidR="00451A9E" w:rsidRDefault="00451A9E" w:rsidP="00975DB3"/>
        </w:tc>
        <w:tc>
          <w:tcPr>
            <w:tcW w:w="431" w:type="dxa"/>
          </w:tcPr>
          <w:p w14:paraId="20C00B70" w14:textId="77777777" w:rsidR="00451A9E" w:rsidRDefault="00451A9E" w:rsidP="00975DB3"/>
        </w:tc>
        <w:tc>
          <w:tcPr>
            <w:tcW w:w="431" w:type="dxa"/>
          </w:tcPr>
          <w:p w14:paraId="02837925" w14:textId="77777777" w:rsidR="00451A9E" w:rsidRDefault="00451A9E" w:rsidP="00975DB3"/>
        </w:tc>
        <w:tc>
          <w:tcPr>
            <w:tcW w:w="231" w:type="dxa"/>
          </w:tcPr>
          <w:p w14:paraId="08CB2F6D" w14:textId="77777777" w:rsidR="00451A9E" w:rsidRDefault="00451A9E" w:rsidP="00975DB3"/>
        </w:tc>
        <w:tc>
          <w:tcPr>
            <w:tcW w:w="231" w:type="dxa"/>
            <w:gridSpan w:val="2"/>
          </w:tcPr>
          <w:p w14:paraId="75E717CD" w14:textId="77777777" w:rsidR="00451A9E" w:rsidRDefault="00451A9E" w:rsidP="00975DB3"/>
        </w:tc>
        <w:tc>
          <w:tcPr>
            <w:tcW w:w="231" w:type="dxa"/>
            <w:gridSpan w:val="2"/>
          </w:tcPr>
          <w:p w14:paraId="3D8914F1" w14:textId="77777777" w:rsidR="00451A9E" w:rsidRDefault="00451A9E" w:rsidP="00975DB3"/>
        </w:tc>
        <w:tc>
          <w:tcPr>
            <w:tcW w:w="236" w:type="dxa"/>
          </w:tcPr>
          <w:p w14:paraId="4EF52775" w14:textId="77777777" w:rsidR="00451A9E" w:rsidRDefault="00451A9E" w:rsidP="00975DB3"/>
        </w:tc>
      </w:tr>
      <w:tr w:rsidR="00451A9E" w14:paraId="1418B955" w14:textId="77777777" w:rsidTr="003B3D3B">
        <w:trPr>
          <w:trHeight w:val="396"/>
        </w:trPr>
        <w:tc>
          <w:tcPr>
            <w:tcW w:w="429" w:type="dxa"/>
          </w:tcPr>
          <w:p w14:paraId="0FAAFB7A" w14:textId="77777777" w:rsidR="00451A9E" w:rsidRDefault="00451A9E" w:rsidP="00975DB3"/>
        </w:tc>
        <w:tc>
          <w:tcPr>
            <w:tcW w:w="429" w:type="dxa"/>
          </w:tcPr>
          <w:p w14:paraId="2D7E2E9E" w14:textId="77777777" w:rsidR="00451A9E" w:rsidRDefault="00451A9E" w:rsidP="00975DB3"/>
        </w:tc>
        <w:tc>
          <w:tcPr>
            <w:tcW w:w="429" w:type="dxa"/>
          </w:tcPr>
          <w:p w14:paraId="5CCF3F2F" w14:textId="77777777" w:rsidR="00451A9E" w:rsidRDefault="00451A9E" w:rsidP="00975DB3"/>
        </w:tc>
        <w:tc>
          <w:tcPr>
            <w:tcW w:w="429" w:type="dxa"/>
          </w:tcPr>
          <w:p w14:paraId="15B7DB79" w14:textId="77777777" w:rsidR="00451A9E" w:rsidRDefault="00451A9E" w:rsidP="00975DB3"/>
        </w:tc>
        <w:tc>
          <w:tcPr>
            <w:tcW w:w="429" w:type="dxa"/>
          </w:tcPr>
          <w:p w14:paraId="496B6BED" w14:textId="77777777" w:rsidR="00451A9E" w:rsidRDefault="00451A9E" w:rsidP="00975DB3"/>
        </w:tc>
        <w:tc>
          <w:tcPr>
            <w:tcW w:w="429" w:type="dxa"/>
          </w:tcPr>
          <w:p w14:paraId="39183B10" w14:textId="77777777" w:rsidR="00451A9E" w:rsidRDefault="00451A9E" w:rsidP="00975DB3"/>
        </w:tc>
        <w:tc>
          <w:tcPr>
            <w:tcW w:w="429" w:type="dxa"/>
          </w:tcPr>
          <w:p w14:paraId="719EB817" w14:textId="77777777" w:rsidR="00451A9E" w:rsidRDefault="00451A9E" w:rsidP="00975DB3"/>
        </w:tc>
        <w:tc>
          <w:tcPr>
            <w:tcW w:w="430" w:type="dxa"/>
          </w:tcPr>
          <w:p w14:paraId="71093E0B" w14:textId="77777777" w:rsidR="00451A9E" w:rsidRDefault="00451A9E" w:rsidP="00975DB3"/>
        </w:tc>
        <w:tc>
          <w:tcPr>
            <w:tcW w:w="430" w:type="dxa"/>
          </w:tcPr>
          <w:p w14:paraId="0A9E1739" w14:textId="77777777" w:rsidR="00451A9E" w:rsidRDefault="00451A9E" w:rsidP="00975DB3"/>
        </w:tc>
        <w:tc>
          <w:tcPr>
            <w:tcW w:w="431" w:type="dxa"/>
          </w:tcPr>
          <w:p w14:paraId="6DED967C" w14:textId="77777777" w:rsidR="00451A9E" w:rsidRDefault="00451A9E" w:rsidP="00975DB3"/>
        </w:tc>
        <w:tc>
          <w:tcPr>
            <w:tcW w:w="431" w:type="dxa"/>
          </w:tcPr>
          <w:p w14:paraId="4EB2F667" w14:textId="77777777" w:rsidR="00451A9E" w:rsidRDefault="00451A9E" w:rsidP="00975DB3"/>
        </w:tc>
        <w:tc>
          <w:tcPr>
            <w:tcW w:w="431" w:type="dxa"/>
          </w:tcPr>
          <w:p w14:paraId="42A3A1DD" w14:textId="77777777" w:rsidR="00451A9E" w:rsidRDefault="00451A9E" w:rsidP="00975DB3"/>
        </w:tc>
        <w:tc>
          <w:tcPr>
            <w:tcW w:w="431" w:type="dxa"/>
          </w:tcPr>
          <w:p w14:paraId="1A8569F6" w14:textId="77777777" w:rsidR="00451A9E" w:rsidRDefault="00451A9E" w:rsidP="00975DB3"/>
        </w:tc>
        <w:tc>
          <w:tcPr>
            <w:tcW w:w="473" w:type="dxa"/>
          </w:tcPr>
          <w:p w14:paraId="0B3ED192" w14:textId="77777777" w:rsidR="00451A9E" w:rsidRDefault="00451A9E" w:rsidP="00975DB3"/>
        </w:tc>
        <w:tc>
          <w:tcPr>
            <w:tcW w:w="431" w:type="dxa"/>
          </w:tcPr>
          <w:p w14:paraId="03FA814B" w14:textId="77777777" w:rsidR="00451A9E" w:rsidRDefault="00451A9E" w:rsidP="00975DB3"/>
        </w:tc>
        <w:tc>
          <w:tcPr>
            <w:tcW w:w="431" w:type="dxa"/>
          </w:tcPr>
          <w:p w14:paraId="3C3ED703" w14:textId="77777777" w:rsidR="00451A9E" w:rsidRDefault="00451A9E" w:rsidP="00975DB3"/>
        </w:tc>
        <w:tc>
          <w:tcPr>
            <w:tcW w:w="431" w:type="dxa"/>
          </w:tcPr>
          <w:p w14:paraId="51CB73D7" w14:textId="77777777" w:rsidR="00451A9E" w:rsidRDefault="00451A9E" w:rsidP="00975DB3"/>
        </w:tc>
        <w:tc>
          <w:tcPr>
            <w:tcW w:w="431" w:type="dxa"/>
          </w:tcPr>
          <w:p w14:paraId="0527F293" w14:textId="77777777" w:rsidR="00451A9E" w:rsidRDefault="00451A9E" w:rsidP="00975DB3"/>
        </w:tc>
        <w:tc>
          <w:tcPr>
            <w:tcW w:w="431" w:type="dxa"/>
          </w:tcPr>
          <w:p w14:paraId="6891A15B" w14:textId="77777777" w:rsidR="00451A9E" w:rsidRDefault="00451A9E" w:rsidP="00975DB3"/>
        </w:tc>
        <w:tc>
          <w:tcPr>
            <w:tcW w:w="431" w:type="dxa"/>
          </w:tcPr>
          <w:p w14:paraId="35E8037D" w14:textId="77777777" w:rsidR="00451A9E" w:rsidRDefault="00451A9E" w:rsidP="00975DB3"/>
        </w:tc>
        <w:tc>
          <w:tcPr>
            <w:tcW w:w="231" w:type="dxa"/>
          </w:tcPr>
          <w:p w14:paraId="20DAADAD" w14:textId="77777777" w:rsidR="00451A9E" w:rsidRDefault="00451A9E" w:rsidP="00975DB3"/>
        </w:tc>
        <w:tc>
          <w:tcPr>
            <w:tcW w:w="231" w:type="dxa"/>
            <w:gridSpan w:val="2"/>
          </w:tcPr>
          <w:p w14:paraId="00458278" w14:textId="77777777" w:rsidR="00451A9E" w:rsidRDefault="00451A9E" w:rsidP="00975DB3"/>
        </w:tc>
        <w:tc>
          <w:tcPr>
            <w:tcW w:w="231" w:type="dxa"/>
            <w:gridSpan w:val="2"/>
          </w:tcPr>
          <w:p w14:paraId="05AAE70D" w14:textId="77777777" w:rsidR="00451A9E" w:rsidRDefault="00451A9E" w:rsidP="00975DB3"/>
        </w:tc>
        <w:tc>
          <w:tcPr>
            <w:tcW w:w="236" w:type="dxa"/>
          </w:tcPr>
          <w:p w14:paraId="086E8CB5" w14:textId="77777777" w:rsidR="00451A9E" w:rsidRDefault="00451A9E" w:rsidP="00975DB3"/>
        </w:tc>
      </w:tr>
    </w:tbl>
    <w:p w14:paraId="47BFDDF4" w14:textId="77777777" w:rsidR="0076118E" w:rsidRDefault="0076118E" w:rsidP="0076118E"/>
    <w:p w14:paraId="26B2AA6A" w14:textId="77777777" w:rsidR="0076118E" w:rsidRDefault="0076118E" w:rsidP="0076118E">
      <w:pPr>
        <w:pStyle w:val="5"/>
      </w:pPr>
      <w:r>
        <w:rPr>
          <w:rFonts w:hint="eastAsia"/>
        </w:rPr>
        <w:t>逻辑控制</w:t>
      </w:r>
    </w:p>
    <w:p w14:paraId="2F407701" w14:textId="5280DADF" w:rsidR="00825182" w:rsidRDefault="004074D5" w:rsidP="003A73DA">
      <w:pPr>
        <w:pStyle w:val="afff0"/>
        <w:numPr>
          <w:ilvl w:val="0"/>
          <w:numId w:val="29"/>
        </w:numPr>
        <w:ind w:firstLineChars="0"/>
      </w:pPr>
      <w:r>
        <w:rPr>
          <w:rFonts w:hint="eastAsia"/>
        </w:rPr>
        <w:t>维修事件可以批量导入</w:t>
      </w:r>
      <w:r w:rsidR="007E6A2A">
        <w:rPr>
          <w:rFonts w:hint="eastAsia"/>
        </w:rPr>
        <w:t>，导出时考虑与维修经历匹配</w:t>
      </w:r>
    </w:p>
    <w:p w14:paraId="6CDED232" w14:textId="77777777" w:rsidR="006D13FC" w:rsidRPr="000C217F" w:rsidRDefault="006D13FC" w:rsidP="00FA3CE9"/>
    <w:p w14:paraId="3B32AC92" w14:textId="77777777" w:rsidR="00543236" w:rsidRDefault="00F831CF">
      <w:pPr>
        <w:pStyle w:val="3"/>
        <w:ind w:left="851"/>
      </w:pPr>
      <w:bookmarkStart w:id="10" w:name="_Toc503778738"/>
      <w:r>
        <w:rPr>
          <w:rFonts w:hint="eastAsia"/>
        </w:rPr>
        <w:lastRenderedPageBreak/>
        <w:t>授权申请流程</w:t>
      </w:r>
      <w:bookmarkEnd w:id="10"/>
    </w:p>
    <w:p w14:paraId="22131FCD" w14:textId="77777777" w:rsidR="00964BFF" w:rsidRDefault="00964BFF" w:rsidP="00964BFF">
      <w:pPr>
        <w:pStyle w:val="4"/>
      </w:pPr>
      <w:r>
        <w:rPr>
          <w:rFonts w:hint="eastAsia"/>
        </w:rPr>
        <w:t>授权流程说明</w:t>
      </w:r>
    </w:p>
    <w:p w14:paraId="52B7CF3E" w14:textId="77777777" w:rsidR="00CB4EA5" w:rsidRDefault="00CB4EA5" w:rsidP="00CB4EA5">
      <w:pPr>
        <w:pStyle w:val="5"/>
      </w:pPr>
      <w:r>
        <w:rPr>
          <w:rFonts w:hint="eastAsia"/>
        </w:rPr>
        <w:t>流程图</w:t>
      </w:r>
    </w:p>
    <w:p w14:paraId="70965A35" w14:textId="77777777" w:rsidR="00CB4EA5" w:rsidRDefault="00E269D0" w:rsidP="00E269D0">
      <w:pPr>
        <w:jc w:val="center"/>
      </w:pPr>
      <w:r>
        <w:rPr>
          <w:noProof/>
        </w:rPr>
        <w:drawing>
          <wp:inline distT="0" distB="0" distL="0" distR="0" wp14:anchorId="616DF7F2" wp14:editId="52CDF79F">
            <wp:extent cx="5057775" cy="2590153"/>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3059" cy="2603101"/>
                    </a:xfrm>
                    <a:prstGeom prst="rect">
                      <a:avLst/>
                    </a:prstGeom>
                  </pic:spPr>
                </pic:pic>
              </a:graphicData>
            </a:graphic>
          </wp:inline>
        </w:drawing>
      </w:r>
    </w:p>
    <w:p w14:paraId="530F978B" w14:textId="77777777" w:rsidR="00CB4EA5" w:rsidRDefault="00CB4EA5" w:rsidP="00CB4EA5">
      <w:pPr>
        <w:pStyle w:val="5"/>
      </w:pPr>
      <w:r>
        <w:rPr>
          <w:rFonts w:hint="eastAsia"/>
        </w:rPr>
        <w:t>流程步骤说明</w:t>
      </w:r>
    </w:p>
    <w:p w14:paraId="183585BE" w14:textId="77777777" w:rsidR="00F74C1B" w:rsidRDefault="00F74C1B" w:rsidP="00F74C1B"/>
    <w:p w14:paraId="5858801F" w14:textId="77777777" w:rsidR="00E269D0" w:rsidRDefault="00964BFF" w:rsidP="00E269D0">
      <w:r>
        <w:tab/>
      </w:r>
      <w:r w:rsidR="00E269D0">
        <w:rPr>
          <w:rFonts w:hint="eastAsia"/>
        </w:rPr>
        <w:t>流程步骤详细说明</w:t>
      </w:r>
    </w:p>
    <w:tbl>
      <w:tblPr>
        <w:tblW w:w="8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6326"/>
      </w:tblGrid>
      <w:tr w:rsidR="00E269D0" w14:paraId="15E2A633" w14:textId="77777777" w:rsidTr="00A7550C">
        <w:trPr>
          <w:trHeight w:val="1064"/>
          <w:jc w:val="center"/>
        </w:trPr>
        <w:tc>
          <w:tcPr>
            <w:tcW w:w="1696" w:type="dxa"/>
          </w:tcPr>
          <w:p w14:paraId="563804A5" w14:textId="77777777" w:rsidR="00E269D0" w:rsidRDefault="00E269D0" w:rsidP="00A80B27">
            <w:r>
              <w:rPr>
                <w:rFonts w:hint="eastAsia"/>
              </w:rPr>
              <w:t>第一步</w:t>
            </w:r>
          </w:p>
        </w:tc>
        <w:tc>
          <w:tcPr>
            <w:tcW w:w="6326" w:type="dxa"/>
          </w:tcPr>
          <w:p w14:paraId="3E17108C" w14:textId="77777777" w:rsidR="00E269D0" w:rsidRDefault="00E269D0" w:rsidP="00E269D0">
            <w:r>
              <w:rPr>
                <w:rFonts w:hint="eastAsia"/>
              </w:rPr>
              <w:t xml:space="preserve"> </w:t>
            </w:r>
            <w:r w:rsidR="00A672FB">
              <w:t xml:space="preserve">        </w:t>
            </w:r>
            <w:r>
              <w:rPr>
                <w:rFonts w:hint="eastAsia"/>
              </w:rPr>
              <w:t>维修人员自身手工发起授权申请或者部门统一推荐一批人员进行授权申请，填报申请单。</w:t>
            </w:r>
          </w:p>
        </w:tc>
      </w:tr>
      <w:tr w:rsidR="00E269D0" w14:paraId="39C58F27" w14:textId="77777777" w:rsidTr="00A80B27">
        <w:trPr>
          <w:trHeight w:val="993"/>
          <w:jc w:val="center"/>
        </w:trPr>
        <w:tc>
          <w:tcPr>
            <w:tcW w:w="1696" w:type="dxa"/>
          </w:tcPr>
          <w:p w14:paraId="330EB61D" w14:textId="77777777" w:rsidR="00E269D0" w:rsidRDefault="00E269D0" w:rsidP="00A80B27">
            <w:r>
              <w:rPr>
                <w:rFonts w:hint="eastAsia"/>
              </w:rPr>
              <w:t>第二步</w:t>
            </w:r>
          </w:p>
        </w:tc>
        <w:tc>
          <w:tcPr>
            <w:tcW w:w="6326" w:type="dxa"/>
          </w:tcPr>
          <w:p w14:paraId="566D4A3B" w14:textId="77777777" w:rsidR="00E269D0" w:rsidRDefault="00E269D0" w:rsidP="00A80B27">
            <w:r>
              <w:rPr>
                <w:rFonts w:hint="eastAsia"/>
              </w:rPr>
              <w:t xml:space="preserve">       </w:t>
            </w:r>
            <w:r>
              <w:rPr>
                <w:rFonts w:hint="eastAsia"/>
              </w:rPr>
              <w:t>质量安全部</w:t>
            </w:r>
            <w:r>
              <w:rPr>
                <w:rFonts w:hint="eastAsia"/>
              </w:rPr>
              <w:t>-</w:t>
            </w:r>
            <w:r>
              <w:rPr>
                <w:rFonts w:hint="eastAsia"/>
              </w:rPr>
              <w:t>质量工程师针对提交填报内容进行审核，逐一评估其是否可授权</w:t>
            </w:r>
            <w:r w:rsidR="00D15F6F">
              <w:rPr>
                <w:rFonts w:hint="eastAsia"/>
              </w:rPr>
              <w:t>，</w:t>
            </w:r>
            <w:r w:rsidR="00A672FB">
              <w:rPr>
                <w:rFonts w:hint="eastAsia"/>
              </w:rPr>
              <w:t>并提供依据。</w:t>
            </w:r>
          </w:p>
        </w:tc>
      </w:tr>
      <w:tr w:rsidR="00E269D0" w14:paraId="476490F7" w14:textId="77777777" w:rsidTr="00A80B27">
        <w:trPr>
          <w:trHeight w:val="993"/>
          <w:jc w:val="center"/>
        </w:trPr>
        <w:tc>
          <w:tcPr>
            <w:tcW w:w="1696" w:type="dxa"/>
          </w:tcPr>
          <w:p w14:paraId="6B119D36" w14:textId="77777777" w:rsidR="00E269D0" w:rsidRDefault="00A672FB" w:rsidP="00A80B27">
            <w:r>
              <w:rPr>
                <w:rFonts w:hint="eastAsia"/>
              </w:rPr>
              <w:t>第三步</w:t>
            </w:r>
          </w:p>
        </w:tc>
        <w:tc>
          <w:tcPr>
            <w:tcW w:w="6326" w:type="dxa"/>
          </w:tcPr>
          <w:p w14:paraId="1DC91CDA" w14:textId="77777777" w:rsidR="00E269D0" w:rsidRDefault="00A672FB" w:rsidP="00A80B27">
            <w:r>
              <w:rPr>
                <w:rFonts w:hint="eastAsia"/>
              </w:rPr>
              <w:t xml:space="preserve">       </w:t>
            </w:r>
            <w:r>
              <w:rPr>
                <w:rFonts w:hint="eastAsia"/>
              </w:rPr>
              <w:t>若授权人员为新增人员，考虑是否经过面试，并提供面试结论填报。</w:t>
            </w:r>
          </w:p>
        </w:tc>
      </w:tr>
      <w:tr w:rsidR="00E269D0" w14:paraId="3848A211" w14:textId="77777777" w:rsidTr="00A80B27">
        <w:trPr>
          <w:trHeight w:val="993"/>
          <w:jc w:val="center"/>
        </w:trPr>
        <w:tc>
          <w:tcPr>
            <w:tcW w:w="1696" w:type="dxa"/>
          </w:tcPr>
          <w:p w14:paraId="781A2F4A" w14:textId="77777777" w:rsidR="00E269D0" w:rsidRDefault="00A672FB" w:rsidP="00A80B27">
            <w:r>
              <w:rPr>
                <w:rFonts w:hint="eastAsia"/>
              </w:rPr>
              <w:t>第四步</w:t>
            </w:r>
          </w:p>
        </w:tc>
        <w:tc>
          <w:tcPr>
            <w:tcW w:w="6326" w:type="dxa"/>
          </w:tcPr>
          <w:p w14:paraId="1F9528BD" w14:textId="77777777" w:rsidR="00E269D0" w:rsidRDefault="00DB3AD1" w:rsidP="00A80B27">
            <w:r>
              <w:rPr>
                <w:rFonts w:hint="eastAsia"/>
              </w:rPr>
              <w:t xml:space="preserve">     </w:t>
            </w:r>
            <w:r>
              <w:t xml:space="preserve">  </w:t>
            </w:r>
            <w:r>
              <w:rPr>
                <w:rFonts w:hint="eastAsia"/>
              </w:rPr>
              <w:t>提交至质量安全部质量经理进行最后的授权审批。若不同意，退回至申请人名下。</w:t>
            </w:r>
          </w:p>
        </w:tc>
      </w:tr>
      <w:tr w:rsidR="00E269D0" w14:paraId="56C7B038" w14:textId="77777777" w:rsidTr="00A80B27">
        <w:trPr>
          <w:trHeight w:val="993"/>
          <w:jc w:val="center"/>
        </w:trPr>
        <w:tc>
          <w:tcPr>
            <w:tcW w:w="1696" w:type="dxa"/>
          </w:tcPr>
          <w:p w14:paraId="557E43FC" w14:textId="77777777" w:rsidR="00E269D0" w:rsidRDefault="00A672FB" w:rsidP="00A80B27">
            <w:r>
              <w:rPr>
                <w:rFonts w:hint="eastAsia"/>
              </w:rPr>
              <w:t>第五步</w:t>
            </w:r>
          </w:p>
        </w:tc>
        <w:tc>
          <w:tcPr>
            <w:tcW w:w="6326" w:type="dxa"/>
          </w:tcPr>
          <w:p w14:paraId="68030445" w14:textId="77777777" w:rsidR="00E269D0" w:rsidRDefault="00DB3AD1" w:rsidP="00A80B27">
            <w:r>
              <w:rPr>
                <w:rFonts w:hint="eastAsia"/>
              </w:rPr>
              <w:t xml:space="preserve">   </w:t>
            </w:r>
            <w:r>
              <w:t xml:space="preserve">     </w:t>
            </w:r>
            <w:r>
              <w:rPr>
                <w:rFonts w:hint="eastAsia"/>
              </w:rPr>
              <w:t>质量文员针对所有通过授权的人员的文档、证书、数据继续统一管理。</w:t>
            </w:r>
          </w:p>
        </w:tc>
      </w:tr>
    </w:tbl>
    <w:p w14:paraId="45C0366D" w14:textId="77777777" w:rsidR="00F74C1B" w:rsidRPr="00F74C1B" w:rsidRDefault="00F74C1B" w:rsidP="00F74C1B"/>
    <w:p w14:paraId="79F4C484" w14:textId="77777777" w:rsidR="00543236" w:rsidRDefault="00F831CF">
      <w:pPr>
        <w:pStyle w:val="4"/>
      </w:pPr>
      <w:r>
        <w:rPr>
          <w:rFonts w:hint="eastAsia"/>
        </w:rPr>
        <w:t>新增授权申请</w:t>
      </w:r>
    </w:p>
    <w:p w14:paraId="3E2402C0" w14:textId="77777777" w:rsidR="00543236" w:rsidRDefault="00F831CF">
      <w:pPr>
        <w:pStyle w:val="5"/>
      </w:pPr>
      <w:r>
        <w:rPr>
          <w:rFonts w:hint="eastAsia"/>
        </w:rPr>
        <w:t>功能目标</w:t>
      </w:r>
    </w:p>
    <w:p w14:paraId="068A50E7" w14:textId="77777777" w:rsidR="00543236" w:rsidRDefault="00F831CF">
      <w:r>
        <w:tab/>
      </w:r>
      <w:r>
        <w:tab/>
      </w:r>
      <w:r>
        <w:rPr>
          <w:rFonts w:hint="eastAsia"/>
          <w:sz w:val="28"/>
          <w:szCs w:val="28"/>
        </w:rPr>
        <w:t>授权人员新增授权申请</w:t>
      </w:r>
    </w:p>
    <w:p w14:paraId="034E5688" w14:textId="77777777" w:rsidR="00543236" w:rsidRDefault="00F831CF">
      <w:pPr>
        <w:pStyle w:val="5"/>
      </w:pPr>
      <w:r>
        <w:rPr>
          <w:rFonts w:hint="eastAsia"/>
        </w:rPr>
        <w:t>岗位权限</w:t>
      </w:r>
    </w:p>
    <w:p w14:paraId="6F5A641D" w14:textId="77777777" w:rsidR="00543236" w:rsidRDefault="00F831CF">
      <w:r>
        <w:tab/>
      </w:r>
      <w:r>
        <w:tab/>
      </w:r>
    </w:p>
    <w:p w14:paraId="79BF9C07" w14:textId="77777777" w:rsidR="00086FAD" w:rsidRDefault="00F831CF" w:rsidP="00086FAD">
      <w:pPr>
        <w:pStyle w:val="5"/>
      </w:pPr>
      <w:r>
        <w:rPr>
          <w:rFonts w:hint="eastAsia"/>
        </w:rPr>
        <w:lastRenderedPageBreak/>
        <w:t>信息项描述</w:t>
      </w:r>
    </w:p>
    <w:p w14:paraId="1CC0BCEC" w14:textId="77777777" w:rsidR="00561423" w:rsidRPr="00086FAD" w:rsidRDefault="00B4029E" w:rsidP="00F548CA">
      <w:r>
        <w:rPr>
          <w:rFonts w:hint="eastAsia"/>
        </w:rPr>
        <w:t xml:space="preserve"> </w:t>
      </w:r>
      <w:r>
        <w:t xml:space="preserve">  </w:t>
      </w:r>
    </w:p>
    <w:tbl>
      <w:tblPr>
        <w:tblStyle w:val="aff8"/>
        <w:tblW w:w="0" w:type="auto"/>
        <w:jc w:val="center"/>
        <w:tblLook w:val="04A0" w:firstRow="1" w:lastRow="0" w:firstColumn="1" w:lastColumn="0" w:noHBand="0" w:noVBand="1"/>
      </w:tblPr>
      <w:tblGrid>
        <w:gridCol w:w="1511"/>
        <w:gridCol w:w="1513"/>
        <w:gridCol w:w="1513"/>
        <w:gridCol w:w="1513"/>
        <w:gridCol w:w="1429"/>
        <w:gridCol w:w="1597"/>
      </w:tblGrid>
      <w:tr w:rsidR="00561423" w14:paraId="580D8EF4" w14:textId="77777777" w:rsidTr="007E6A2A">
        <w:trPr>
          <w:trHeight w:val="1124"/>
          <w:jc w:val="center"/>
        </w:trPr>
        <w:tc>
          <w:tcPr>
            <w:tcW w:w="1511" w:type="dxa"/>
            <w:shd w:val="clear" w:color="auto" w:fill="D6E3BC" w:themeFill="accent3" w:themeFillTint="66"/>
          </w:tcPr>
          <w:p w14:paraId="43B189F1" w14:textId="007D9A87" w:rsidR="00561423" w:rsidRDefault="00561423" w:rsidP="00E33FC7">
            <w:r>
              <w:rPr>
                <w:rFonts w:hint="eastAsia"/>
              </w:rPr>
              <w:t>授权申请类别</w:t>
            </w:r>
          </w:p>
        </w:tc>
        <w:tc>
          <w:tcPr>
            <w:tcW w:w="1513" w:type="dxa"/>
            <w:shd w:val="clear" w:color="auto" w:fill="D6E3BC" w:themeFill="accent3" w:themeFillTint="66"/>
          </w:tcPr>
          <w:p w14:paraId="0D05A82A" w14:textId="77777777" w:rsidR="00561423" w:rsidRDefault="00561423" w:rsidP="00E33FC7">
            <w:r>
              <w:rPr>
                <w:rFonts w:hint="eastAsia"/>
              </w:rPr>
              <w:t>民航局</w:t>
            </w:r>
          </w:p>
          <w:p w14:paraId="2D10FCEB" w14:textId="77777777" w:rsidR="00561423" w:rsidRPr="00C52A53" w:rsidRDefault="00561423" w:rsidP="00E33FC7">
            <w:pPr>
              <w:keepNext/>
              <w:widowControl w:val="0"/>
              <w:spacing w:before="240" w:after="60"/>
              <w:jc w:val="both"/>
              <w:outlineLvl w:val="0"/>
              <w:rPr>
                <w:i/>
              </w:rPr>
            </w:pPr>
          </w:p>
        </w:tc>
        <w:tc>
          <w:tcPr>
            <w:tcW w:w="1513" w:type="dxa"/>
            <w:shd w:val="clear" w:color="auto" w:fill="D6E3BC" w:themeFill="accent3" w:themeFillTint="66"/>
          </w:tcPr>
          <w:p w14:paraId="0E6772CF" w14:textId="42DF02DC" w:rsidR="00561423" w:rsidRPr="00970DED" w:rsidRDefault="00561423" w:rsidP="00970DED">
            <w:r>
              <w:rPr>
                <w:rFonts w:hint="eastAsia"/>
              </w:rPr>
              <w:t>授权机型或工种</w:t>
            </w:r>
          </w:p>
        </w:tc>
        <w:tc>
          <w:tcPr>
            <w:tcW w:w="1513" w:type="dxa"/>
            <w:shd w:val="clear" w:color="auto" w:fill="D6E3BC" w:themeFill="accent3" w:themeFillTint="66"/>
          </w:tcPr>
          <w:p w14:paraId="31AC32DC" w14:textId="77777777" w:rsidR="00561423" w:rsidRDefault="00561423" w:rsidP="00E33FC7">
            <w:r>
              <w:rPr>
                <w:rFonts w:hint="eastAsia"/>
              </w:rPr>
              <w:t>功能</w:t>
            </w:r>
          </w:p>
        </w:tc>
        <w:tc>
          <w:tcPr>
            <w:tcW w:w="1429" w:type="dxa"/>
            <w:shd w:val="clear" w:color="auto" w:fill="D6E3BC" w:themeFill="accent3" w:themeFillTint="66"/>
          </w:tcPr>
          <w:p w14:paraId="3627FC96" w14:textId="77777777" w:rsidR="00561423" w:rsidRDefault="00561423" w:rsidP="00E33FC7">
            <w:r>
              <w:rPr>
                <w:rFonts w:hint="eastAsia"/>
              </w:rPr>
              <w:t>级别</w:t>
            </w:r>
          </w:p>
          <w:p w14:paraId="3711D817" w14:textId="77777777" w:rsidR="00561423" w:rsidRPr="00C52A53" w:rsidRDefault="00561423" w:rsidP="00E33FC7">
            <w:pPr>
              <w:keepNext/>
              <w:widowControl w:val="0"/>
              <w:spacing w:before="240" w:after="60"/>
              <w:jc w:val="both"/>
              <w:outlineLvl w:val="0"/>
              <w:rPr>
                <w:i/>
              </w:rPr>
            </w:pPr>
          </w:p>
        </w:tc>
        <w:tc>
          <w:tcPr>
            <w:tcW w:w="1597" w:type="dxa"/>
            <w:shd w:val="clear" w:color="auto" w:fill="D6E3BC" w:themeFill="accent3" w:themeFillTint="66"/>
          </w:tcPr>
          <w:p w14:paraId="6BA5F0A3" w14:textId="6D9DD008" w:rsidR="00561423" w:rsidRPr="00200409" w:rsidRDefault="00561423" w:rsidP="00E33FC7">
            <w:r>
              <w:rPr>
                <w:rFonts w:hint="eastAsia"/>
              </w:rPr>
              <w:t>关联证书或评估单</w:t>
            </w:r>
          </w:p>
        </w:tc>
      </w:tr>
      <w:tr w:rsidR="00561423" w14:paraId="735FCBE5" w14:textId="77777777" w:rsidTr="007E6A2A">
        <w:trPr>
          <w:trHeight w:val="833"/>
          <w:jc w:val="center"/>
        </w:trPr>
        <w:tc>
          <w:tcPr>
            <w:tcW w:w="1511" w:type="dxa"/>
          </w:tcPr>
          <w:p w14:paraId="01C68E8A" w14:textId="6E796EF2" w:rsidR="00561423" w:rsidRDefault="00561423" w:rsidP="00E33FC7"/>
        </w:tc>
        <w:tc>
          <w:tcPr>
            <w:tcW w:w="1513" w:type="dxa"/>
          </w:tcPr>
          <w:p w14:paraId="3956FEF4" w14:textId="3C3593F2" w:rsidR="00561423" w:rsidRDefault="00561423" w:rsidP="00E33FC7"/>
        </w:tc>
        <w:tc>
          <w:tcPr>
            <w:tcW w:w="1513" w:type="dxa"/>
          </w:tcPr>
          <w:p w14:paraId="597FA0AC" w14:textId="378D20F1" w:rsidR="00561423" w:rsidRDefault="00561423" w:rsidP="00E33FC7"/>
        </w:tc>
        <w:tc>
          <w:tcPr>
            <w:tcW w:w="1513" w:type="dxa"/>
          </w:tcPr>
          <w:p w14:paraId="1043C2A6" w14:textId="7427D7C2" w:rsidR="00561423" w:rsidRDefault="00561423" w:rsidP="00E33FC7"/>
        </w:tc>
        <w:tc>
          <w:tcPr>
            <w:tcW w:w="1429" w:type="dxa"/>
          </w:tcPr>
          <w:p w14:paraId="128F1DD1" w14:textId="7CB48DBC" w:rsidR="00561423" w:rsidRDefault="00561423" w:rsidP="00E33FC7"/>
        </w:tc>
        <w:tc>
          <w:tcPr>
            <w:tcW w:w="1597" w:type="dxa"/>
          </w:tcPr>
          <w:p w14:paraId="64678B81" w14:textId="10BB4E39" w:rsidR="00561423" w:rsidRDefault="00561423" w:rsidP="00E33FC7"/>
        </w:tc>
      </w:tr>
    </w:tbl>
    <w:p w14:paraId="03CC4586" w14:textId="50BDCF26" w:rsidR="00F548CA" w:rsidRPr="00561423" w:rsidRDefault="00F548CA" w:rsidP="00F548CA"/>
    <w:p w14:paraId="4E93D1D0" w14:textId="77777777" w:rsidR="00F548CA" w:rsidRDefault="00F548CA" w:rsidP="00561423">
      <w:pPr>
        <w:pStyle w:val="5"/>
      </w:pPr>
      <w:r>
        <w:rPr>
          <w:rFonts w:hint="eastAsia"/>
        </w:rPr>
        <w:t>逻辑控制</w:t>
      </w:r>
    </w:p>
    <w:p w14:paraId="17E4F1E1" w14:textId="5312FDDE" w:rsidR="008C14CC" w:rsidRDefault="008C14CC" w:rsidP="003A73DA">
      <w:pPr>
        <w:pStyle w:val="afff0"/>
        <w:numPr>
          <w:ilvl w:val="0"/>
          <w:numId w:val="26"/>
        </w:numPr>
        <w:ind w:firstLineChars="0"/>
      </w:pPr>
      <w:r>
        <w:rPr>
          <w:rFonts w:hint="eastAsia"/>
        </w:rPr>
        <w:t>填写完成后</w:t>
      </w:r>
      <w:r>
        <w:t>,</w:t>
      </w:r>
      <w:r>
        <w:t>需要</w:t>
      </w:r>
      <w:r>
        <w:rPr>
          <w:rFonts w:hint="eastAsia"/>
        </w:rPr>
        <w:t>提交至</w:t>
      </w:r>
      <w:r>
        <w:t>部门经理审批</w:t>
      </w:r>
      <w:r w:rsidR="00B50925">
        <w:rPr>
          <w:rFonts w:hint="eastAsia"/>
        </w:rPr>
        <w:t>,</w:t>
      </w:r>
      <w:r w:rsidR="00B50925" w:rsidRPr="00B50925">
        <w:rPr>
          <w:rFonts w:hint="eastAsia"/>
        </w:rPr>
        <w:t xml:space="preserve"> </w:t>
      </w:r>
      <w:r w:rsidR="00B50925">
        <w:rPr>
          <w:rFonts w:hint="eastAsia"/>
        </w:rPr>
        <w:t>进行流程审批</w:t>
      </w:r>
      <w:r w:rsidR="001A28E6" w:rsidRPr="001A28E6">
        <w:rPr>
          <w:rFonts w:hint="eastAsia"/>
        </w:rPr>
        <w:t>。</w:t>
      </w:r>
    </w:p>
    <w:p w14:paraId="45200BFF" w14:textId="77777777" w:rsidR="0003671B" w:rsidRPr="008B74AD" w:rsidRDefault="0003671B" w:rsidP="003A73DA">
      <w:pPr>
        <w:pStyle w:val="afff0"/>
        <w:numPr>
          <w:ilvl w:val="0"/>
          <w:numId w:val="16"/>
        </w:numPr>
        <w:ind w:firstLineChars="0"/>
      </w:pPr>
      <w:r w:rsidRPr="008B74AD">
        <w:rPr>
          <w:rFonts w:hint="eastAsia"/>
        </w:rPr>
        <w:t>系统自动比对申请人</w:t>
      </w:r>
      <w:r w:rsidR="00141AFB">
        <w:rPr>
          <w:rFonts w:hint="eastAsia"/>
        </w:rPr>
        <w:t>法规培训情况，近两年内接受过法规培训的人员方可申请相应国外授权</w:t>
      </w:r>
      <w:r w:rsidR="004E0C5D" w:rsidRPr="008B74AD">
        <w:t>。</w:t>
      </w:r>
    </w:p>
    <w:p w14:paraId="79790582" w14:textId="04762F6C" w:rsidR="008B74AD" w:rsidRPr="00561423" w:rsidRDefault="008B74AD" w:rsidP="003A73DA">
      <w:pPr>
        <w:pStyle w:val="afff0"/>
        <w:numPr>
          <w:ilvl w:val="0"/>
          <w:numId w:val="16"/>
        </w:numPr>
        <w:ind w:firstLineChars="0"/>
      </w:pPr>
      <w:r w:rsidRPr="008B74AD">
        <w:rPr>
          <w:rFonts w:ascii="微软雅黑" w:hAnsi="微软雅黑" w:cs="微软雅黑" w:hint="eastAsia"/>
        </w:rPr>
        <w:t>英语水平-从ECHO获取英语级别，E3申请初始授权LV3/4P，E4申请升级授权LV2/4M，E5申请LV1/4S</w:t>
      </w:r>
    </w:p>
    <w:p w14:paraId="0C8D0DE4" w14:textId="77777777" w:rsidR="008C14CC" w:rsidRPr="000A0909" w:rsidRDefault="008C14CC" w:rsidP="008C14CC"/>
    <w:p w14:paraId="1A5A8D1E" w14:textId="77777777" w:rsidR="00543236" w:rsidRDefault="00F831CF">
      <w:pPr>
        <w:pStyle w:val="4"/>
      </w:pPr>
      <w:r>
        <w:rPr>
          <w:rFonts w:hint="eastAsia"/>
        </w:rPr>
        <w:t>推荐授权申请</w:t>
      </w:r>
    </w:p>
    <w:p w14:paraId="1EE46E99" w14:textId="77777777" w:rsidR="00543236" w:rsidRDefault="00F831CF">
      <w:pPr>
        <w:pStyle w:val="5"/>
      </w:pPr>
      <w:r>
        <w:rPr>
          <w:rFonts w:hint="eastAsia"/>
        </w:rPr>
        <w:t>功能目标</w:t>
      </w:r>
    </w:p>
    <w:p w14:paraId="3C73ADFD" w14:textId="77777777" w:rsidR="00543236" w:rsidRDefault="00F831CF">
      <w:r>
        <w:tab/>
      </w:r>
      <w:r>
        <w:tab/>
      </w:r>
      <w:r>
        <w:rPr>
          <w:rFonts w:hint="eastAsia"/>
        </w:rPr>
        <w:t>部门经理对员工的推荐</w:t>
      </w:r>
      <w:r>
        <w:rPr>
          <w:rFonts w:hint="eastAsia"/>
        </w:rPr>
        <w:t xml:space="preserve"> ,(</w:t>
      </w:r>
      <w:r>
        <w:rPr>
          <w:rFonts w:hint="eastAsia"/>
        </w:rPr>
        <w:t>等同于授权申请</w:t>
      </w:r>
      <w:r>
        <w:rPr>
          <w:rFonts w:hint="eastAsia"/>
        </w:rPr>
        <w:t>)</w:t>
      </w:r>
    </w:p>
    <w:p w14:paraId="3CE6848C" w14:textId="77777777" w:rsidR="00543236" w:rsidRDefault="00F831CF">
      <w:pPr>
        <w:pStyle w:val="5"/>
      </w:pPr>
      <w:r>
        <w:rPr>
          <w:rFonts w:hint="eastAsia"/>
        </w:rPr>
        <w:t>岗位权限</w:t>
      </w:r>
    </w:p>
    <w:p w14:paraId="7277CD31" w14:textId="77777777" w:rsidR="00543236" w:rsidRDefault="00F831CF">
      <w:r>
        <w:tab/>
      </w:r>
      <w:r>
        <w:tab/>
      </w:r>
    </w:p>
    <w:p w14:paraId="7907C4F0" w14:textId="77777777" w:rsidR="00543236" w:rsidRDefault="00F831CF">
      <w:pPr>
        <w:pStyle w:val="5"/>
      </w:pPr>
      <w:r>
        <w:rPr>
          <w:rFonts w:hint="eastAsia"/>
        </w:rPr>
        <w:t>信息项描述</w:t>
      </w:r>
    </w:p>
    <w:tbl>
      <w:tblPr>
        <w:tblStyle w:val="aff8"/>
        <w:tblW w:w="0" w:type="auto"/>
        <w:jc w:val="center"/>
        <w:tblLook w:val="04A0" w:firstRow="1" w:lastRow="0" w:firstColumn="1" w:lastColumn="0" w:noHBand="0" w:noVBand="1"/>
      </w:tblPr>
      <w:tblGrid>
        <w:gridCol w:w="921"/>
        <w:gridCol w:w="1009"/>
        <w:gridCol w:w="1117"/>
        <w:gridCol w:w="1136"/>
        <w:gridCol w:w="1292"/>
        <w:gridCol w:w="1198"/>
        <w:gridCol w:w="835"/>
        <w:gridCol w:w="1413"/>
      </w:tblGrid>
      <w:tr w:rsidR="00AB20BC" w:rsidRPr="00200409" w14:paraId="7FE9442C" w14:textId="77777777" w:rsidTr="003B3D3B">
        <w:trPr>
          <w:trHeight w:val="1124"/>
          <w:jc w:val="center"/>
        </w:trPr>
        <w:tc>
          <w:tcPr>
            <w:tcW w:w="921" w:type="dxa"/>
            <w:shd w:val="clear" w:color="auto" w:fill="D6E3BC" w:themeFill="accent3" w:themeFillTint="66"/>
          </w:tcPr>
          <w:p w14:paraId="63FD3421" w14:textId="77777777" w:rsidR="00AB20BC" w:rsidRDefault="00AB20BC" w:rsidP="00E33FC7">
            <w:r>
              <w:rPr>
                <w:rFonts w:hint="eastAsia"/>
              </w:rPr>
              <w:t>工号</w:t>
            </w:r>
          </w:p>
        </w:tc>
        <w:tc>
          <w:tcPr>
            <w:tcW w:w="1009" w:type="dxa"/>
            <w:shd w:val="clear" w:color="auto" w:fill="D6E3BC" w:themeFill="accent3" w:themeFillTint="66"/>
          </w:tcPr>
          <w:p w14:paraId="03C5B00E" w14:textId="77777777" w:rsidR="00AB20BC" w:rsidRDefault="00AB20BC" w:rsidP="00E33FC7">
            <w:r>
              <w:rPr>
                <w:rFonts w:hint="eastAsia"/>
              </w:rPr>
              <w:t>姓名</w:t>
            </w:r>
          </w:p>
        </w:tc>
        <w:tc>
          <w:tcPr>
            <w:tcW w:w="1117" w:type="dxa"/>
            <w:shd w:val="clear" w:color="auto" w:fill="D6E3BC" w:themeFill="accent3" w:themeFillTint="66"/>
          </w:tcPr>
          <w:p w14:paraId="51FFC94C" w14:textId="77777777" w:rsidR="00AB20BC" w:rsidRDefault="00AB20BC" w:rsidP="00E33FC7">
            <w:r>
              <w:rPr>
                <w:rFonts w:hint="eastAsia"/>
              </w:rPr>
              <w:t>授权申请类别</w:t>
            </w:r>
          </w:p>
          <w:p w14:paraId="5CDA5BFF" w14:textId="77777777" w:rsidR="00AB20BC" w:rsidRDefault="00AB20BC" w:rsidP="00E33FC7"/>
        </w:tc>
        <w:tc>
          <w:tcPr>
            <w:tcW w:w="1136" w:type="dxa"/>
            <w:shd w:val="clear" w:color="auto" w:fill="D6E3BC" w:themeFill="accent3" w:themeFillTint="66"/>
          </w:tcPr>
          <w:p w14:paraId="40083B59" w14:textId="77777777" w:rsidR="00AB20BC" w:rsidRDefault="00AB20BC" w:rsidP="00E33FC7">
            <w:r>
              <w:rPr>
                <w:rFonts w:hint="eastAsia"/>
              </w:rPr>
              <w:t>民航局</w:t>
            </w:r>
          </w:p>
          <w:p w14:paraId="16D9ACE3" w14:textId="77777777" w:rsidR="00AB20BC" w:rsidRPr="00E63C30" w:rsidRDefault="00AB20BC" w:rsidP="00E33FC7">
            <w:pPr>
              <w:keepNext/>
              <w:widowControl w:val="0"/>
              <w:spacing w:before="240" w:after="60"/>
              <w:jc w:val="both"/>
              <w:outlineLvl w:val="0"/>
              <w:rPr>
                <w:i/>
              </w:rPr>
            </w:pPr>
          </w:p>
        </w:tc>
        <w:tc>
          <w:tcPr>
            <w:tcW w:w="1292" w:type="dxa"/>
            <w:shd w:val="clear" w:color="auto" w:fill="D6E3BC" w:themeFill="accent3" w:themeFillTint="66"/>
          </w:tcPr>
          <w:p w14:paraId="37CA34FE" w14:textId="77777777" w:rsidR="00AB20BC" w:rsidRDefault="00AB20BC" w:rsidP="00E33FC7">
            <w:r>
              <w:rPr>
                <w:rFonts w:hint="eastAsia"/>
              </w:rPr>
              <w:t>授权机型或工种</w:t>
            </w:r>
          </w:p>
          <w:p w14:paraId="635FB469" w14:textId="77777777" w:rsidR="00AB20BC" w:rsidRPr="00E63C30" w:rsidRDefault="00AB20BC" w:rsidP="00E33FC7">
            <w:pPr>
              <w:keepNext/>
              <w:widowControl w:val="0"/>
              <w:spacing w:before="240" w:after="60"/>
              <w:jc w:val="both"/>
              <w:outlineLvl w:val="0"/>
              <w:rPr>
                <w:i/>
              </w:rPr>
            </w:pPr>
          </w:p>
        </w:tc>
        <w:tc>
          <w:tcPr>
            <w:tcW w:w="1198" w:type="dxa"/>
            <w:shd w:val="clear" w:color="auto" w:fill="D6E3BC" w:themeFill="accent3" w:themeFillTint="66"/>
          </w:tcPr>
          <w:p w14:paraId="69990C90" w14:textId="77777777" w:rsidR="00AB20BC" w:rsidRDefault="00AB20BC" w:rsidP="00E33FC7">
            <w:r>
              <w:rPr>
                <w:rFonts w:hint="eastAsia"/>
              </w:rPr>
              <w:t>功能</w:t>
            </w:r>
          </w:p>
        </w:tc>
        <w:tc>
          <w:tcPr>
            <w:tcW w:w="835" w:type="dxa"/>
            <w:shd w:val="clear" w:color="auto" w:fill="D6E3BC" w:themeFill="accent3" w:themeFillTint="66"/>
          </w:tcPr>
          <w:p w14:paraId="2F83EA26" w14:textId="77777777" w:rsidR="00AB20BC" w:rsidRDefault="00AB20BC" w:rsidP="00E33FC7">
            <w:r>
              <w:rPr>
                <w:rFonts w:hint="eastAsia"/>
              </w:rPr>
              <w:t>级别</w:t>
            </w:r>
          </w:p>
          <w:p w14:paraId="72BA749D" w14:textId="77777777" w:rsidR="00AB20BC" w:rsidRPr="00E63C30" w:rsidRDefault="00AB20BC" w:rsidP="00E33FC7">
            <w:pPr>
              <w:keepNext/>
              <w:widowControl w:val="0"/>
              <w:spacing w:before="240" w:after="60"/>
              <w:jc w:val="both"/>
              <w:outlineLvl w:val="0"/>
              <w:rPr>
                <w:i/>
              </w:rPr>
            </w:pPr>
          </w:p>
        </w:tc>
        <w:tc>
          <w:tcPr>
            <w:tcW w:w="1413" w:type="dxa"/>
            <w:shd w:val="clear" w:color="auto" w:fill="D6E3BC" w:themeFill="accent3" w:themeFillTint="66"/>
          </w:tcPr>
          <w:p w14:paraId="7618AFCE" w14:textId="77777777" w:rsidR="00AB20BC" w:rsidRDefault="00AB20BC" w:rsidP="00E33FC7">
            <w:r>
              <w:rPr>
                <w:rFonts w:hint="eastAsia"/>
              </w:rPr>
              <w:t>关联证书或评估单</w:t>
            </w:r>
          </w:p>
          <w:p w14:paraId="2C1D6CF2" w14:textId="77777777" w:rsidR="00AB20BC" w:rsidRPr="00200409" w:rsidRDefault="00AB20BC" w:rsidP="00E33FC7"/>
        </w:tc>
      </w:tr>
      <w:tr w:rsidR="00AB20BC" w:rsidRPr="00200409" w14:paraId="0D54A201" w14:textId="77777777" w:rsidTr="003B3D3B">
        <w:trPr>
          <w:trHeight w:val="413"/>
          <w:jc w:val="center"/>
        </w:trPr>
        <w:tc>
          <w:tcPr>
            <w:tcW w:w="921" w:type="dxa"/>
          </w:tcPr>
          <w:p w14:paraId="1CF3A1FE" w14:textId="77777777" w:rsidR="00AB20BC" w:rsidRDefault="00AB20BC" w:rsidP="00E33FC7"/>
        </w:tc>
        <w:tc>
          <w:tcPr>
            <w:tcW w:w="1009" w:type="dxa"/>
          </w:tcPr>
          <w:p w14:paraId="499A513C" w14:textId="77777777" w:rsidR="00AB20BC" w:rsidRDefault="00AB20BC" w:rsidP="00E33FC7"/>
        </w:tc>
        <w:tc>
          <w:tcPr>
            <w:tcW w:w="1117" w:type="dxa"/>
          </w:tcPr>
          <w:p w14:paraId="402B3AF8" w14:textId="7B7E238A" w:rsidR="00AB20BC" w:rsidRDefault="00AB20BC" w:rsidP="00E33FC7">
            <w:r>
              <w:rPr>
                <w:rFonts w:hint="eastAsia"/>
              </w:rPr>
              <w:t>下拉菜单</w:t>
            </w:r>
          </w:p>
        </w:tc>
        <w:tc>
          <w:tcPr>
            <w:tcW w:w="1136" w:type="dxa"/>
          </w:tcPr>
          <w:p w14:paraId="55822392" w14:textId="2FD22E16" w:rsidR="00AB20BC" w:rsidRDefault="00AB20BC" w:rsidP="00E33FC7">
            <w:r>
              <w:rPr>
                <w:rFonts w:hint="eastAsia"/>
              </w:rPr>
              <w:t>培训</w:t>
            </w:r>
          </w:p>
        </w:tc>
        <w:tc>
          <w:tcPr>
            <w:tcW w:w="1292" w:type="dxa"/>
          </w:tcPr>
          <w:p w14:paraId="7C9B6BF5" w14:textId="65D64474" w:rsidR="00AB20BC" w:rsidRDefault="00AB20BC" w:rsidP="00E33FC7">
            <w:r>
              <w:rPr>
                <w:rFonts w:hint="eastAsia"/>
              </w:rPr>
              <w:t>培训</w:t>
            </w:r>
          </w:p>
        </w:tc>
        <w:tc>
          <w:tcPr>
            <w:tcW w:w="1198" w:type="dxa"/>
          </w:tcPr>
          <w:p w14:paraId="718980A0" w14:textId="66D76C9C" w:rsidR="00AB20BC" w:rsidRDefault="00AB20BC" w:rsidP="00E33FC7">
            <w:r>
              <w:rPr>
                <w:rFonts w:hint="eastAsia"/>
              </w:rPr>
              <w:t>上图功能列表</w:t>
            </w:r>
          </w:p>
        </w:tc>
        <w:tc>
          <w:tcPr>
            <w:tcW w:w="835" w:type="dxa"/>
          </w:tcPr>
          <w:p w14:paraId="4318663F" w14:textId="5E8232DA" w:rsidR="00AB20BC" w:rsidRDefault="00AB20BC" w:rsidP="00E33FC7">
            <w:r>
              <w:rPr>
                <w:rFonts w:hint="eastAsia"/>
              </w:rPr>
              <w:t>培训</w:t>
            </w:r>
          </w:p>
        </w:tc>
        <w:tc>
          <w:tcPr>
            <w:tcW w:w="1413" w:type="dxa"/>
          </w:tcPr>
          <w:p w14:paraId="2D17E2DA" w14:textId="77777777" w:rsidR="00AB20BC" w:rsidRDefault="00AB20BC" w:rsidP="00E33FC7">
            <w:r>
              <w:rPr>
                <w:rFonts w:hint="eastAsia"/>
              </w:rPr>
              <w:t>例如试车评估单</w:t>
            </w:r>
          </w:p>
          <w:p w14:paraId="1A175CED" w14:textId="794511DF" w:rsidR="00AB20BC" w:rsidRDefault="00AB20BC" w:rsidP="00E33FC7">
            <w:r>
              <w:rPr>
                <w:rFonts w:hint="eastAsia"/>
              </w:rPr>
              <w:t>证书管理中存放</w:t>
            </w:r>
          </w:p>
        </w:tc>
      </w:tr>
      <w:tr w:rsidR="00AB20BC" w:rsidRPr="00200409" w14:paraId="79C5E3E1" w14:textId="77777777" w:rsidTr="003B3D3B">
        <w:trPr>
          <w:trHeight w:val="416"/>
          <w:jc w:val="center"/>
        </w:trPr>
        <w:tc>
          <w:tcPr>
            <w:tcW w:w="921" w:type="dxa"/>
          </w:tcPr>
          <w:p w14:paraId="7004EBD7" w14:textId="77777777" w:rsidR="00AB20BC" w:rsidRDefault="00AB20BC" w:rsidP="00E33FC7"/>
        </w:tc>
        <w:tc>
          <w:tcPr>
            <w:tcW w:w="1009" w:type="dxa"/>
          </w:tcPr>
          <w:p w14:paraId="07D8870D" w14:textId="77777777" w:rsidR="00AB20BC" w:rsidRDefault="00AB20BC" w:rsidP="00E33FC7"/>
        </w:tc>
        <w:tc>
          <w:tcPr>
            <w:tcW w:w="1117" w:type="dxa"/>
          </w:tcPr>
          <w:p w14:paraId="18C1BF96" w14:textId="77777777" w:rsidR="00AB20BC" w:rsidRDefault="00AB20BC" w:rsidP="00E33FC7"/>
        </w:tc>
        <w:tc>
          <w:tcPr>
            <w:tcW w:w="1136" w:type="dxa"/>
          </w:tcPr>
          <w:p w14:paraId="5BDFAA5E" w14:textId="77777777" w:rsidR="00AB20BC" w:rsidRDefault="00AB20BC" w:rsidP="00E33FC7"/>
        </w:tc>
        <w:tc>
          <w:tcPr>
            <w:tcW w:w="1292" w:type="dxa"/>
          </w:tcPr>
          <w:p w14:paraId="2E97BFED" w14:textId="77777777" w:rsidR="00AB20BC" w:rsidRDefault="00AB20BC" w:rsidP="00E33FC7"/>
        </w:tc>
        <w:tc>
          <w:tcPr>
            <w:tcW w:w="1198" w:type="dxa"/>
          </w:tcPr>
          <w:p w14:paraId="0EAAB088" w14:textId="77777777" w:rsidR="00AB20BC" w:rsidRDefault="00AB20BC" w:rsidP="00E33FC7"/>
        </w:tc>
        <w:tc>
          <w:tcPr>
            <w:tcW w:w="835" w:type="dxa"/>
          </w:tcPr>
          <w:p w14:paraId="4543052F" w14:textId="77777777" w:rsidR="00AB20BC" w:rsidRDefault="00AB20BC" w:rsidP="00E33FC7"/>
        </w:tc>
        <w:tc>
          <w:tcPr>
            <w:tcW w:w="1413" w:type="dxa"/>
          </w:tcPr>
          <w:p w14:paraId="372AA342" w14:textId="77777777" w:rsidR="00AB20BC" w:rsidRDefault="00AB20BC" w:rsidP="00E33FC7"/>
        </w:tc>
      </w:tr>
    </w:tbl>
    <w:p w14:paraId="3A1B1A02" w14:textId="77777777" w:rsidR="00A3240F" w:rsidRDefault="00A3240F" w:rsidP="00A3240F"/>
    <w:p w14:paraId="2A158787" w14:textId="77777777" w:rsidR="00543236" w:rsidRDefault="00F831CF">
      <w:pPr>
        <w:pStyle w:val="5"/>
      </w:pPr>
      <w:r>
        <w:rPr>
          <w:rFonts w:hint="eastAsia"/>
        </w:rPr>
        <w:t>逻辑控制</w:t>
      </w:r>
    </w:p>
    <w:p w14:paraId="16FCFD7E" w14:textId="77777777" w:rsidR="00625D19" w:rsidRDefault="00625D19" w:rsidP="003A73DA">
      <w:pPr>
        <w:pStyle w:val="afff0"/>
        <w:numPr>
          <w:ilvl w:val="0"/>
          <w:numId w:val="17"/>
        </w:numPr>
        <w:ind w:firstLineChars="0"/>
      </w:pPr>
      <w:r>
        <w:rPr>
          <w:rFonts w:hint="eastAsia"/>
        </w:rPr>
        <w:t>部门经理可对员工推送信息进行更改。</w:t>
      </w:r>
      <w:r w:rsidR="004E0C5D">
        <w:rPr>
          <w:rFonts w:hint="eastAsia"/>
        </w:rPr>
        <w:t>更改后记录变更记录单。</w:t>
      </w:r>
    </w:p>
    <w:p w14:paraId="02958E23" w14:textId="77777777" w:rsidR="00625D19" w:rsidRDefault="00625D19" w:rsidP="003A73DA">
      <w:pPr>
        <w:pStyle w:val="afff0"/>
        <w:numPr>
          <w:ilvl w:val="0"/>
          <w:numId w:val="17"/>
        </w:numPr>
        <w:ind w:firstLineChars="0"/>
      </w:pPr>
      <w:r>
        <w:rPr>
          <w:rFonts w:hint="eastAsia"/>
        </w:rPr>
        <w:t>部门经理也可以直接发起推荐，该环节等同于授权申请（可推荐他人）</w:t>
      </w:r>
    </w:p>
    <w:p w14:paraId="3E7A9381" w14:textId="77777777" w:rsidR="00625D19" w:rsidRDefault="00625D19" w:rsidP="003A73DA">
      <w:pPr>
        <w:pStyle w:val="afff0"/>
        <w:numPr>
          <w:ilvl w:val="0"/>
          <w:numId w:val="17"/>
        </w:numPr>
        <w:ind w:firstLineChars="0"/>
      </w:pPr>
      <w:r>
        <w:rPr>
          <w:rFonts w:hint="eastAsia"/>
        </w:rPr>
        <w:t>同意推荐后授权申请信息流转至质量工程师</w:t>
      </w:r>
    </w:p>
    <w:p w14:paraId="77AD34D6" w14:textId="77777777" w:rsidR="00995BAF" w:rsidRPr="00625D19" w:rsidRDefault="005E4CF0" w:rsidP="00625D19">
      <w:r>
        <w:tab/>
      </w:r>
      <w:r>
        <w:tab/>
      </w:r>
    </w:p>
    <w:p w14:paraId="4AD0F38C" w14:textId="77777777" w:rsidR="00543236" w:rsidRDefault="00F831CF">
      <w:pPr>
        <w:pStyle w:val="4"/>
      </w:pPr>
      <w:r>
        <w:rPr>
          <w:rFonts w:hint="eastAsia"/>
        </w:rPr>
        <w:lastRenderedPageBreak/>
        <w:t>授权申请评估</w:t>
      </w:r>
    </w:p>
    <w:p w14:paraId="4D1C1ACC" w14:textId="77777777" w:rsidR="00543236" w:rsidRDefault="00F831CF">
      <w:pPr>
        <w:pStyle w:val="5"/>
      </w:pPr>
      <w:r>
        <w:rPr>
          <w:rFonts w:hint="eastAsia"/>
        </w:rPr>
        <w:t>功能目标</w:t>
      </w:r>
    </w:p>
    <w:p w14:paraId="4A3CF540" w14:textId="77777777" w:rsidR="00543236" w:rsidRDefault="00F831CF">
      <w:r>
        <w:tab/>
      </w:r>
      <w:r>
        <w:tab/>
      </w:r>
      <w:r>
        <w:rPr>
          <w:rFonts w:hint="eastAsia"/>
        </w:rPr>
        <w:t>质量工程师接收生产部门授权推荐</w:t>
      </w:r>
      <w:r>
        <w:rPr>
          <w:rFonts w:hint="eastAsia"/>
        </w:rPr>
        <w:t>,</w:t>
      </w:r>
      <w:r>
        <w:rPr>
          <w:rFonts w:hint="eastAsia"/>
        </w:rPr>
        <w:t>进行评价</w:t>
      </w:r>
      <w:r w:rsidR="00606014">
        <w:rPr>
          <w:rFonts w:hint="eastAsia"/>
        </w:rPr>
        <w:t>。</w:t>
      </w:r>
    </w:p>
    <w:p w14:paraId="1F997CBB" w14:textId="77777777" w:rsidR="00543236" w:rsidRDefault="00F831CF">
      <w:pPr>
        <w:pStyle w:val="5"/>
      </w:pPr>
      <w:r>
        <w:rPr>
          <w:rFonts w:hint="eastAsia"/>
        </w:rPr>
        <w:t>岗位权限</w:t>
      </w:r>
    </w:p>
    <w:p w14:paraId="5E52DBA9" w14:textId="77777777" w:rsidR="00543236" w:rsidRDefault="00F831CF">
      <w:r>
        <w:tab/>
      </w:r>
      <w:r>
        <w:tab/>
      </w:r>
    </w:p>
    <w:p w14:paraId="2BC1D868" w14:textId="77777777" w:rsidR="00A3240F" w:rsidRDefault="00F831CF">
      <w:pPr>
        <w:pStyle w:val="5"/>
      </w:pPr>
      <w:r>
        <w:rPr>
          <w:rFonts w:hint="eastAsia"/>
        </w:rPr>
        <w:t>信息项描述</w:t>
      </w:r>
    </w:p>
    <w:p w14:paraId="4697EAD8" w14:textId="77777777" w:rsidR="008A7D3D" w:rsidRPr="008A7D3D" w:rsidRDefault="00AB3DC7" w:rsidP="008A7D3D">
      <w:r>
        <w:tab/>
      </w:r>
      <w:r>
        <w:tab/>
      </w:r>
      <w:r>
        <w:rPr>
          <w:rFonts w:hint="eastAsia"/>
        </w:rPr>
        <w:t>展示授权申请人列表清单。选择每一个授权申请人，弹出如下：</w:t>
      </w:r>
    </w:p>
    <w:tbl>
      <w:tblPr>
        <w:tblStyle w:val="aff8"/>
        <w:tblW w:w="0" w:type="auto"/>
        <w:tblLook w:val="04A0" w:firstRow="1" w:lastRow="0" w:firstColumn="1" w:lastColumn="0" w:noHBand="0" w:noVBand="1"/>
      </w:tblPr>
      <w:tblGrid>
        <w:gridCol w:w="673"/>
        <w:gridCol w:w="644"/>
        <w:gridCol w:w="644"/>
        <w:gridCol w:w="644"/>
        <w:gridCol w:w="645"/>
        <w:gridCol w:w="645"/>
        <w:gridCol w:w="645"/>
        <w:gridCol w:w="675"/>
        <w:gridCol w:w="675"/>
        <w:gridCol w:w="675"/>
        <w:gridCol w:w="645"/>
        <w:gridCol w:w="617"/>
        <w:gridCol w:w="617"/>
        <w:gridCol w:w="617"/>
      </w:tblGrid>
      <w:tr w:rsidR="00D8098F" w14:paraId="666C03D3" w14:textId="4A9AB2B5" w:rsidTr="00D8098F">
        <w:trPr>
          <w:trHeight w:val="1745"/>
        </w:trPr>
        <w:tc>
          <w:tcPr>
            <w:tcW w:w="673" w:type="dxa"/>
            <w:shd w:val="clear" w:color="auto" w:fill="D6E3BC" w:themeFill="accent3" w:themeFillTint="66"/>
          </w:tcPr>
          <w:p w14:paraId="34C34ED1" w14:textId="77777777" w:rsidR="00D8098F" w:rsidRDefault="00D8098F" w:rsidP="00E33FC7">
            <w:r>
              <w:rPr>
                <w:rFonts w:hint="eastAsia"/>
              </w:rPr>
              <w:t>授权申请类别</w:t>
            </w:r>
          </w:p>
          <w:p w14:paraId="43B37361" w14:textId="77777777" w:rsidR="00D8098F" w:rsidRDefault="00D8098F" w:rsidP="00E33FC7"/>
        </w:tc>
        <w:tc>
          <w:tcPr>
            <w:tcW w:w="644" w:type="dxa"/>
            <w:shd w:val="clear" w:color="auto" w:fill="D6E3BC" w:themeFill="accent3" w:themeFillTint="66"/>
          </w:tcPr>
          <w:p w14:paraId="565E26B4" w14:textId="77777777" w:rsidR="00D8098F" w:rsidRDefault="00D8098F" w:rsidP="00E33FC7">
            <w:r>
              <w:rPr>
                <w:rFonts w:hint="eastAsia"/>
              </w:rPr>
              <w:t>民航局</w:t>
            </w:r>
          </w:p>
          <w:p w14:paraId="74FFB8C1" w14:textId="77777777" w:rsidR="00D8098F" w:rsidRPr="00450F67" w:rsidRDefault="00D8098F" w:rsidP="00E33FC7">
            <w:pPr>
              <w:rPr>
                <w:i/>
              </w:rPr>
            </w:pPr>
          </w:p>
        </w:tc>
        <w:tc>
          <w:tcPr>
            <w:tcW w:w="644" w:type="dxa"/>
            <w:shd w:val="clear" w:color="auto" w:fill="D6E3BC" w:themeFill="accent3" w:themeFillTint="66"/>
          </w:tcPr>
          <w:p w14:paraId="115FBD80" w14:textId="77777777" w:rsidR="00D8098F" w:rsidRDefault="00D8098F" w:rsidP="00E33FC7">
            <w:r>
              <w:rPr>
                <w:rFonts w:hint="eastAsia"/>
              </w:rPr>
              <w:t>授权种类</w:t>
            </w:r>
          </w:p>
          <w:p w14:paraId="20F594DE" w14:textId="77777777" w:rsidR="00D8098F" w:rsidRPr="00450F67" w:rsidRDefault="00D8098F" w:rsidP="00E33FC7">
            <w:pPr>
              <w:rPr>
                <w:i/>
              </w:rPr>
            </w:pPr>
          </w:p>
        </w:tc>
        <w:tc>
          <w:tcPr>
            <w:tcW w:w="644" w:type="dxa"/>
            <w:shd w:val="clear" w:color="auto" w:fill="D6E3BC" w:themeFill="accent3" w:themeFillTint="66"/>
          </w:tcPr>
          <w:p w14:paraId="085CD96D" w14:textId="77777777" w:rsidR="00D8098F" w:rsidRDefault="00D8098F" w:rsidP="00E33FC7">
            <w:r>
              <w:rPr>
                <w:rFonts w:hint="eastAsia"/>
              </w:rPr>
              <w:t>授权机型或工种</w:t>
            </w:r>
          </w:p>
          <w:p w14:paraId="6D0DD6BA" w14:textId="77777777" w:rsidR="00D8098F" w:rsidRPr="00450F67" w:rsidRDefault="00D8098F" w:rsidP="00E33FC7">
            <w:pPr>
              <w:rPr>
                <w:i/>
              </w:rPr>
            </w:pPr>
          </w:p>
        </w:tc>
        <w:tc>
          <w:tcPr>
            <w:tcW w:w="645" w:type="dxa"/>
            <w:shd w:val="clear" w:color="auto" w:fill="D6E3BC" w:themeFill="accent3" w:themeFillTint="66"/>
          </w:tcPr>
          <w:p w14:paraId="46F39D3F" w14:textId="77777777" w:rsidR="00D8098F" w:rsidRDefault="00D8098F" w:rsidP="00E33FC7">
            <w:r>
              <w:rPr>
                <w:rFonts w:hint="eastAsia"/>
              </w:rPr>
              <w:t>功能</w:t>
            </w:r>
          </w:p>
        </w:tc>
        <w:tc>
          <w:tcPr>
            <w:tcW w:w="645" w:type="dxa"/>
            <w:shd w:val="clear" w:color="auto" w:fill="D6E3BC" w:themeFill="accent3" w:themeFillTint="66"/>
          </w:tcPr>
          <w:p w14:paraId="0AE46783" w14:textId="77777777" w:rsidR="00D8098F" w:rsidRDefault="00D8098F" w:rsidP="00E33FC7">
            <w:r>
              <w:rPr>
                <w:rFonts w:hint="eastAsia"/>
              </w:rPr>
              <w:t>级别</w:t>
            </w:r>
          </w:p>
          <w:p w14:paraId="7763B619" w14:textId="77777777" w:rsidR="00D8098F" w:rsidRPr="00450F67" w:rsidRDefault="00D8098F" w:rsidP="00E33FC7">
            <w:pPr>
              <w:rPr>
                <w:i/>
              </w:rPr>
            </w:pPr>
          </w:p>
        </w:tc>
        <w:tc>
          <w:tcPr>
            <w:tcW w:w="645" w:type="dxa"/>
            <w:shd w:val="clear" w:color="auto" w:fill="D6E3BC" w:themeFill="accent3" w:themeFillTint="66"/>
          </w:tcPr>
          <w:p w14:paraId="474DCF0C" w14:textId="77777777" w:rsidR="00D8098F" w:rsidRDefault="00D8098F" w:rsidP="00E33FC7">
            <w:r>
              <w:rPr>
                <w:rFonts w:hint="eastAsia"/>
              </w:rPr>
              <w:t>培训大纲比对</w:t>
            </w:r>
          </w:p>
        </w:tc>
        <w:tc>
          <w:tcPr>
            <w:tcW w:w="675" w:type="dxa"/>
            <w:shd w:val="clear" w:color="auto" w:fill="D6E3BC" w:themeFill="accent3" w:themeFillTint="66"/>
          </w:tcPr>
          <w:p w14:paraId="0F0CE3D7" w14:textId="77777777" w:rsidR="00D8098F" w:rsidRDefault="00D8098F" w:rsidP="00E33FC7">
            <w:r>
              <w:rPr>
                <w:rFonts w:hint="eastAsia"/>
              </w:rPr>
              <w:t>证书评估</w:t>
            </w:r>
          </w:p>
        </w:tc>
        <w:tc>
          <w:tcPr>
            <w:tcW w:w="675" w:type="dxa"/>
            <w:shd w:val="clear" w:color="auto" w:fill="D6E3BC" w:themeFill="accent3" w:themeFillTint="66"/>
          </w:tcPr>
          <w:p w14:paraId="7C8D78D5" w14:textId="77777777" w:rsidR="00D8098F" w:rsidRDefault="00D8098F" w:rsidP="00E33FC7">
            <w:r>
              <w:rPr>
                <w:rFonts w:hint="eastAsia"/>
              </w:rPr>
              <w:t>维修经历评估</w:t>
            </w:r>
          </w:p>
        </w:tc>
        <w:tc>
          <w:tcPr>
            <w:tcW w:w="675" w:type="dxa"/>
            <w:shd w:val="clear" w:color="auto" w:fill="D6E3BC" w:themeFill="accent3" w:themeFillTint="66"/>
          </w:tcPr>
          <w:p w14:paraId="5A617964" w14:textId="77777777" w:rsidR="00D8098F" w:rsidRPr="00062F7D" w:rsidRDefault="00D8098F" w:rsidP="00E33FC7">
            <w:r>
              <w:rPr>
                <w:rFonts w:hint="eastAsia"/>
              </w:rPr>
              <w:t>事件管理评估</w:t>
            </w:r>
          </w:p>
        </w:tc>
        <w:tc>
          <w:tcPr>
            <w:tcW w:w="645" w:type="dxa"/>
            <w:shd w:val="clear" w:color="auto" w:fill="D6E3BC" w:themeFill="accent3" w:themeFillTint="66"/>
          </w:tcPr>
          <w:p w14:paraId="687ACE76" w14:textId="77777777" w:rsidR="00D8098F" w:rsidRDefault="00D8098F" w:rsidP="00E33FC7">
            <w:r>
              <w:rPr>
                <w:rFonts w:hint="eastAsia"/>
              </w:rPr>
              <w:t>视力报告评估</w:t>
            </w:r>
          </w:p>
        </w:tc>
        <w:tc>
          <w:tcPr>
            <w:tcW w:w="617" w:type="dxa"/>
            <w:shd w:val="clear" w:color="auto" w:fill="D6E3BC" w:themeFill="accent3" w:themeFillTint="66"/>
          </w:tcPr>
          <w:p w14:paraId="124C0745" w14:textId="77777777" w:rsidR="00D8098F" w:rsidRDefault="00D8098F" w:rsidP="000D6C52">
            <w:r>
              <w:rPr>
                <w:rFonts w:hint="eastAsia"/>
              </w:rPr>
              <w:t>面试评估</w:t>
            </w:r>
          </w:p>
          <w:p w14:paraId="09BF9C84" w14:textId="77777777" w:rsidR="00D8098F" w:rsidRDefault="00D8098F" w:rsidP="000D6C52">
            <w:r>
              <w:rPr>
                <w:rFonts w:hint="eastAsia"/>
              </w:rPr>
              <w:t>表</w:t>
            </w:r>
          </w:p>
          <w:p w14:paraId="4A4F7C9A" w14:textId="2C92AEE3" w:rsidR="00D8098F" w:rsidRPr="006B63B5" w:rsidRDefault="00D8098F" w:rsidP="00E33FC7"/>
        </w:tc>
        <w:tc>
          <w:tcPr>
            <w:tcW w:w="617" w:type="dxa"/>
            <w:shd w:val="clear" w:color="auto" w:fill="D6E3BC" w:themeFill="accent3" w:themeFillTint="66"/>
          </w:tcPr>
          <w:p w14:paraId="477843B5" w14:textId="04B0D9C3" w:rsidR="00D8098F" w:rsidRDefault="00D8098F" w:rsidP="000D6C52">
            <w:r>
              <w:rPr>
                <w:rFonts w:hint="eastAsia"/>
              </w:rPr>
              <w:t>上岗评估表</w:t>
            </w:r>
          </w:p>
        </w:tc>
        <w:tc>
          <w:tcPr>
            <w:tcW w:w="617" w:type="dxa"/>
            <w:shd w:val="clear" w:color="auto" w:fill="D6E3BC" w:themeFill="accent3" w:themeFillTint="66"/>
          </w:tcPr>
          <w:p w14:paraId="2BC6A7CA" w14:textId="092B0EE4" w:rsidR="00D8098F" w:rsidRDefault="00D8098F" w:rsidP="000D6C52">
            <w:r>
              <w:rPr>
                <w:rFonts w:hint="eastAsia"/>
              </w:rPr>
              <w:t>审核员评估表</w:t>
            </w:r>
          </w:p>
        </w:tc>
      </w:tr>
      <w:tr w:rsidR="00D8098F" w14:paraId="05979E9E" w14:textId="7F1FC8A5" w:rsidTr="00D8098F">
        <w:trPr>
          <w:trHeight w:val="3353"/>
        </w:trPr>
        <w:tc>
          <w:tcPr>
            <w:tcW w:w="673" w:type="dxa"/>
          </w:tcPr>
          <w:p w14:paraId="58DB945C" w14:textId="7CBAD77C" w:rsidR="00D8098F" w:rsidRPr="00450F67" w:rsidRDefault="00D8098F" w:rsidP="00E33FC7">
            <w:pPr>
              <w:rPr>
                <w:i/>
              </w:rPr>
            </w:pPr>
            <w:r w:rsidRPr="00450F67">
              <w:rPr>
                <w:rFonts w:hint="eastAsia"/>
                <w:i/>
              </w:rPr>
              <w:t>初始和升级选项后附一个面试评估单</w:t>
            </w:r>
          </w:p>
        </w:tc>
        <w:tc>
          <w:tcPr>
            <w:tcW w:w="644" w:type="dxa"/>
          </w:tcPr>
          <w:p w14:paraId="7AD77E09" w14:textId="77777777" w:rsidR="00D8098F" w:rsidRDefault="00D8098F" w:rsidP="00E33FC7"/>
        </w:tc>
        <w:tc>
          <w:tcPr>
            <w:tcW w:w="644" w:type="dxa"/>
          </w:tcPr>
          <w:p w14:paraId="380B1FB3" w14:textId="77777777" w:rsidR="00D8098F" w:rsidRDefault="00D8098F" w:rsidP="00E33FC7"/>
        </w:tc>
        <w:tc>
          <w:tcPr>
            <w:tcW w:w="644" w:type="dxa"/>
          </w:tcPr>
          <w:p w14:paraId="1DCBD665" w14:textId="77777777" w:rsidR="00D8098F" w:rsidRDefault="00D8098F" w:rsidP="00E33FC7"/>
        </w:tc>
        <w:tc>
          <w:tcPr>
            <w:tcW w:w="645" w:type="dxa"/>
          </w:tcPr>
          <w:p w14:paraId="2FEC954B" w14:textId="77777777" w:rsidR="00D8098F" w:rsidRDefault="00D8098F" w:rsidP="00E33FC7"/>
        </w:tc>
        <w:tc>
          <w:tcPr>
            <w:tcW w:w="645" w:type="dxa"/>
          </w:tcPr>
          <w:p w14:paraId="2228255B" w14:textId="77777777" w:rsidR="00D8098F" w:rsidRDefault="00D8098F" w:rsidP="00E33FC7"/>
        </w:tc>
        <w:tc>
          <w:tcPr>
            <w:tcW w:w="645" w:type="dxa"/>
          </w:tcPr>
          <w:p w14:paraId="792DD5FE" w14:textId="77777777" w:rsidR="00D8098F" w:rsidRPr="00C52A53" w:rsidRDefault="00D8098F" w:rsidP="00E33FC7">
            <w:pPr>
              <w:widowControl w:val="0"/>
              <w:adjustRightInd w:val="0"/>
              <w:snapToGrid w:val="0"/>
              <w:spacing w:before="120" w:after="120"/>
              <w:ind w:hanging="142"/>
              <w:jc w:val="both"/>
              <w:rPr>
                <w:i/>
              </w:rPr>
            </w:pPr>
            <w:r>
              <w:rPr>
                <w:rFonts w:hint="eastAsia"/>
                <w:i/>
              </w:rPr>
              <w:t>查看结果</w:t>
            </w:r>
          </w:p>
        </w:tc>
        <w:tc>
          <w:tcPr>
            <w:tcW w:w="675" w:type="dxa"/>
          </w:tcPr>
          <w:p w14:paraId="6E776B7B" w14:textId="77777777" w:rsidR="00D8098F" w:rsidRPr="00C52A53" w:rsidRDefault="00D8098F" w:rsidP="00E33FC7">
            <w:pPr>
              <w:widowControl w:val="0"/>
              <w:adjustRightInd w:val="0"/>
              <w:snapToGrid w:val="0"/>
              <w:spacing w:before="120" w:after="120"/>
              <w:ind w:hanging="142"/>
              <w:jc w:val="both"/>
              <w:rPr>
                <w:i/>
              </w:rPr>
            </w:pPr>
            <w:r w:rsidRPr="00C52A53">
              <w:rPr>
                <w:rFonts w:hint="eastAsia"/>
                <w:i/>
              </w:rPr>
              <w:t>评估通过与否</w:t>
            </w:r>
          </w:p>
          <w:p w14:paraId="76633169" w14:textId="77777777" w:rsidR="00D8098F" w:rsidRDefault="00D8098F" w:rsidP="00E33FC7">
            <w:r w:rsidRPr="00C52A53">
              <w:rPr>
                <w:rFonts w:hint="eastAsia"/>
                <w:i/>
              </w:rPr>
              <w:t>评估人</w:t>
            </w:r>
          </w:p>
        </w:tc>
        <w:tc>
          <w:tcPr>
            <w:tcW w:w="675" w:type="dxa"/>
          </w:tcPr>
          <w:p w14:paraId="566B805B" w14:textId="77777777" w:rsidR="00D8098F" w:rsidRPr="007070D4" w:rsidRDefault="00D8098F" w:rsidP="00E33FC7">
            <w:pPr>
              <w:rPr>
                <w:i/>
              </w:rPr>
            </w:pPr>
            <w:r w:rsidRPr="007070D4">
              <w:rPr>
                <w:rFonts w:hint="eastAsia"/>
                <w:i/>
              </w:rPr>
              <w:t>评估通过与否</w:t>
            </w:r>
          </w:p>
          <w:p w14:paraId="7527FC98" w14:textId="77777777" w:rsidR="00D8098F" w:rsidRDefault="00D8098F" w:rsidP="00E33FC7">
            <w:r w:rsidRPr="007070D4">
              <w:rPr>
                <w:rFonts w:hint="eastAsia"/>
                <w:i/>
              </w:rPr>
              <w:t>评估人</w:t>
            </w:r>
          </w:p>
        </w:tc>
        <w:tc>
          <w:tcPr>
            <w:tcW w:w="675" w:type="dxa"/>
          </w:tcPr>
          <w:p w14:paraId="1A1255BF" w14:textId="77777777" w:rsidR="00D8098F" w:rsidRPr="007070D4" w:rsidRDefault="00D8098F" w:rsidP="00E33FC7">
            <w:pPr>
              <w:rPr>
                <w:i/>
              </w:rPr>
            </w:pPr>
            <w:r w:rsidRPr="007070D4">
              <w:rPr>
                <w:rFonts w:hint="eastAsia"/>
                <w:i/>
              </w:rPr>
              <w:t>评估通过与否</w:t>
            </w:r>
          </w:p>
          <w:p w14:paraId="4C70440C" w14:textId="77777777" w:rsidR="00D8098F" w:rsidRDefault="00D8098F" w:rsidP="00E33FC7">
            <w:r w:rsidRPr="007070D4">
              <w:rPr>
                <w:rFonts w:hint="eastAsia"/>
                <w:i/>
              </w:rPr>
              <w:t>评估人</w:t>
            </w:r>
          </w:p>
        </w:tc>
        <w:tc>
          <w:tcPr>
            <w:tcW w:w="645" w:type="dxa"/>
          </w:tcPr>
          <w:p w14:paraId="09EF5B07" w14:textId="77777777" w:rsidR="00D8098F" w:rsidRPr="007070D4" w:rsidRDefault="00D8098F" w:rsidP="00E33FC7">
            <w:pPr>
              <w:rPr>
                <w:i/>
              </w:rPr>
            </w:pPr>
            <w:r w:rsidRPr="007070D4">
              <w:rPr>
                <w:rFonts w:hint="eastAsia"/>
                <w:i/>
              </w:rPr>
              <w:t>评估通过与否</w:t>
            </w:r>
          </w:p>
          <w:p w14:paraId="3E83C6C7" w14:textId="77777777" w:rsidR="00D8098F" w:rsidRDefault="00D8098F" w:rsidP="00E33FC7">
            <w:r w:rsidRPr="007070D4">
              <w:rPr>
                <w:rFonts w:hint="eastAsia"/>
                <w:i/>
              </w:rPr>
              <w:t>评估人</w:t>
            </w:r>
          </w:p>
        </w:tc>
        <w:tc>
          <w:tcPr>
            <w:tcW w:w="617" w:type="dxa"/>
          </w:tcPr>
          <w:p w14:paraId="2C09E22C" w14:textId="77777777" w:rsidR="00D8098F" w:rsidRPr="007070D4" w:rsidRDefault="00D8098F" w:rsidP="000D6C52">
            <w:pPr>
              <w:rPr>
                <w:i/>
              </w:rPr>
            </w:pPr>
            <w:r w:rsidRPr="007070D4">
              <w:rPr>
                <w:rFonts w:hint="eastAsia"/>
                <w:i/>
              </w:rPr>
              <w:t>评估通过与否</w:t>
            </w:r>
          </w:p>
          <w:p w14:paraId="67DF88FF" w14:textId="12368F7F" w:rsidR="00D8098F" w:rsidRDefault="00D8098F" w:rsidP="000D6C52">
            <w:r w:rsidRPr="007070D4">
              <w:rPr>
                <w:rFonts w:hint="eastAsia"/>
                <w:i/>
              </w:rPr>
              <w:t>评估人</w:t>
            </w:r>
          </w:p>
        </w:tc>
        <w:tc>
          <w:tcPr>
            <w:tcW w:w="617" w:type="dxa"/>
          </w:tcPr>
          <w:p w14:paraId="41CBA5D3" w14:textId="77777777" w:rsidR="00D8098F" w:rsidRPr="007070D4" w:rsidRDefault="00D8098F" w:rsidP="00D8098F">
            <w:pPr>
              <w:rPr>
                <w:i/>
              </w:rPr>
            </w:pPr>
            <w:r w:rsidRPr="007070D4">
              <w:rPr>
                <w:rFonts w:hint="eastAsia"/>
                <w:i/>
              </w:rPr>
              <w:t>评估通过与否</w:t>
            </w:r>
          </w:p>
          <w:p w14:paraId="4A46771E" w14:textId="3CA56A3E" w:rsidR="00D8098F" w:rsidRPr="007070D4" w:rsidRDefault="00D8098F" w:rsidP="00D8098F">
            <w:pPr>
              <w:rPr>
                <w:i/>
              </w:rPr>
            </w:pPr>
            <w:r w:rsidRPr="007070D4">
              <w:rPr>
                <w:rFonts w:hint="eastAsia"/>
                <w:i/>
              </w:rPr>
              <w:t>评估人</w:t>
            </w:r>
          </w:p>
        </w:tc>
        <w:tc>
          <w:tcPr>
            <w:tcW w:w="617" w:type="dxa"/>
          </w:tcPr>
          <w:p w14:paraId="30E99727" w14:textId="77777777" w:rsidR="00D8098F" w:rsidRPr="007070D4" w:rsidRDefault="00D8098F" w:rsidP="00D8098F">
            <w:pPr>
              <w:rPr>
                <w:i/>
              </w:rPr>
            </w:pPr>
            <w:r w:rsidRPr="007070D4">
              <w:rPr>
                <w:rFonts w:hint="eastAsia"/>
                <w:i/>
              </w:rPr>
              <w:t>评估通过与否</w:t>
            </w:r>
          </w:p>
          <w:p w14:paraId="01616119" w14:textId="0C5889B7" w:rsidR="00D8098F" w:rsidRPr="007070D4" w:rsidRDefault="00D8098F" w:rsidP="00D8098F">
            <w:pPr>
              <w:rPr>
                <w:i/>
              </w:rPr>
            </w:pPr>
            <w:r w:rsidRPr="007070D4">
              <w:rPr>
                <w:rFonts w:hint="eastAsia"/>
                <w:i/>
              </w:rPr>
              <w:t>评估人</w:t>
            </w:r>
          </w:p>
        </w:tc>
      </w:tr>
      <w:tr w:rsidR="00D8098F" w14:paraId="3D958C69" w14:textId="0FD6B901" w:rsidTr="00D8098F">
        <w:trPr>
          <w:trHeight w:val="258"/>
        </w:trPr>
        <w:tc>
          <w:tcPr>
            <w:tcW w:w="673" w:type="dxa"/>
          </w:tcPr>
          <w:p w14:paraId="24ACD02B" w14:textId="77777777" w:rsidR="00D8098F" w:rsidRDefault="00D8098F" w:rsidP="00E33FC7"/>
        </w:tc>
        <w:tc>
          <w:tcPr>
            <w:tcW w:w="644" w:type="dxa"/>
          </w:tcPr>
          <w:p w14:paraId="14BAC103" w14:textId="77777777" w:rsidR="00D8098F" w:rsidRDefault="00D8098F" w:rsidP="00E33FC7"/>
        </w:tc>
        <w:tc>
          <w:tcPr>
            <w:tcW w:w="644" w:type="dxa"/>
          </w:tcPr>
          <w:p w14:paraId="5B8B5D31" w14:textId="77777777" w:rsidR="00D8098F" w:rsidRDefault="00D8098F" w:rsidP="00E33FC7"/>
        </w:tc>
        <w:tc>
          <w:tcPr>
            <w:tcW w:w="644" w:type="dxa"/>
          </w:tcPr>
          <w:p w14:paraId="0C82F71F" w14:textId="77777777" w:rsidR="00D8098F" w:rsidRDefault="00D8098F" w:rsidP="00E33FC7"/>
        </w:tc>
        <w:tc>
          <w:tcPr>
            <w:tcW w:w="645" w:type="dxa"/>
          </w:tcPr>
          <w:p w14:paraId="174F1D55" w14:textId="77777777" w:rsidR="00D8098F" w:rsidRDefault="00D8098F" w:rsidP="00E33FC7"/>
        </w:tc>
        <w:tc>
          <w:tcPr>
            <w:tcW w:w="645" w:type="dxa"/>
          </w:tcPr>
          <w:p w14:paraId="5124FAC7" w14:textId="77777777" w:rsidR="00D8098F" w:rsidRDefault="00D8098F" w:rsidP="00E33FC7"/>
        </w:tc>
        <w:tc>
          <w:tcPr>
            <w:tcW w:w="645" w:type="dxa"/>
          </w:tcPr>
          <w:p w14:paraId="12B58747" w14:textId="77777777" w:rsidR="00D8098F" w:rsidRDefault="00D8098F" w:rsidP="00E33FC7"/>
        </w:tc>
        <w:tc>
          <w:tcPr>
            <w:tcW w:w="675" w:type="dxa"/>
          </w:tcPr>
          <w:p w14:paraId="5913603F" w14:textId="77777777" w:rsidR="00D8098F" w:rsidRDefault="00D8098F" w:rsidP="00E33FC7"/>
        </w:tc>
        <w:tc>
          <w:tcPr>
            <w:tcW w:w="675" w:type="dxa"/>
          </w:tcPr>
          <w:p w14:paraId="5760263B" w14:textId="77777777" w:rsidR="00D8098F" w:rsidRDefault="00D8098F" w:rsidP="00E33FC7"/>
        </w:tc>
        <w:tc>
          <w:tcPr>
            <w:tcW w:w="675" w:type="dxa"/>
          </w:tcPr>
          <w:p w14:paraId="1EA77B01" w14:textId="77777777" w:rsidR="00D8098F" w:rsidRDefault="00D8098F" w:rsidP="00E33FC7"/>
        </w:tc>
        <w:tc>
          <w:tcPr>
            <w:tcW w:w="645" w:type="dxa"/>
          </w:tcPr>
          <w:p w14:paraId="1A26997A" w14:textId="77777777" w:rsidR="00D8098F" w:rsidRDefault="00D8098F" w:rsidP="00E33FC7"/>
        </w:tc>
        <w:tc>
          <w:tcPr>
            <w:tcW w:w="617" w:type="dxa"/>
          </w:tcPr>
          <w:p w14:paraId="55DA9511" w14:textId="77777777" w:rsidR="00D8098F" w:rsidRDefault="00D8098F" w:rsidP="00E33FC7"/>
        </w:tc>
        <w:tc>
          <w:tcPr>
            <w:tcW w:w="617" w:type="dxa"/>
          </w:tcPr>
          <w:p w14:paraId="22951844" w14:textId="77777777" w:rsidR="00D8098F" w:rsidRDefault="00D8098F" w:rsidP="00E33FC7"/>
        </w:tc>
        <w:tc>
          <w:tcPr>
            <w:tcW w:w="617" w:type="dxa"/>
          </w:tcPr>
          <w:p w14:paraId="3B840254" w14:textId="77777777" w:rsidR="00D8098F" w:rsidRDefault="00D8098F" w:rsidP="00E33FC7"/>
        </w:tc>
      </w:tr>
      <w:tr w:rsidR="00D8098F" w14:paraId="6749477B" w14:textId="525A20E0" w:rsidTr="00D8098F">
        <w:trPr>
          <w:trHeight w:val="258"/>
        </w:trPr>
        <w:tc>
          <w:tcPr>
            <w:tcW w:w="673" w:type="dxa"/>
          </w:tcPr>
          <w:p w14:paraId="2D386CD1" w14:textId="77777777" w:rsidR="00D8098F" w:rsidRDefault="00D8098F" w:rsidP="00E33FC7"/>
        </w:tc>
        <w:tc>
          <w:tcPr>
            <w:tcW w:w="644" w:type="dxa"/>
          </w:tcPr>
          <w:p w14:paraId="68B34B24" w14:textId="77777777" w:rsidR="00D8098F" w:rsidRDefault="00D8098F" w:rsidP="00E33FC7"/>
        </w:tc>
        <w:tc>
          <w:tcPr>
            <w:tcW w:w="644" w:type="dxa"/>
          </w:tcPr>
          <w:p w14:paraId="41568D47" w14:textId="77777777" w:rsidR="00D8098F" w:rsidRDefault="00D8098F" w:rsidP="00E33FC7"/>
        </w:tc>
        <w:tc>
          <w:tcPr>
            <w:tcW w:w="644" w:type="dxa"/>
          </w:tcPr>
          <w:p w14:paraId="3076B788" w14:textId="77777777" w:rsidR="00D8098F" w:rsidRDefault="00D8098F" w:rsidP="00E33FC7"/>
        </w:tc>
        <w:tc>
          <w:tcPr>
            <w:tcW w:w="645" w:type="dxa"/>
          </w:tcPr>
          <w:p w14:paraId="556BB4F8" w14:textId="77777777" w:rsidR="00D8098F" w:rsidRDefault="00D8098F" w:rsidP="00E33FC7"/>
        </w:tc>
        <w:tc>
          <w:tcPr>
            <w:tcW w:w="645" w:type="dxa"/>
          </w:tcPr>
          <w:p w14:paraId="200A82C2" w14:textId="77777777" w:rsidR="00D8098F" w:rsidRDefault="00D8098F" w:rsidP="00E33FC7"/>
        </w:tc>
        <w:tc>
          <w:tcPr>
            <w:tcW w:w="645" w:type="dxa"/>
          </w:tcPr>
          <w:p w14:paraId="4E471F32" w14:textId="77777777" w:rsidR="00D8098F" w:rsidRDefault="00D8098F" w:rsidP="00E33FC7"/>
        </w:tc>
        <w:tc>
          <w:tcPr>
            <w:tcW w:w="675" w:type="dxa"/>
          </w:tcPr>
          <w:p w14:paraId="1984AF63" w14:textId="77777777" w:rsidR="00D8098F" w:rsidRDefault="00D8098F" w:rsidP="00E33FC7"/>
        </w:tc>
        <w:tc>
          <w:tcPr>
            <w:tcW w:w="675" w:type="dxa"/>
          </w:tcPr>
          <w:p w14:paraId="124923DD" w14:textId="77777777" w:rsidR="00D8098F" w:rsidRDefault="00D8098F" w:rsidP="00E33FC7"/>
        </w:tc>
        <w:tc>
          <w:tcPr>
            <w:tcW w:w="675" w:type="dxa"/>
          </w:tcPr>
          <w:p w14:paraId="1AF17FEC" w14:textId="77777777" w:rsidR="00D8098F" w:rsidRDefault="00D8098F" w:rsidP="00E33FC7"/>
        </w:tc>
        <w:tc>
          <w:tcPr>
            <w:tcW w:w="645" w:type="dxa"/>
          </w:tcPr>
          <w:p w14:paraId="3DC541C6" w14:textId="77777777" w:rsidR="00D8098F" w:rsidRDefault="00D8098F" w:rsidP="00E33FC7"/>
        </w:tc>
        <w:tc>
          <w:tcPr>
            <w:tcW w:w="617" w:type="dxa"/>
          </w:tcPr>
          <w:p w14:paraId="537915E1" w14:textId="77777777" w:rsidR="00D8098F" w:rsidRDefault="00D8098F" w:rsidP="00E33FC7"/>
        </w:tc>
        <w:tc>
          <w:tcPr>
            <w:tcW w:w="617" w:type="dxa"/>
          </w:tcPr>
          <w:p w14:paraId="7E377203" w14:textId="77777777" w:rsidR="00D8098F" w:rsidRDefault="00D8098F" w:rsidP="00E33FC7"/>
        </w:tc>
        <w:tc>
          <w:tcPr>
            <w:tcW w:w="617" w:type="dxa"/>
          </w:tcPr>
          <w:p w14:paraId="66AC1720" w14:textId="77777777" w:rsidR="00D8098F" w:rsidRDefault="00D8098F" w:rsidP="00E33FC7"/>
        </w:tc>
      </w:tr>
    </w:tbl>
    <w:p w14:paraId="62D20976" w14:textId="77777777" w:rsidR="009A75D6" w:rsidRDefault="009A75D6" w:rsidP="008A7D3D">
      <w:r>
        <w:tab/>
      </w:r>
    </w:p>
    <w:p w14:paraId="26E9BC8A" w14:textId="77777777" w:rsidR="003B3D3B" w:rsidRDefault="003B3D3B" w:rsidP="008A7D3D"/>
    <w:p w14:paraId="2EC1DA25" w14:textId="77777777" w:rsidR="008A7D3D" w:rsidRDefault="007F36ED" w:rsidP="008A7D3D">
      <w:r>
        <w:lastRenderedPageBreak/>
        <w:tab/>
      </w:r>
      <w:r>
        <w:rPr>
          <w:rFonts w:hint="eastAsia"/>
        </w:rPr>
        <w:t>若存在面试，填写</w:t>
      </w:r>
      <w:r w:rsidR="002C5E4A">
        <w:rPr>
          <w:rFonts w:hint="eastAsia"/>
        </w:rPr>
        <w:t>面试评估表</w:t>
      </w:r>
      <w:r>
        <w:rPr>
          <w:rFonts w:hint="eastAsia"/>
        </w:rPr>
        <w:t>如下：</w:t>
      </w:r>
    </w:p>
    <w:p w14:paraId="04756FB4" w14:textId="77777777" w:rsidR="00620BE1" w:rsidRDefault="00620BE1" w:rsidP="008A7D3D">
      <w:r>
        <w:tab/>
      </w:r>
    </w:p>
    <w:tbl>
      <w:tblPr>
        <w:tblStyle w:val="aff8"/>
        <w:tblW w:w="0" w:type="auto"/>
        <w:jc w:val="center"/>
        <w:tblLook w:val="04A0" w:firstRow="1" w:lastRow="0" w:firstColumn="1" w:lastColumn="0" w:noHBand="0" w:noVBand="1"/>
      </w:tblPr>
      <w:tblGrid>
        <w:gridCol w:w="2057"/>
        <w:gridCol w:w="2058"/>
        <w:gridCol w:w="2058"/>
        <w:gridCol w:w="2058"/>
      </w:tblGrid>
      <w:tr w:rsidR="00620BE1" w14:paraId="79D71337" w14:textId="77777777" w:rsidTr="00620BE1">
        <w:trPr>
          <w:trHeight w:val="458"/>
          <w:jc w:val="center"/>
        </w:trPr>
        <w:tc>
          <w:tcPr>
            <w:tcW w:w="2057" w:type="dxa"/>
            <w:shd w:val="clear" w:color="auto" w:fill="9BBB59" w:themeFill="accent3"/>
          </w:tcPr>
          <w:p w14:paraId="08C13C82" w14:textId="415554F8" w:rsidR="00620BE1" w:rsidRPr="00620BE1" w:rsidRDefault="00620BE1" w:rsidP="008A7D3D">
            <w:pPr>
              <w:rPr>
                <w:b/>
              </w:rPr>
            </w:pPr>
            <w:r w:rsidRPr="00620BE1">
              <w:rPr>
                <w:rFonts w:hint="eastAsia"/>
                <w:b/>
              </w:rPr>
              <w:t>人名</w:t>
            </w:r>
          </w:p>
        </w:tc>
        <w:tc>
          <w:tcPr>
            <w:tcW w:w="2058" w:type="dxa"/>
            <w:shd w:val="clear" w:color="auto" w:fill="9BBB59" w:themeFill="accent3"/>
          </w:tcPr>
          <w:p w14:paraId="783AFB86" w14:textId="27DB9649" w:rsidR="00620BE1" w:rsidRPr="00620BE1" w:rsidRDefault="00620BE1" w:rsidP="008A7D3D">
            <w:pPr>
              <w:rPr>
                <w:b/>
              </w:rPr>
            </w:pPr>
            <w:r w:rsidRPr="00620BE1">
              <w:rPr>
                <w:rFonts w:hint="eastAsia"/>
                <w:b/>
              </w:rPr>
              <w:t>结果（优良差）</w:t>
            </w:r>
          </w:p>
        </w:tc>
        <w:tc>
          <w:tcPr>
            <w:tcW w:w="2058" w:type="dxa"/>
            <w:shd w:val="clear" w:color="auto" w:fill="9BBB59" w:themeFill="accent3"/>
          </w:tcPr>
          <w:p w14:paraId="09D03BA5" w14:textId="7CCB5960" w:rsidR="00620BE1" w:rsidRPr="00620BE1" w:rsidRDefault="00620BE1" w:rsidP="008A7D3D">
            <w:pPr>
              <w:rPr>
                <w:b/>
              </w:rPr>
            </w:pPr>
            <w:r w:rsidRPr="00620BE1">
              <w:rPr>
                <w:rFonts w:hint="eastAsia"/>
                <w:b/>
              </w:rPr>
              <w:t>意见</w:t>
            </w:r>
          </w:p>
        </w:tc>
        <w:tc>
          <w:tcPr>
            <w:tcW w:w="2058" w:type="dxa"/>
            <w:shd w:val="clear" w:color="auto" w:fill="9BBB59" w:themeFill="accent3"/>
          </w:tcPr>
          <w:p w14:paraId="148CD514" w14:textId="0DE1A8E5" w:rsidR="00620BE1" w:rsidRPr="00620BE1" w:rsidRDefault="00620BE1" w:rsidP="008A7D3D">
            <w:pPr>
              <w:rPr>
                <w:b/>
              </w:rPr>
            </w:pPr>
            <w:r w:rsidRPr="00620BE1">
              <w:rPr>
                <w:rFonts w:hint="eastAsia"/>
                <w:b/>
              </w:rPr>
              <w:t>备注</w:t>
            </w:r>
          </w:p>
        </w:tc>
      </w:tr>
      <w:tr w:rsidR="00620BE1" w14:paraId="4D9D3FC3" w14:textId="77777777" w:rsidTr="00620BE1">
        <w:trPr>
          <w:trHeight w:val="324"/>
          <w:jc w:val="center"/>
        </w:trPr>
        <w:tc>
          <w:tcPr>
            <w:tcW w:w="2057" w:type="dxa"/>
          </w:tcPr>
          <w:p w14:paraId="4B09129A" w14:textId="77777777" w:rsidR="00620BE1" w:rsidRDefault="00620BE1" w:rsidP="008A7D3D"/>
        </w:tc>
        <w:tc>
          <w:tcPr>
            <w:tcW w:w="2058" w:type="dxa"/>
          </w:tcPr>
          <w:p w14:paraId="361B6DE5" w14:textId="77777777" w:rsidR="00620BE1" w:rsidRDefault="00620BE1" w:rsidP="008A7D3D"/>
        </w:tc>
        <w:tc>
          <w:tcPr>
            <w:tcW w:w="2058" w:type="dxa"/>
          </w:tcPr>
          <w:p w14:paraId="5553BCC3" w14:textId="77777777" w:rsidR="00620BE1" w:rsidRDefault="00620BE1" w:rsidP="008A7D3D"/>
        </w:tc>
        <w:tc>
          <w:tcPr>
            <w:tcW w:w="2058" w:type="dxa"/>
          </w:tcPr>
          <w:p w14:paraId="087D6520" w14:textId="77777777" w:rsidR="00620BE1" w:rsidRDefault="00620BE1" w:rsidP="008A7D3D"/>
        </w:tc>
      </w:tr>
      <w:tr w:rsidR="00620BE1" w14:paraId="0E5D3486" w14:textId="77777777" w:rsidTr="00620BE1">
        <w:trPr>
          <w:trHeight w:val="324"/>
          <w:jc w:val="center"/>
        </w:trPr>
        <w:tc>
          <w:tcPr>
            <w:tcW w:w="2057" w:type="dxa"/>
          </w:tcPr>
          <w:p w14:paraId="24A3EC17" w14:textId="77777777" w:rsidR="00620BE1" w:rsidRDefault="00620BE1" w:rsidP="008A7D3D"/>
        </w:tc>
        <w:tc>
          <w:tcPr>
            <w:tcW w:w="2058" w:type="dxa"/>
          </w:tcPr>
          <w:p w14:paraId="3FA4F670" w14:textId="77777777" w:rsidR="00620BE1" w:rsidRDefault="00620BE1" w:rsidP="008A7D3D"/>
        </w:tc>
        <w:tc>
          <w:tcPr>
            <w:tcW w:w="2058" w:type="dxa"/>
          </w:tcPr>
          <w:p w14:paraId="368EF67D" w14:textId="77777777" w:rsidR="00620BE1" w:rsidRDefault="00620BE1" w:rsidP="008A7D3D"/>
        </w:tc>
        <w:tc>
          <w:tcPr>
            <w:tcW w:w="2058" w:type="dxa"/>
          </w:tcPr>
          <w:p w14:paraId="2592DE0C" w14:textId="77777777" w:rsidR="00620BE1" w:rsidRDefault="00620BE1" w:rsidP="008A7D3D"/>
        </w:tc>
      </w:tr>
      <w:tr w:rsidR="00620BE1" w14:paraId="0D205DCA" w14:textId="77777777" w:rsidTr="00620BE1">
        <w:trPr>
          <w:trHeight w:val="324"/>
          <w:jc w:val="center"/>
        </w:trPr>
        <w:tc>
          <w:tcPr>
            <w:tcW w:w="2057" w:type="dxa"/>
          </w:tcPr>
          <w:p w14:paraId="28B4BB11" w14:textId="77777777" w:rsidR="00620BE1" w:rsidRDefault="00620BE1" w:rsidP="008A7D3D"/>
        </w:tc>
        <w:tc>
          <w:tcPr>
            <w:tcW w:w="2058" w:type="dxa"/>
          </w:tcPr>
          <w:p w14:paraId="38795278" w14:textId="77777777" w:rsidR="00620BE1" w:rsidRDefault="00620BE1" w:rsidP="008A7D3D"/>
        </w:tc>
        <w:tc>
          <w:tcPr>
            <w:tcW w:w="2058" w:type="dxa"/>
          </w:tcPr>
          <w:p w14:paraId="215D9086" w14:textId="77777777" w:rsidR="00620BE1" w:rsidRDefault="00620BE1" w:rsidP="008A7D3D"/>
        </w:tc>
        <w:tc>
          <w:tcPr>
            <w:tcW w:w="2058" w:type="dxa"/>
          </w:tcPr>
          <w:p w14:paraId="1D7E30BC" w14:textId="77777777" w:rsidR="00620BE1" w:rsidRDefault="00620BE1" w:rsidP="008A7D3D"/>
        </w:tc>
      </w:tr>
      <w:tr w:rsidR="00DB5A64" w14:paraId="77E2C7C7" w14:textId="77777777" w:rsidTr="00620BE1">
        <w:trPr>
          <w:trHeight w:val="464"/>
          <w:jc w:val="center"/>
        </w:trPr>
        <w:tc>
          <w:tcPr>
            <w:tcW w:w="8231" w:type="dxa"/>
            <w:gridSpan w:val="4"/>
          </w:tcPr>
          <w:p w14:paraId="5032F8EC" w14:textId="77777777" w:rsidR="00620BE1" w:rsidRDefault="00620BE1" w:rsidP="00753451">
            <w:pPr>
              <w:jc w:val="center"/>
              <w:rPr>
                <w:rFonts w:asciiTheme="minorEastAsia" w:eastAsiaTheme="minorEastAsia" w:hAnsiTheme="minorEastAsia"/>
                <w:b/>
                <w:sz w:val="30"/>
                <w:szCs w:val="30"/>
              </w:rPr>
            </w:pPr>
          </w:p>
          <w:tbl>
            <w:tblPr>
              <w:tblStyle w:val="aff8"/>
              <w:tblW w:w="0" w:type="auto"/>
              <w:tblLook w:val="04A0" w:firstRow="1" w:lastRow="0" w:firstColumn="1" w:lastColumn="0" w:noHBand="0" w:noVBand="1"/>
            </w:tblPr>
            <w:tblGrid>
              <w:gridCol w:w="1937"/>
              <w:gridCol w:w="6068"/>
            </w:tblGrid>
            <w:tr w:rsidR="00620BE1" w14:paraId="2158CCBA" w14:textId="77777777" w:rsidTr="00620BE1">
              <w:tc>
                <w:tcPr>
                  <w:tcW w:w="1961" w:type="dxa"/>
                  <w:shd w:val="clear" w:color="auto" w:fill="9BBB59" w:themeFill="accent3"/>
                </w:tcPr>
                <w:p w14:paraId="17A0BED7" w14:textId="7431664E" w:rsidR="00620BE1" w:rsidRDefault="00620BE1" w:rsidP="00753451">
                  <w:pPr>
                    <w:jc w:val="center"/>
                    <w:rPr>
                      <w:rFonts w:asciiTheme="minorEastAsia" w:eastAsiaTheme="minorEastAsia" w:hAnsiTheme="minorEastAsia"/>
                      <w:b/>
                      <w:sz w:val="30"/>
                      <w:szCs w:val="30"/>
                    </w:rPr>
                  </w:pPr>
                  <w:r>
                    <w:rPr>
                      <w:rFonts w:asciiTheme="minorEastAsia" w:eastAsiaTheme="minorEastAsia" w:hAnsiTheme="minorEastAsia" w:hint="eastAsia"/>
                      <w:b/>
                      <w:sz w:val="30"/>
                      <w:szCs w:val="30"/>
                    </w:rPr>
                    <w:t>选择</w:t>
                  </w:r>
                </w:p>
              </w:tc>
              <w:tc>
                <w:tcPr>
                  <w:tcW w:w="6162" w:type="dxa"/>
                  <w:shd w:val="clear" w:color="auto" w:fill="9BBB59" w:themeFill="accent3"/>
                </w:tcPr>
                <w:p w14:paraId="0CC5F51B" w14:textId="317C4DE3" w:rsidR="00620BE1" w:rsidRDefault="00620BE1" w:rsidP="00753451">
                  <w:pPr>
                    <w:jc w:val="center"/>
                    <w:rPr>
                      <w:rFonts w:asciiTheme="minorEastAsia" w:eastAsiaTheme="minorEastAsia" w:hAnsiTheme="minorEastAsia"/>
                      <w:b/>
                      <w:sz w:val="30"/>
                      <w:szCs w:val="30"/>
                    </w:rPr>
                  </w:pPr>
                  <w:r>
                    <w:rPr>
                      <w:rFonts w:asciiTheme="minorEastAsia" w:eastAsiaTheme="minorEastAsia" w:hAnsiTheme="minorEastAsia" w:hint="eastAsia"/>
                      <w:b/>
                      <w:sz w:val="30"/>
                      <w:szCs w:val="30"/>
                    </w:rPr>
                    <w:t>题目名称</w:t>
                  </w:r>
                </w:p>
              </w:tc>
            </w:tr>
            <w:tr w:rsidR="00620BE1" w14:paraId="5EC906AF" w14:textId="77777777" w:rsidTr="00620BE1">
              <w:tc>
                <w:tcPr>
                  <w:tcW w:w="1961" w:type="dxa"/>
                </w:tcPr>
                <w:p w14:paraId="66B2ACB9" w14:textId="77777777" w:rsidR="00620BE1" w:rsidRDefault="00620BE1" w:rsidP="00753451">
                  <w:pPr>
                    <w:jc w:val="center"/>
                    <w:rPr>
                      <w:rFonts w:asciiTheme="minorEastAsia" w:eastAsiaTheme="minorEastAsia" w:hAnsiTheme="minorEastAsia"/>
                      <w:b/>
                      <w:sz w:val="30"/>
                      <w:szCs w:val="30"/>
                    </w:rPr>
                  </w:pPr>
                </w:p>
              </w:tc>
              <w:tc>
                <w:tcPr>
                  <w:tcW w:w="6162" w:type="dxa"/>
                </w:tcPr>
                <w:p w14:paraId="6F99150A" w14:textId="77777777" w:rsidR="00620BE1" w:rsidRDefault="00620BE1" w:rsidP="00753451">
                  <w:pPr>
                    <w:jc w:val="center"/>
                    <w:rPr>
                      <w:rFonts w:asciiTheme="minorEastAsia" w:eastAsiaTheme="minorEastAsia" w:hAnsiTheme="minorEastAsia"/>
                      <w:b/>
                      <w:sz w:val="30"/>
                      <w:szCs w:val="30"/>
                    </w:rPr>
                  </w:pPr>
                </w:p>
              </w:tc>
            </w:tr>
            <w:tr w:rsidR="00620BE1" w14:paraId="47A78CCC" w14:textId="77777777" w:rsidTr="00620BE1">
              <w:tc>
                <w:tcPr>
                  <w:tcW w:w="1961" w:type="dxa"/>
                </w:tcPr>
                <w:p w14:paraId="611250B2" w14:textId="77777777" w:rsidR="00620BE1" w:rsidRDefault="00620BE1" w:rsidP="00753451">
                  <w:pPr>
                    <w:jc w:val="center"/>
                    <w:rPr>
                      <w:rFonts w:asciiTheme="minorEastAsia" w:eastAsiaTheme="minorEastAsia" w:hAnsiTheme="minorEastAsia"/>
                      <w:b/>
                      <w:sz w:val="30"/>
                      <w:szCs w:val="30"/>
                    </w:rPr>
                  </w:pPr>
                </w:p>
              </w:tc>
              <w:tc>
                <w:tcPr>
                  <w:tcW w:w="6162" w:type="dxa"/>
                </w:tcPr>
                <w:p w14:paraId="16AEB6CD" w14:textId="77777777" w:rsidR="00620BE1" w:rsidRDefault="00620BE1" w:rsidP="00753451">
                  <w:pPr>
                    <w:jc w:val="center"/>
                    <w:rPr>
                      <w:rFonts w:asciiTheme="minorEastAsia" w:eastAsiaTheme="minorEastAsia" w:hAnsiTheme="minorEastAsia"/>
                      <w:b/>
                      <w:sz w:val="30"/>
                      <w:szCs w:val="30"/>
                    </w:rPr>
                  </w:pPr>
                </w:p>
              </w:tc>
            </w:tr>
            <w:tr w:rsidR="00620BE1" w14:paraId="34D5AD0E" w14:textId="77777777" w:rsidTr="00620BE1">
              <w:tc>
                <w:tcPr>
                  <w:tcW w:w="1961" w:type="dxa"/>
                </w:tcPr>
                <w:p w14:paraId="01D13C0A" w14:textId="77777777" w:rsidR="00620BE1" w:rsidRDefault="00620BE1" w:rsidP="00753451">
                  <w:pPr>
                    <w:jc w:val="center"/>
                    <w:rPr>
                      <w:rFonts w:asciiTheme="minorEastAsia" w:eastAsiaTheme="minorEastAsia" w:hAnsiTheme="minorEastAsia"/>
                      <w:b/>
                      <w:sz w:val="30"/>
                      <w:szCs w:val="30"/>
                    </w:rPr>
                  </w:pPr>
                </w:p>
              </w:tc>
              <w:tc>
                <w:tcPr>
                  <w:tcW w:w="6162" w:type="dxa"/>
                </w:tcPr>
                <w:p w14:paraId="52F8FB83" w14:textId="77777777" w:rsidR="00620BE1" w:rsidRDefault="00620BE1" w:rsidP="00753451">
                  <w:pPr>
                    <w:jc w:val="center"/>
                    <w:rPr>
                      <w:rFonts w:asciiTheme="minorEastAsia" w:eastAsiaTheme="minorEastAsia" w:hAnsiTheme="minorEastAsia"/>
                      <w:b/>
                      <w:sz w:val="30"/>
                      <w:szCs w:val="30"/>
                    </w:rPr>
                  </w:pPr>
                </w:p>
              </w:tc>
            </w:tr>
          </w:tbl>
          <w:p w14:paraId="1888D6BB" w14:textId="77777777" w:rsidR="00753451" w:rsidRPr="00781269" w:rsidRDefault="00DB5A64" w:rsidP="00753451">
            <w:pPr>
              <w:jc w:val="center"/>
              <w:rPr>
                <w:rFonts w:asciiTheme="minorEastAsia" w:eastAsiaTheme="minorEastAsia" w:hAnsiTheme="minorEastAsia"/>
                <w:b/>
              </w:rPr>
            </w:pPr>
            <w:r w:rsidRPr="00781269">
              <w:rPr>
                <w:rFonts w:asciiTheme="minorEastAsia" w:eastAsiaTheme="minorEastAsia" w:hAnsiTheme="minorEastAsia" w:hint="eastAsia"/>
                <w:b/>
              </w:rPr>
              <w:t>保存   取消</w:t>
            </w:r>
          </w:p>
          <w:p w14:paraId="54A27802" w14:textId="21AE9EED" w:rsidR="00753451" w:rsidRPr="00D84434" w:rsidRDefault="00753451" w:rsidP="00753451">
            <w:pPr>
              <w:rPr>
                <w:rFonts w:asciiTheme="minorEastAsia" w:eastAsiaTheme="minorEastAsia" w:hAnsiTheme="minorEastAsia"/>
                <w:b/>
                <w:sz w:val="30"/>
                <w:szCs w:val="30"/>
              </w:rPr>
            </w:pPr>
            <w:r w:rsidRPr="00781269">
              <w:rPr>
                <w:rFonts w:asciiTheme="minorEastAsia" w:eastAsiaTheme="minorEastAsia" w:hAnsiTheme="minorEastAsia" w:hint="eastAsia"/>
                <w:b/>
              </w:rPr>
              <w:t xml:space="preserve"> </w:t>
            </w:r>
            <w:r w:rsidRPr="00781269">
              <w:rPr>
                <w:rFonts w:asciiTheme="minorEastAsia" w:eastAsiaTheme="minorEastAsia" w:hAnsiTheme="minorEastAsia"/>
                <w:b/>
              </w:rPr>
              <w:t xml:space="preserve">                   </w:t>
            </w:r>
            <w:r w:rsidR="00781269">
              <w:rPr>
                <w:rFonts w:asciiTheme="minorEastAsia" w:eastAsiaTheme="minorEastAsia" w:hAnsiTheme="minorEastAsia"/>
                <w:b/>
              </w:rPr>
              <w:t xml:space="preserve">      </w:t>
            </w:r>
            <w:r w:rsidRPr="00781269">
              <w:rPr>
                <w:rFonts w:asciiTheme="minorEastAsia" w:eastAsiaTheme="minorEastAsia" w:hAnsiTheme="minorEastAsia"/>
                <w:b/>
              </w:rPr>
              <w:t xml:space="preserve"> SAVE    CANCEL</w:t>
            </w:r>
          </w:p>
        </w:tc>
      </w:tr>
    </w:tbl>
    <w:p w14:paraId="52172271" w14:textId="77777777" w:rsidR="008A7D3D" w:rsidRDefault="008A7D3D" w:rsidP="008A7D3D"/>
    <w:p w14:paraId="3BA7DD17" w14:textId="05922B64" w:rsidR="00D8098F" w:rsidRDefault="00D8098F" w:rsidP="008A7D3D">
      <w:r>
        <w:rPr>
          <w:rFonts w:hint="eastAsia"/>
        </w:rPr>
        <w:tab/>
      </w:r>
      <w:r>
        <w:rPr>
          <w:rFonts w:hint="eastAsia"/>
        </w:rPr>
        <w:t>上岗人员评估表如下：</w:t>
      </w:r>
    </w:p>
    <w:tbl>
      <w:tblPr>
        <w:tblStyle w:val="aff8"/>
        <w:tblW w:w="0" w:type="auto"/>
        <w:jc w:val="center"/>
        <w:tblLook w:val="04A0" w:firstRow="1" w:lastRow="0" w:firstColumn="1" w:lastColumn="0" w:noHBand="0" w:noVBand="1"/>
      </w:tblPr>
      <w:tblGrid>
        <w:gridCol w:w="1980"/>
        <w:gridCol w:w="2203"/>
        <w:gridCol w:w="2616"/>
        <w:gridCol w:w="1568"/>
      </w:tblGrid>
      <w:tr w:rsidR="00D8098F" w14:paraId="1E57CFFB" w14:textId="77777777" w:rsidTr="004A7D6F">
        <w:trPr>
          <w:trHeight w:val="280"/>
          <w:jc w:val="center"/>
        </w:trPr>
        <w:tc>
          <w:tcPr>
            <w:tcW w:w="1980" w:type="dxa"/>
            <w:shd w:val="clear" w:color="auto" w:fill="9BBB59" w:themeFill="accent3"/>
          </w:tcPr>
          <w:p w14:paraId="61F31FA8" w14:textId="5A48B6FC" w:rsidR="00D8098F" w:rsidRPr="00D8098F" w:rsidRDefault="00D8098F" w:rsidP="008A7D3D">
            <w:pPr>
              <w:rPr>
                <w:b/>
              </w:rPr>
            </w:pPr>
            <w:r w:rsidRPr="00D8098F">
              <w:rPr>
                <w:rFonts w:hint="eastAsia"/>
                <w:b/>
              </w:rPr>
              <w:t>序号</w:t>
            </w:r>
          </w:p>
        </w:tc>
        <w:tc>
          <w:tcPr>
            <w:tcW w:w="2203" w:type="dxa"/>
            <w:shd w:val="clear" w:color="auto" w:fill="9BBB59" w:themeFill="accent3"/>
          </w:tcPr>
          <w:p w14:paraId="47126598" w14:textId="20916C3C" w:rsidR="00D8098F" w:rsidRPr="00D8098F" w:rsidRDefault="00D8098F" w:rsidP="008A7D3D">
            <w:pPr>
              <w:rPr>
                <w:b/>
              </w:rPr>
            </w:pPr>
            <w:r w:rsidRPr="00D8098F">
              <w:rPr>
                <w:rFonts w:hint="eastAsia"/>
                <w:b/>
              </w:rPr>
              <w:t>评估项</w:t>
            </w:r>
          </w:p>
        </w:tc>
        <w:tc>
          <w:tcPr>
            <w:tcW w:w="2616" w:type="dxa"/>
            <w:shd w:val="clear" w:color="auto" w:fill="9BBB59" w:themeFill="accent3"/>
          </w:tcPr>
          <w:p w14:paraId="27D051D6" w14:textId="712300A9" w:rsidR="00D8098F" w:rsidRPr="00D8098F" w:rsidRDefault="00D8098F" w:rsidP="008A7D3D">
            <w:pPr>
              <w:rPr>
                <w:b/>
              </w:rPr>
            </w:pPr>
            <w:r w:rsidRPr="00D8098F">
              <w:rPr>
                <w:rFonts w:hint="eastAsia"/>
                <w:b/>
              </w:rPr>
              <w:t>评估结果</w:t>
            </w:r>
          </w:p>
        </w:tc>
        <w:tc>
          <w:tcPr>
            <w:tcW w:w="1568" w:type="dxa"/>
            <w:shd w:val="clear" w:color="auto" w:fill="9BBB59" w:themeFill="accent3"/>
          </w:tcPr>
          <w:p w14:paraId="7DE03B81" w14:textId="38B9B44D" w:rsidR="00D8098F" w:rsidRPr="00D8098F" w:rsidRDefault="00D8098F" w:rsidP="008A7D3D">
            <w:pPr>
              <w:rPr>
                <w:b/>
              </w:rPr>
            </w:pPr>
            <w:r w:rsidRPr="00D8098F">
              <w:rPr>
                <w:rFonts w:hint="eastAsia"/>
                <w:b/>
              </w:rPr>
              <w:t>备注</w:t>
            </w:r>
          </w:p>
        </w:tc>
      </w:tr>
      <w:tr w:rsidR="00D8098F" w14:paraId="01EC319C" w14:textId="77777777" w:rsidTr="004A7D6F">
        <w:trPr>
          <w:trHeight w:val="280"/>
          <w:jc w:val="center"/>
        </w:trPr>
        <w:tc>
          <w:tcPr>
            <w:tcW w:w="1980" w:type="dxa"/>
          </w:tcPr>
          <w:p w14:paraId="29D29D70" w14:textId="362F8233" w:rsidR="00D8098F" w:rsidRDefault="00E92922" w:rsidP="008A7D3D">
            <w:r>
              <w:rPr>
                <w:rFonts w:hint="eastAsia"/>
              </w:rPr>
              <w:t>1</w:t>
            </w:r>
          </w:p>
        </w:tc>
        <w:tc>
          <w:tcPr>
            <w:tcW w:w="2203" w:type="dxa"/>
          </w:tcPr>
          <w:p w14:paraId="0FEE8F95" w14:textId="77777777" w:rsidR="00D8098F" w:rsidRDefault="00D8098F" w:rsidP="008A7D3D"/>
        </w:tc>
        <w:tc>
          <w:tcPr>
            <w:tcW w:w="2616" w:type="dxa"/>
          </w:tcPr>
          <w:p w14:paraId="4E06FBF4" w14:textId="77777777" w:rsidR="00D8098F" w:rsidRDefault="00D8098F" w:rsidP="008A7D3D"/>
        </w:tc>
        <w:tc>
          <w:tcPr>
            <w:tcW w:w="1568" w:type="dxa"/>
          </w:tcPr>
          <w:p w14:paraId="7CFC9BA6" w14:textId="77777777" w:rsidR="00D8098F" w:rsidRDefault="00D8098F" w:rsidP="008A7D3D"/>
        </w:tc>
      </w:tr>
      <w:tr w:rsidR="00D8098F" w14:paraId="14848D9E" w14:textId="77777777" w:rsidTr="004A7D6F">
        <w:trPr>
          <w:trHeight w:val="280"/>
          <w:jc w:val="center"/>
        </w:trPr>
        <w:tc>
          <w:tcPr>
            <w:tcW w:w="1980" w:type="dxa"/>
          </w:tcPr>
          <w:p w14:paraId="5D37DC5A" w14:textId="57A2BF2F" w:rsidR="00D8098F" w:rsidRDefault="00E92922" w:rsidP="008A7D3D">
            <w:r>
              <w:rPr>
                <w:rFonts w:hint="eastAsia"/>
              </w:rPr>
              <w:t>2</w:t>
            </w:r>
          </w:p>
        </w:tc>
        <w:tc>
          <w:tcPr>
            <w:tcW w:w="2203" w:type="dxa"/>
          </w:tcPr>
          <w:p w14:paraId="430D48C2" w14:textId="77777777" w:rsidR="00D8098F" w:rsidRDefault="00D8098F" w:rsidP="008A7D3D"/>
        </w:tc>
        <w:tc>
          <w:tcPr>
            <w:tcW w:w="2616" w:type="dxa"/>
          </w:tcPr>
          <w:p w14:paraId="6FACFFB5" w14:textId="77777777" w:rsidR="00D8098F" w:rsidRDefault="00D8098F" w:rsidP="008A7D3D"/>
        </w:tc>
        <w:tc>
          <w:tcPr>
            <w:tcW w:w="1568" w:type="dxa"/>
          </w:tcPr>
          <w:p w14:paraId="5ADABCA9" w14:textId="77777777" w:rsidR="00D8098F" w:rsidRDefault="00D8098F" w:rsidP="008A7D3D"/>
        </w:tc>
      </w:tr>
      <w:tr w:rsidR="00D8098F" w14:paraId="3477582E" w14:textId="77777777" w:rsidTr="004A7D6F">
        <w:trPr>
          <w:trHeight w:val="309"/>
          <w:jc w:val="center"/>
        </w:trPr>
        <w:tc>
          <w:tcPr>
            <w:tcW w:w="1980" w:type="dxa"/>
          </w:tcPr>
          <w:p w14:paraId="3C39A14B" w14:textId="35FEC7E4" w:rsidR="00D8098F" w:rsidRDefault="00E92922" w:rsidP="008A7D3D">
            <w:r>
              <w:rPr>
                <w:rFonts w:hint="eastAsia"/>
              </w:rPr>
              <w:t>3</w:t>
            </w:r>
          </w:p>
        </w:tc>
        <w:tc>
          <w:tcPr>
            <w:tcW w:w="2203" w:type="dxa"/>
          </w:tcPr>
          <w:p w14:paraId="09ED8B3F" w14:textId="77777777" w:rsidR="00D8098F" w:rsidRDefault="00D8098F" w:rsidP="008A7D3D"/>
        </w:tc>
        <w:tc>
          <w:tcPr>
            <w:tcW w:w="2616" w:type="dxa"/>
          </w:tcPr>
          <w:p w14:paraId="7903B0EC" w14:textId="77777777" w:rsidR="00D8098F" w:rsidRDefault="00D8098F" w:rsidP="008A7D3D"/>
        </w:tc>
        <w:tc>
          <w:tcPr>
            <w:tcW w:w="1568" w:type="dxa"/>
          </w:tcPr>
          <w:p w14:paraId="1DA7410D" w14:textId="77777777" w:rsidR="00D8098F" w:rsidRDefault="00D8098F" w:rsidP="008A7D3D"/>
        </w:tc>
      </w:tr>
    </w:tbl>
    <w:p w14:paraId="53975000" w14:textId="5060065E" w:rsidR="00D8098F" w:rsidRDefault="00D8098F" w:rsidP="008A7D3D"/>
    <w:p w14:paraId="1F249476" w14:textId="1B063EF0" w:rsidR="00E92922" w:rsidRDefault="00E92922" w:rsidP="00E92922">
      <w:r>
        <w:tab/>
      </w:r>
      <w:r>
        <w:rPr>
          <w:rFonts w:hint="eastAsia"/>
        </w:rPr>
        <w:t>审核员评估表如下：</w:t>
      </w:r>
    </w:p>
    <w:tbl>
      <w:tblPr>
        <w:tblStyle w:val="aff8"/>
        <w:tblW w:w="0" w:type="auto"/>
        <w:jc w:val="center"/>
        <w:tblLook w:val="04A0" w:firstRow="1" w:lastRow="0" w:firstColumn="1" w:lastColumn="0" w:noHBand="0" w:noVBand="1"/>
      </w:tblPr>
      <w:tblGrid>
        <w:gridCol w:w="1980"/>
        <w:gridCol w:w="2203"/>
        <w:gridCol w:w="2616"/>
        <w:gridCol w:w="1568"/>
      </w:tblGrid>
      <w:tr w:rsidR="00E92922" w14:paraId="20FA7A52" w14:textId="77777777" w:rsidTr="004A7D6F">
        <w:trPr>
          <w:trHeight w:val="280"/>
          <w:jc w:val="center"/>
        </w:trPr>
        <w:tc>
          <w:tcPr>
            <w:tcW w:w="1980" w:type="dxa"/>
            <w:shd w:val="clear" w:color="auto" w:fill="9BBB59" w:themeFill="accent3"/>
          </w:tcPr>
          <w:p w14:paraId="56726340" w14:textId="77777777" w:rsidR="00E92922" w:rsidRPr="00D8098F" w:rsidRDefault="00E92922" w:rsidP="00C9015E">
            <w:pPr>
              <w:rPr>
                <w:b/>
              </w:rPr>
            </w:pPr>
            <w:r w:rsidRPr="00D8098F">
              <w:rPr>
                <w:rFonts w:hint="eastAsia"/>
                <w:b/>
              </w:rPr>
              <w:t>序号</w:t>
            </w:r>
          </w:p>
        </w:tc>
        <w:tc>
          <w:tcPr>
            <w:tcW w:w="2203" w:type="dxa"/>
            <w:shd w:val="clear" w:color="auto" w:fill="9BBB59" w:themeFill="accent3"/>
          </w:tcPr>
          <w:p w14:paraId="7D567F2A" w14:textId="77777777" w:rsidR="00E92922" w:rsidRPr="00D8098F" w:rsidRDefault="00E92922" w:rsidP="00C9015E">
            <w:pPr>
              <w:rPr>
                <w:b/>
              </w:rPr>
            </w:pPr>
            <w:r w:rsidRPr="00D8098F">
              <w:rPr>
                <w:rFonts w:hint="eastAsia"/>
                <w:b/>
              </w:rPr>
              <w:t>评估项</w:t>
            </w:r>
          </w:p>
        </w:tc>
        <w:tc>
          <w:tcPr>
            <w:tcW w:w="2616" w:type="dxa"/>
            <w:shd w:val="clear" w:color="auto" w:fill="9BBB59" w:themeFill="accent3"/>
          </w:tcPr>
          <w:p w14:paraId="7A596431" w14:textId="77777777" w:rsidR="00E92922" w:rsidRPr="00D8098F" w:rsidRDefault="00E92922" w:rsidP="00C9015E">
            <w:pPr>
              <w:rPr>
                <w:b/>
              </w:rPr>
            </w:pPr>
            <w:r w:rsidRPr="00D8098F">
              <w:rPr>
                <w:rFonts w:hint="eastAsia"/>
                <w:b/>
              </w:rPr>
              <w:t>评估结果</w:t>
            </w:r>
          </w:p>
        </w:tc>
        <w:tc>
          <w:tcPr>
            <w:tcW w:w="1568" w:type="dxa"/>
            <w:shd w:val="clear" w:color="auto" w:fill="9BBB59" w:themeFill="accent3"/>
          </w:tcPr>
          <w:p w14:paraId="5265A868" w14:textId="77777777" w:rsidR="00E92922" w:rsidRPr="00D8098F" w:rsidRDefault="00E92922" w:rsidP="00C9015E">
            <w:pPr>
              <w:rPr>
                <w:b/>
              </w:rPr>
            </w:pPr>
            <w:r w:rsidRPr="00D8098F">
              <w:rPr>
                <w:rFonts w:hint="eastAsia"/>
                <w:b/>
              </w:rPr>
              <w:t>备注</w:t>
            </w:r>
          </w:p>
        </w:tc>
      </w:tr>
      <w:tr w:rsidR="00E92922" w14:paraId="3088EB57" w14:textId="77777777" w:rsidTr="004A7D6F">
        <w:trPr>
          <w:trHeight w:val="280"/>
          <w:jc w:val="center"/>
        </w:trPr>
        <w:tc>
          <w:tcPr>
            <w:tcW w:w="1980" w:type="dxa"/>
          </w:tcPr>
          <w:p w14:paraId="44335BC7" w14:textId="77777777" w:rsidR="00E92922" w:rsidRDefault="00E92922" w:rsidP="00C9015E">
            <w:r>
              <w:rPr>
                <w:rFonts w:hint="eastAsia"/>
              </w:rPr>
              <w:t>1</w:t>
            </w:r>
          </w:p>
        </w:tc>
        <w:tc>
          <w:tcPr>
            <w:tcW w:w="2203" w:type="dxa"/>
          </w:tcPr>
          <w:p w14:paraId="0154BFC8" w14:textId="77777777" w:rsidR="00E92922" w:rsidRDefault="00E92922" w:rsidP="00C9015E"/>
        </w:tc>
        <w:tc>
          <w:tcPr>
            <w:tcW w:w="2616" w:type="dxa"/>
          </w:tcPr>
          <w:p w14:paraId="2B4E1102" w14:textId="77777777" w:rsidR="00E92922" w:rsidRDefault="00E92922" w:rsidP="00C9015E"/>
        </w:tc>
        <w:tc>
          <w:tcPr>
            <w:tcW w:w="1568" w:type="dxa"/>
          </w:tcPr>
          <w:p w14:paraId="6CEF39CA" w14:textId="77777777" w:rsidR="00E92922" w:rsidRDefault="00E92922" w:rsidP="00C9015E"/>
        </w:tc>
      </w:tr>
      <w:tr w:rsidR="00E92922" w14:paraId="422C5619" w14:textId="77777777" w:rsidTr="004A7D6F">
        <w:trPr>
          <w:trHeight w:val="280"/>
          <w:jc w:val="center"/>
        </w:trPr>
        <w:tc>
          <w:tcPr>
            <w:tcW w:w="1980" w:type="dxa"/>
          </w:tcPr>
          <w:p w14:paraId="0FB92886" w14:textId="77777777" w:rsidR="00E92922" w:rsidRDefault="00E92922" w:rsidP="00C9015E">
            <w:r>
              <w:rPr>
                <w:rFonts w:hint="eastAsia"/>
              </w:rPr>
              <w:t>2</w:t>
            </w:r>
          </w:p>
        </w:tc>
        <w:tc>
          <w:tcPr>
            <w:tcW w:w="2203" w:type="dxa"/>
          </w:tcPr>
          <w:p w14:paraId="4D544DD5" w14:textId="77777777" w:rsidR="00E92922" w:rsidRDefault="00E92922" w:rsidP="00C9015E"/>
        </w:tc>
        <w:tc>
          <w:tcPr>
            <w:tcW w:w="2616" w:type="dxa"/>
          </w:tcPr>
          <w:p w14:paraId="363AC437" w14:textId="77777777" w:rsidR="00E92922" w:rsidRDefault="00E92922" w:rsidP="00C9015E"/>
        </w:tc>
        <w:tc>
          <w:tcPr>
            <w:tcW w:w="1568" w:type="dxa"/>
          </w:tcPr>
          <w:p w14:paraId="078631AC" w14:textId="77777777" w:rsidR="00E92922" w:rsidRDefault="00E92922" w:rsidP="00C9015E"/>
        </w:tc>
      </w:tr>
      <w:tr w:rsidR="00E92922" w14:paraId="765B19D8" w14:textId="77777777" w:rsidTr="004A7D6F">
        <w:trPr>
          <w:trHeight w:val="280"/>
          <w:jc w:val="center"/>
        </w:trPr>
        <w:tc>
          <w:tcPr>
            <w:tcW w:w="1980" w:type="dxa"/>
          </w:tcPr>
          <w:p w14:paraId="39EFC2EA" w14:textId="77777777" w:rsidR="00E92922" w:rsidRDefault="00E92922" w:rsidP="00C9015E">
            <w:r>
              <w:rPr>
                <w:rFonts w:hint="eastAsia"/>
              </w:rPr>
              <w:t>3</w:t>
            </w:r>
          </w:p>
        </w:tc>
        <w:tc>
          <w:tcPr>
            <w:tcW w:w="2203" w:type="dxa"/>
          </w:tcPr>
          <w:p w14:paraId="3E156FF0" w14:textId="77777777" w:rsidR="00E92922" w:rsidRDefault="00E92922" w:rsidP="00C9015E"/>
        </w:tc>
        <w:tc>
          <w:tcPr>
            <w:tcW w:w="2616" w:type="dxa"/>
          </w:tcPr>
          <w:p w14:paraId="5774175D" w14:textId="77777777" w:rsidR="00E92922" w:rsidRDefault="00E92922" w:rsidP="00C9015E"/>
        </w:tc>
        <w:tc>
          <w:tcPr>
            <w:tcW w:w="1568" w:type="dxa"/>
          </w:tcPr>
          <w:p w14:paraId="1BB12813" w14:textId="77777777" w:rsidR="00E92922" w:rsidRDefault="00E92922" w:rsidP="00C9015E"/>
        </w:tc>
      </w:tr>
    </w:tbl>
    <w:p w14:paraId="31D98A42" w14:textId="1CB9CE1B" w:rsidR="00D8098F" w:rsidRPr="008A7D3D" w:rsidRDefault="00D8098F" w:rsidP="008A7D3D"/>
    <w:p w14:paraId="68E6A026" w14:textId="03048075" w:rsidR="008E1ED4" w:rsidRDefault="00F831CF" w:rsidP="008E1ED4">
      <w:pPr>
        <w:pStyle w:val="5"/>
      </w:pPr>
      <w:r>
        <w:rPr>
          <w:rFonts w:hint="eastAsia"/>
        </w:rPr>
        <w:t>逻辑控制</w:t>
      </w:r>
    </w:p>
    <w:p w14:paraId="45ACA53E" w14:textId="3ED272F0" w:rsidR="004E0C5D" w:rsidRDefault="00D13520" w:rsidP="003A73DA">
      <w:pPr>
        <w:pStyle w:val="afff0"/>
        <w:numPr>
          <w:ilvl w:val="0"/>
          <w:numId w:val="18"/>
        </w:numPr>
        <w:ind w:leftChars="567" w:left="1781" w:firstLineChars="0"/>
      </w:pPr>
      <w:r w:rsidRPr="00CB37D6">
        <w:rPr>
          <w:rFonts w:hint="eastAsia"/>
        </w:rPr>
        <w:t>质量工程师接收生产部门授权推荐，可同意可退回</w:t>
      </w:r>
    </w:p>
    <w:p w14:paraId="0B4C1E5B" w14:textId="77777777" w:rsidR="00D13520" w:rsidRPr="00CB37D6" w:rsidRDefault="00D13520" w:rsidP="003A73DA">
      <w:pPr>
        <w:pStyle w:val="afff0"/>
        <w:numPr>
          <w:ilvl w:val="0"/>
          <w:numId w:val="18"/>
        </w:numPr>
        <w:ind w:leftChars="567" w:left="1781" w:firstLineChars="0"/>
      </w:pPr>
      <w:r w:rsidRPr="00CB37D6">
        <w:rPr>
          <w:rFonts w:hint="eastAsia"/>
        </w:rPr>
        <w:t>可对推送推荐信息进行更改</w:t>
      </w:r>
      <w:r w:rsidR="00AA3CFB">
        <w:rPr>
          <w:rFonts w:hint="eastAsia"/>
        </w:rPr>
        <w:t>，</w:t>
      </w:r>
      <w:r w:rsidR="004E0C5D">
        <w:rPr>
          <w:rFonts w:hint="eastAsia"/>
        </w:rPr>
        <w:t>更改后记录变更记录单。</w:t>
      </w:r>
    </w:p>
    <w:p w14:paraId="023552F1" w14:textId="10417436" w:rsidR="00D13520" w:rsidRPr="00CB37D6" w:rsidRDefault="00D13520" w:rsidP="003A73DA">
      <w:pPr>
        <w:pStyle w:val="afff0"/>
        <w:numPr>
          <w:ilvl w:val="0"/>
          <w:numId w:val="18"/>
        </w:numPr>
        <w:ind w:leftChars="567" w:left="1781" w:firstLineChars="0"/>
      </w:pPr>
      <w:r w:rsidRPr="00CB37D6">
        <w:rPr>
          <w:rFonts w:hint="eastAsia"/>
        </w:rPr>
        <w:t>评估选项为培</w:t>
      </w:r>
      <w:r w:rsidR="00A748A2">
        <w:rPr>
          <w:rFonts w:hint="eastAsia"/>
        </w:rPr>
        <w:t>训、执照、证书、维修经历、视力检查、维修积分事件表现、面试结果</w:t>
      </w:r>
      <w:r w:rsidRPr="00CB37D6">
        <w:rPr>
          <w:rFonts w:hint="eastAsia"/>
        </w:rPr>
        <w:t>。</w:t>
      </w:r>
    </w:p>
    <w:p w14:paraId="52BB9EC6" w14:textId="3A1404AC" w:rsidR="00D13520" w:rsidRPr="00CB37D6" w:rsidRDefault="00CB37D6" w:rsidP="003A73DA">
      <w:pPr>
        <w:pStyle w:val="afff0"/>
        <w:numPr>
          <w:ilvl w:val="0"/>
          <w:numId w:val="18"/>
        </w:numPr>
        <w:ind w:leftChars="567" w:left="1781" w:firstLineChars="0"/>
      </w:pPr>
      <w:r w:rsidRPr="00CB37D6">
        <w:rPr>
          <w:rFonts w:hint="eastAsia"/>
        </w:rPr>
        <w:t>若是</w:t>
      </w:r>
      <w:r w:rsidRPr="00CB37D6">
        <w:t>被推荐人需要进行面试，则添加</w:t>
      </w:r>
      <w:r w:rsidR="00D13520" w:rsidRPr="00CB37D6">
        <w:rPr>
          <w:rFonts w:hint="eastAsia"/>
        </w:rPr>
        <w:t>面试评估部分。</w:t>
      </w:r>
    </w:p>
    <w:p w14:paraId="02C6E6C1" w14:textId="77777777" w:rsidR="00D13520" w:rsidRDefault="00450017" w:rsidP="003A73DA">
      <w:pPr>
        <w:pStyle w:val="afff0"/>
        <w:numPr>
          <w:ilvl w:val="0"/>
          <w:numId w:val="18"/>
        </w:numPr>
        <w:ind w:leftChars="567" w:left="1781" w:firstLineChars="0"/>
      </w:pPr>
      <w:r>
        <w:rPr>
          <w:rFonts w:hint="eastAsia"/>
        </w:rPr>
        <w:t>授权评估记录存档并流转</w:t>
      </w:r>
      <w:r w:rsidR="00D13520" w:rsidRPr="00CB37D6">
        <w:rPr>
          <w:rFonts w:hint="eastAsia"/>
        </w:rPr>
        <w:t>至质量经理审批。</w:t>
      </w:r>
    </w:p>
    <w:p w14:paraId="238F35E8" w14:textId="3C4EA4D7" w:rsidR="00FB0B02" w:rsidRDefault="00FB0B02" w:rsidP="003A73DA">
      <w:pPr>
        <w:pStyle w:val="afff0"/>
        <w:numPr>
          <w:ilvl w:val="0"/>
          <w:numId w:val="18"/>
        </w:numPr>
        <w:ind w:leftChars="567" w:left="1781" w:firstLineChars="0"/>
      </w:pPr>
      <w:r>
        <w:rPr>
          <w:rFonts w:hint="eastAsia"/>
        </w:rPr>
        <w:t>面试评估超过两个</w:t>
      </w:r>
      <w:r>
        <w:rPr>
          <w:rFonts w:hint="eastAsia"/>
        </w:rPr>
        <w:t>P</w:t>
      </w:r>
      <w:r>
        <w:rPr>
          <w:rFonts w:hint="eastAsia"/>
        </w:rPr>
        <w:t>则不通过。</w:t>
      </w:r>
    </w:p>
    <w:p w14:paraId="30169DA1" w14:textId="51AFA7FE" w:rsidR="009942F9" w:rsidRPr="00883FD6" w:rsidRDefault="009942F9" w:rsidP="003A73DA">
      <w:pPr>
        <w:pStyle w:val="afff0"/>
        <w:numPr>
          <w:ilvl w:val="0"/>
          <w:numId w:val="18"/>
        </w:numPr>
        <w:ind w:leftChars="567" w:left="1781" w:firstLineChars="0"/>
      </w:pPr>
      <w:r w:rsidRPr="00883FD6">
        <w:rPr>
          <w:rFonts w:hint="eastAsia"/>
        </w:rPr>
        <w:t>是否隐藏，</w:t>
      </w:r>
      <w:r w:rsidR="00883FD6" w:rsidRPr="00883FD6">
        <w:rPr>
          <w:rFonts w:hint="eastAsia"/>
        </w:rPr>
        <w:t>涉及授权人员查询均查不到。</w:t>
      </w:r>
      <w:r w:rsidR="007D3E84" w:rsidRPr="00883FD6">
        <w:t xml:space="preserve"> </w:t>
      </w:r>
    </w:p>
    <w:tbl>
      <w:tblPr>
        <w:tblStyle w:val="aff8"/>
        <w:tblW w:w="0" w:type="auto"/>
        <w:jc w:val="center"/>
        <w:tblLook w:val="04A0" w:firstRow="1" w:lastRow="0" w:firstColumn="1" w:lastColumn="0" w:noHBand="0" w:noVBand="1"/>
      </w:tblPr>
      <w:tblGrid>
        <w:gridCol w:w="857"/>
        <w:gridCol w:w="793"/>
        <w:gridCol w:w="791"/>
        <w:gridCol w:w="791"/>
        <w:gridCol w:w="791"/>
        <w:gridCol w:w="791"/>
        <w:gridCol w:w="824"/>
        <w:gridCol w:w="824"/>
        <w:gridCol w:w="843"/>
        <w:gridCol w:w="811"/>
        <w:gridCol w:w="729"/>
      </w:tblGrid>
      <w:tr w:rsidR="00C363BE" w14:paraId="394E6669" w14:textId="77777777" w:rsidTr="00C363BE">
        <w:trPr>
          <w:trHeight w:val="1862"/>
          <w:jc w:val="center"/>
        </w:trPr>
        <w:tc>
          <w:tcPr>
            <w:tcW w:w="857" w:type="dxa"/>
            <w:shd w:val="clear" w:color="auto" w:fill="D6E3BC" w:themeFill="accent3" w:themeFillTint="66"/>
          </w:tcPr>
          <w:p w14:paraId="553347D2" w14:textId="77777777" w:rsidR="00C363BE" w:rsidRPr="00D43833" w:rsidRDefault="00C363BE" w:rsidP="00665822">
            <w:r w:rsidRPr="00D43833">
              <w:rPr>
                <w:rFonts w:hint="eastAsia"/>
              </w:rPr>
              <w:lastRenderedPageBreak/>
              <w:t>授权申请类别</w:t>
            </w:r>
          </w:p>
          <w:p w14:paraId="2B572EBD" w14:textId="77777777" w:rsidR="00C363BE" w:rsidRPr="00D43833" w:rsidRDefault="00C363BE" w:rsidP="00665822"/>
        </w:tc>
        <w:tc>
          <w:tcPr>
            <w:tcW w:w="793" w:type="dxa"/>
            <w:shd w:val="clear" w:color="auto" w:fill="D6E3BC" w:themeFill="accent3" w:themeFillTint="66"/>
          </w:tcPr>
          <w:p w14:paraId="4AA8CE45" w14:textId="77777777" w:rsidR="00C363BE" w:rsidRPr="00D43833" w:rsidRDefault="00C363BE" w:rsidP="00665822">
            <w:r w:rsidRPr="00D43833">
              <w:rPr>
                <w:rFonts w:hint="eastAsia"/>
              </w:rPr>
              <w:t>民航局</w:t>
            </w:r>
          </w:p>
          <w:p w14:paraId="48FDFD17" w14:textId="77777777" w:rsidR="00C363BE" w:rsidRPr="00D43833" w:rsidRDefault="00C363BE" w:rsidP="00665822">
            <w:pPr>
              <w:rPr>
                <w:i/>
              </w:rPr>
            </w:pPr>
          </w:p>
        </w:tc>
        <w:tc>
          <w:tcPr>
            <w:tcW w:w="791" w:type="dxa"/>
            <w:shd w:val="clear" w:color="auto" w:fill="D6E3BC" w:themeFill="accent3" w:themeFillTint="66"/>
          </w:tcPr>
          <w:p w14:paraId="52E334E5" w14:textId="77777777" w:rsidR="00C363BE" w:rsidRPr="00D43833" w:rsidRDefault="00C363BE" w:rsidP="00665822">
            <w:r w:rsidRPr="00D43833">
              <w:rPr>
                <w:rFonts w:hint="eastAsia"/>
              </w:rPr>
              <w:t>授权种类</w:t>
            </w:r>
          </w:p>
          <w:p w14:paraId="7171115A" w14:textId="77777777" w:rsidR="00C363BE" w:rsidRPr="00D43833" w:rsidRDefault="00C363BE" w:rsidP="00665822">
            <w:pPr>
              <w:rPr>
                <w:i/>
              </w:rPr>
            </w:pPr>
          </w:p>
        </w:tc>
        <w:tc>
          <w:tcPr>
            <w:tcW w:w="791" w:type="dxa"/>
            <w:shd w:val="clear" w:color="auto" w:fill="D6E3BC" w:themeFill="accent3" w:themeFillTint="66"/>
          </w:tcPr>
          <w:p w14:paraId="19B39392" w14:textId="77777777" w:rsidR="00C363BE" w:rsidRPr="00D43833" w:rsidRDefault="00C363BE" w:rsidP="00665822">
            <w:r w:rsidRPr="00D43833">
              <w:rPr>
                <w:rFonts w:hint="eastAsia"/>
              </w:rPr>
              <w:t>授权机型或工种</w:t>
            </w:r>
          </w:p>
          <w:p w14:paraId="193114D8" w14:textId="77777777" w:rsidR="00C363BE" w:rsidRPr="00D43833" w:rsidRDefault="00C363BE" w:rsidP="00665822">
            <w:pPr>
              <w:rPr>
                <w:i/>
              </w:rPr>
            </w:pPr>
          </w:p>
        </w:tc>
        <w:tc>
          <w:tcPr>
            <w:tcW w:w="791" w:type="dxa"/>
            <w:shd w:val="clear" w:color="auto" w:fill="D6E3BC" w:themeFill="accent3" w:themeFillTint="66"/>
          </w:tcPr>
          <w:p w14:paraId="0AF95CEB" w14:textId="77777777" w:rsidR="00C363BE" w:rsidRPr="00D43833" w:rsidRDefault="00C363BE" w:rsidP="00665822">
            <w:r w:rsidRPr="00D43833">
              <w:rPr>
                <w:rFonts w:hint="eastAsia"/>
              </w:rPr>
              <w:t>功能</w:t>
            </w:r>
          </w:p>
        </w:tc>
        <w:tc>
          <w:tcPr>
            <w:tcW w:w="791" w:type="dxa"/>
            <w:shd w:val="clear" w:color="auto" w:fill="D6E3BC" w:themeFill="accent3" w:themeFillTint="66"/>
          </w:tcPr>
          <w:p w14:paraId="1B6E4A90" w14:textId="77777777" w:rsidR="00C363BE" w:rsidRPr="00D43833" w:rsidRDefault="00C363BE" w:rsidP="00665822">
            <w:r w:rsidRPr="00D43833">
              <w:rPr>
                <w:rFonts w:hint="eastAsia"/>
              </w:rPr>
              <w:t>级别</w:t>
            </w:r>
          </w:p>
          <w:p w14:paraId="712F29B6" w14:textId="77777777" w:rsidR="00C363BE" w:rsidRPr="00D43833" w:rsidRDefault="00C363BE" w:rsidP="00665822">
            <w:pPr>
              <w:rPr>
                <w:i/>
              </w:rPr>
            </w:pPr>
          </w:p>
        </w:tc>
        <w:tc>
          <w:tcPr>
            <w:tcW w:w="824" w:type="dxa"/>
            <w:shd w:val="clear" w:color="auto" w:fill="D6E3BC" w:themeFill="accent3" w:themeFillTint="66"/>
          </w:tcPr>
          <w:p w14:paraId="39601C2F" w14:textId="77777777" w:rsidR="00C363BE" w:rsidRDefault="00C363BE" w:rsidP="00665822">
            <w:r>
              <w:rPr>
                <w:rFonts w:hint="eastAsia"/>
              </w:rPr>
              <w:t>限制</w:t>
            </w:r>
          </w:p>
        </w:tc>
        <w:tc>
          <w:tcPr>
            <w:tcW w:w="824" w:type="dxa"/>
            <w:shd w:val="clear" w:color="auto" w:fill="D6E3BC" w:themeFill="accent3" w:themeFillTint="66"/>
          </w:tcPr>
          <w:p w14:paraId="372614A9" w14:textId="77777777" w:rsidR="00C363BE" w:rsidRDefault="00C363BE" w:rsidP="00665822">
            <w:r>
              <w:rPr>
                <w:rFonts w:hint="eastAsia"/>
              </w:rPr>
              <w:t>授权生效日期</w:t>
            </w:r>
          </w:p>
        </w:tc>
        <w:tc>
          <w:tcPr>
            <w:tcW w:w="843" w:type="dxa"/>
            <w:shd w:val="clear" w:color="auto" w:fill="D6E3BC" w:themeFill="accent3" w:themeFillTint="66"/>
          </w:tcPr>
          <w:p w14:paraId="4AF36C37" w14:textId="77777777" w:rsidR="00C363BE" w:rsidRDefault="00C363BE" w:rsidP="00665822">
            <w:r>
              <w:rPr>
                <w:rFonts w:hint="eastAsia"/>
              </w:rPr>
              <w:t>有无津贴</w:t>
            </w:r>
          </w:p>
          <w:p w14:paraId="778B4521" w14:textId="77777777" w:rsidR="00C363BE" w:rsidRPr="00C52A53" w:rsidRDefault="00C363BE" w:rsidP="00665822">
            <w:pPr>
              <w:rPr>
                <w:i/>
              </w:rPr>
            </w:pPr>
            <w:r w:rsidRPr="00C52A53">
              <w:rPr>
                <w:rFonts w:hint="eastAsia"/>
                <w:i/>
              </w:rPr>
              <w:t>（后台）</w:t>
            </w:r>
          </w:p>
        </w:tc>
        <w:tc>
          <w:tcPr>
            <w:tcW w:w="811" w:type="dxa"/>
            <w:shd w:val="clear" w:color="auto" w:fill="D6E3BC" w:themeFill="accent3" w:themeFillTint="66"/>
          </w:tcPr>
          <w:p w14:paraId="34E80A4F" w14:textId="77777777" w:rsidR="00C363BE" w:rsidRDefault="00C363BE" w:rsidP="00665822">
            <w:r>
              <w:rPr>
                <w:rFonts w:hint="eastAsia"/>
              </w:rPr>
              <w:t>是否隐藏</w:t>
            </w:r>
            <w:r w:rsidRPr="00C52A53">
              <w:rPr>
                <w:rFonts w:hint="eastAsia"/>
                <w:i/>
              </w:rPr>
              <w:t>（后台）</w:t>
            </w:r>
          </w:p>
        </w:tc>
        <w:tc>
          <w:tcPr>
            <w:tcW w:w="729" w:type="dxa"/>
            <w:shd w:val="clear" w:color="auto" w:fill="D6E3BC" w:themeFill="accent3" w:themeFillTint="66"/>
          </w:tcPr>
          <w:p w14:paraId="42044817" w14:textId="77777777" w:rsidR="00C363BE" w:rsidRDefault="00C363BE" w:rsidP="00665822">
            <w:r>
              <w:rPr>
                <w:rFonts w:hint="eastAsia"/>
              </w:rPr>
              <w:t>备注依据</w:t>
            </w:r>
          </w:p>
        </w:tc>
      </w:tr>
      <w:tr w:rsidR="00C363BE" w14:paraId="46587FF8" w14:textId="77777777" w:rsidTr="00C363BE">
        <w:trPr>
          <w:trHeight w:val="271"/>
          <w:jc w:val="center"/>
        </w:trPr>
        <w:tc>
          <w:tcPr>
            <w:tcW w:w="857" w:type="dxa"/>
          </w:tcPr>
          <w:p w14:paraId="0FBB8BA3" w14:textId="77777777" w:rsidR="00C363BE" w:rsidRPr="00450F67" w:rsidRDefault="00C363BE" w:rsidP="00665822">
            <w:pPr>
              <w:rPr>
                <w:i/>
              </w:rPr>
            </w:pPr>
          </w:p>
        </w:tc>
        <w:tc>
          <w:tcPr>
            <w:tcW w:w="793" w:type="dxa"/>
          </w:tcPr>
          <w:p w14:paraId="28E89640" w14:textId="77777777" w:rsidR="00C363BE" w:rsidRDefault="00C363BE" w:rsidP="00665822"/>
        </w:tc>
        <w:tc>
          <w:tcPr>
            <w:tcW w:w="791" w:type="dxa"/>
          </w:tcPr>
          <w:p w14:paraId="7DD8EB44" w14:textId="77777777" w:rsidR="00C363BE" w:rsidRDefault="00C363BE" w:rsidP="00665822"/>
        </w:tc>
        <w:tc>
          <w:tcPr>
            <w:tcW w:w="791" w:type="dxa"/>
          </w:tcPr>
          <w:p w14:paraId="05C67DA0" w14:textId="77777777" w:rsidR="00C363BE" w:rsidRDefault="00C363BE" w:rsidP="00665822"/>
        </w:tc>
        <w:tc>
          <w:tcPr>
            <w:tcW w:w="791" w:type="dxa"/>
          </w:tcPr>
          <w:p w14:paraId="2ACE2896" w14:textId="77777777" w:rsidR="00C363BE" w:rsidRDefault="00C363BE" w:rsidP="00665822"/>
        </w:tc>
        <w:tc>
          <w:tcPr>
            <w:tcW w:w="791" w:type="dxa"/>
          </w:tcPr>
          <w:p w14:paraId="41F7C494" w14:textId="77777777" w:rsidR="00C363BE" w:rsidRDefault="00C363BE" w:rsidP="00665822"/>
        </w:tc>
        <w:tc>
          <w:tcPr>
            <w:tcW w:w="824" w:type="dxa"/>
          </w:tcPr>
          <w:p w14:paraId="593D438C" w14:textId="77777777" w:rsidR="00C363BE" w:rsidRDefault="00C363BE" w:rsidP="00665822"/>
        </w:tc>
        <w:tc>
          <w:tcPr>
            <w:tcW w:w="824" w:type="dxa"/>
          </w:tcPr>
          <w:p w14:paraId="1E552D46" w14:textId="77777777" w:rsidR="00C363BE" w:rsidRDefault="00C363BE" w:rsidP="00665822"/>
        </w:tc>
        <w:tc>
          <w:tcPr>
            <w:tcW w:w="843" w:type="dxa"/>
          </w:tcPr>
          <w:p w14:paraId="44B6A0FC" w14:textId="77777777" w:rsidR="00C363BE" w:rsidRDefault="00C363BE" w:rsidP="00665822"/>
        </w:tc>
        <w:tc>
          <w:tcPr>
            <w:tcW w:w="811" w:type="dxa"/>
          </w:tcPr>
          <w:p w14:paraId="2D4AB31F" w14:textId="77777777" w:rsidR="00C363BE" w:rsidRDefault="00C363BE" w:rsidP="00665822"/>
        </w:tc>
        <w:tc>
          <w:tcPr>
            <w:tcW w:w="729" w:type="dxa"/>
          </w:tcPr>
          <w:p w14:paraId="155A5AC2" w14:textId="77777777" w:rsidR="00C363BE" w:rsidRDefault="00C363BE" w:rsidP="00665822"/>
        </w:tc>
      </w:tr>
      <w:tr w:rsidR="00C363BE" w14:paraId="5DFD929D" w14:textId="77777777" w:rsidTr="00C363BE">
        <w:trPr>
          <w:trHeight w:val="289"/>
          <w:jc w:val="center"/>
        </w:trPr>
        <w:tc>
          <w:tcPr>
            <w:tcW w:w="857" w:type="dxa"/>
          </w:tcPr>
          <w:p w14:paraId="4C322F79" w14:textId="77777777" w:rsidR="00C363BE" w:rsidRDefault="00C363BE" w:rsidP="00665822"/>
        </w:tc>
        <w:tc>
          <w:tcPr>
            <w:tcW w:w="793" w:type="dxa"/>
          </w:tcPr>
          <w:p w14:paraId="3C5421C1" w14:textId="77777777" w:rsidR="00C363BE" w:rsidRDefault="00C363BE" w:rsidP="00665822"/>
        </w:tc>
        <w:tc>
          <w:tcPr>
            <w:tcW w:w="791" w:type="dxa"/>
          </w:tcPr>
          <w:p w14:paraId="029FB911" w14:textId="77777777" w:rsidR="00C363BE" w:rsidRDefault="00C363BE" w:rsidP="00665822"/>
        </w:tc>
        <w:tc>
          <w:tcPr>
            <w:tcW w:w="791" w:type="dxa"/>
          </w:tcPr>
          <w:p w14:paraId="448B6D62" w14:textId="77777777" w:rsidR="00C363BE" w:rsidRDefault="00C363BE" w:rsidP="00665822"/>
        </w:tc>
        <w:tc>
          <w:tcPr>
            <w:tcW w:w="791" w:type="dxa"/>
          </w:tcPr>
          <w:p w14:paraId="33F028E3" w14:textId="77777777" w:rsidR="00C363BE" w:rsidRDefault="00C363BE" w:rsidP="00665822"/>
        </w:tc>
        <w:tc>
          <w:tcPr>
            <w:tcW w:w="791" w:type="dxa"/>
          </w:tcPr>
          <w:p w14:paraId="1F5D669B" w14:textId="77777777" w:rsidR="00C363BE" w:rsidRDefault="00C363BE" w:rsidP="00665822"/>
        </w:tc>
        <w:tc>
          <w:tcPr>
            <w:tcW w:w="824" w:type="dxa"/>
          </w:tcPr>
          <w:p w14:paraId="5D360F7D" w14:textId="77777777" w:rsidR="00C363BE" w:rsidRDefault="00C363BE" w:rsidP="00665822"/>
        </w:tc>
        <w:tc>
          <w:tcPr>
            <w:tcW w:w="824" w:type="dxa"/>
          </w:tcPr>
          <w:p w14:paraId="7DFD1DAD" w14:textId="77777777" w:rsidR="00C363BE" w:rsidRDefault="00C363BE" w:rsidP="00665822"/>
        </w:tc>
        <w:tc>
          <w:tcPr>
            <w:tcW w:w="843" w:type="dxa"/>
          </w:tcPr>
          <w:p w14:paraId="72686BEF" w14:textId="77777777" w:rsidR="00C363BE" w:rsidRDefault="00C363BE" w:rsidP="00665822"/>
        </w:tc>
        <w:tc>
          <w:tcPr>
            <w:tcW w:w="811" w:type="dxa"/>
          </w:tcPr>
          <w:p w14:paraId="2B0193DB" w14:textId="77777777" w:rsidR="00C363BE" w:rsidRDefault="00C363BE" w:rsidP="00665822"/>
        </w:tc>
        <w:tc>
          <w:tcPr>
            <w:tcW w:w="729" w:type="dxa"/>
          </w:tcPr>
          <w:p w14:paraId="7EB0C189" w14:textId="77777777" w:rsidR="00C363BE" w:rsidRDefault="00C363BE" w:rsidP="00665822"/>
        </w:tc>
      </w:tr>
      <w:tr w:rsidR="00C363BE" w14:paraId="502AE880" w14:textId="77777777" w:rsidTr="00C363BE">
        <w:trPr>
          <w:trHeight w:val="253"/>
          <w:jc w:val="center"/>
        </w:trPr>
        <w:tc>
          <w:tcPr>
            <w:tcW w:w="857" w:type="dxa"/>
          </w:tcPr>
          <w:p w14:paraId="63EE75F6" w14:textId="77777777" w:rsidR="00C363BE" w:rsidRDefault="00C363BE" w:rsidP="00665822"/>
        </w:tc>
        <w:tc>
          <w:tcPr>
            <w:tcW w:w="793" w:type="dxa"/>
          </w:tcPr>
          <w:p w14:paraId="4E3051E8" w14:textId="77777777" w:rsidR="00C363BE" w:rsidRDefault="00C363BE" w:rsidP="00665822"/>
        </w:tc>
        <w:tc>
          <w:tcPr>
            <w:tcW w:w="791" w:type="dxa"/>
          </w:tcPr>
          <w:p w14:paraId="2EC30E91" w14:textId="77777777" w:rsidR="00C363BE" w:rsidRDefault="00C363BE" w:rsidP="00665822"/>
        </w:tc>
        <w:tc>
          <w:tcPr>
            <w:tcW w:w="791" w:type="dxa"/>
          </w:tcPr>
          <w:p w14:paraId="0C12AFFD" w14:textId="77777777" w:rsidR="00C363BE" w:rsidRDefault="00C363BE" w:rsidP="00665822"/>
        </w:tc>
        <w:tc>
          <w:tcPr>
            <w:tcW w:w="791" w:type="dxa"/>
          </w:tcPr>
          <w:p w14:paraId="43F6322F" w14:textId="77777777" w:rsidR="00C363BE" w:rsidRDefault="00C363BE" w:rsidP="00665822"/>
        </w:tc>
        <w:tc>
          <w:tcPr>
            <w:tcW w:w="791" w:type="dxa"/>
          </w:tcPr>
          <w:p w14:paraId="56F01488" w14:textId="77777777" w:rsidR="00C363BE" w:rsidRDefault="00C363BE" w:rsidP="00665822"/>
        </w:tc>
        <w:tc>
          <w:tcPr>
            <w:tcW w:w="824" w:type="dxa"/>
          </w:tcPr>
          <w:p w14:paraId="53508EFB" w14:textId="77777777" w:rsidR="00C363BE" w:rsidRDefault="00C363BE" w:rsidP="00665822"/>
        </w:tc>
        <w:tc>
          <w:tcPr>
            <w:tcW w:w="824" w:type="dxa"/>
          </w:tcPr>
          <w:p w14:paraId="548A0A66" w14:textId="77777777" w:rsidR="00C363BE" w:rsidRDefault="00C363BE" w:rsidP="00665822"/>
        </w:tc>
        <w:tc>
          <w:tcPr>
            <w:tcW w:w="843" w:type="dxa"/>
          </w:tcPr>
          <w:p w14:paraId="4EBDD561" w14:textId="77777777" w:rsidR="00C363BE" w:rsidRDefault="00C363BE" w:rsidP="00665822"/>
        </w:tc>
        <w:tc>
          <w:tcPr>
            <w:tcW w:w="811" w:type="dxa"/>
          </w:tcPr>
          <w:p w14:paraId="63AFBA69" w14:textId="77777777" w:rsidR="00C363BE" w:rsidRDefault="00C363BE" w:rsidP="00665822"/>
        </w:tc>
        <w:tc>
          <w:tcPr>
            <w:tcW w:w="729" w:type="dxa"/>
          </w:tcPr>
          <w:p w14:paraId="7CD345D5" w14:textId="77777777" w:rsidR="00C363BE" w:rsidRDefault="00C363BE" w:rsidP="00665822"/>
        </w:tc>
      </w:tr>
    </w:tbl>
    <w:p w14:paraId="4813DD2D" w14:textId="77777777" w:rsidR="00543236" w:rsidRDefault="00543236"/>
    <w:p w14:paraId="3D18D44D" w14:textId="77777777" w:rsidR="00543236" w:rsidRDefault="00F831CF">
      <w:pPr>
        <w:pStyle w:val="4"/>
      </w:pPr>
      <w:r>
        <w:rPr>
          <w:rFonts w:hint="eastAsia"/>
        </w:rPr>
        <w:t>授权申请审批</w:t>
      </w:r>
    </w:p>
    <w:p w14:paraId="7C95565A" w14:textId="77777777" w:rsidR="00543236" w:rsidRDefault="00F831CF">
      <w:pPr>
        <w:pStyle w:val="5"/>
      </w:pPr>
      <w:r>
        <w:rPr>
          <w:rFonts w:hint="eastAsia"/>
        </w:rPr>
        <w:t>功能目标</w:t>
      </w:r>
    </w:p>
    <w:p w14:paraId="081EA65F" w14:textId="77777777" w:rsidR="00543236" w:rsidRDefault="00F831CF">
      <w:r>
        <w:tab/>
      </w:r>
      <w:r>
        <w:tab/>
      </w:r>
      <w:r>
        <w:rPr>
          <w:rFonts w:hint="eastAsia"/>
        </w:rPr>
        <w:t>质量经理接受来自质量工程师的推送，可同意批准或退回。</w:t>
      </w:r>
    </w:p>
    <w:p w14:paraId="1AE13EBD" w14:textId="77777777" w:rsidR="00543236" w:rsidRDefault="00F831CF">
      <w:pPr>
        <w:pStyle w:val="5"/>
      </w:pPr>
      <w:r>
        <w:rPr>
          <w:rFonts w:hint="eastAsia"/>
        </w:rPr>
        <w:t>岗位权限</w:t>
      </w:r>
    </w:p>
    <w:p w14:paraId="4E30A34A" w14:textId="77777777" w:rsidR="00543236" w:rsidRDefault="00F831CF">
      <w:r>
        <w:tab/>
      </w:r>
      <w:r>
        <w:tab/>
      </w:r>
    </w:p>
    <w:p w14:paraId="3AF5246D" w14:textId="77777777" w:rsidR="00443067" w:rsidRPr="00952EA1" w:rsidRDefault="00F831CF" w:rsidP="00952EA1">
      <w:pPr>
        <w:pStyle w:val="5"/>
        <w:rPr>
          <w:color w:val="000000" w:themeColor="text1"/>
        </w:rPr>
      </w:pPr>
      <w:r>
        <w:rPr>
          <w:rFonts w:hint="eastAsia"/>
          <w:color w:val="000000" w:themeColor="text1"/>
        </w:rPr>
        <w:t>信息项描述</w:t>
      </w:r>
    </w:p>
    <w:p w14:paraId="7422721B" w14:textId="77777777" w:rsidR="006C4984" w:rsidRPr="00443067" w:rsidRDefault="006C4984" w:rsidP="008E1ED4">
      <w:pPr>
        <w:jc w:val="center"/>
      </w:pPr>
    </w:p>
    <w:p w14:paraId="68806E37" w14:textId="77777777" w:rsidR="000F366A" w:rsidRPr="007E2878" w:rsidRDefault="00F831CF" w:rsidP="00A52214">
      <w:pPr>
        <w:pStyle w:val="5"/>
      </w:pPr>
      <w:r>
        <w:rPr>
          <w:rFonts w:hint="eastAsia"/>
        </w:rPr>
        <w:t>逻辑控制</w:t>
      </w:r>
    </w:p>
    <w:p w14:paraId="2211304A" w14:textId="77777777" w:rsidR="00A56029" w:rsidRDefault="00A56029" w:rsidP="003A73DA">
      <w:pPr>
        <w:pStyle w:val="afff0"/>
        <w:numPr>
          <w:ilvl w:val="0"/>
          <w:numId w:val="19"/>
        </w:numPr>
        <w:ind w:firstLineChars="0"/>
      </w:pPr>
      <w:r>
        <w:rPr>
          <w:rFonts w:hint="eastAsia"/>
        </w:rPr>
        <w:t>审批时只</w:t>
      </w:r>
      <w:r>
        <w:t>查看关键信息，</w:t>
      </w:r>
      <w:r>
        <w:rPr>
          <w:rFonts w:hint="eastAsia"/>
        </w:rPr>
        <w:t>详细</w:t>
      </w:r>
      <w:r>
        <w:t>信息做成超链接。</w:t>
      </w:r>
    </w:p>
    <w:p w14:paraId="0876477A" w14:textId="77777777" w:rsidR="00CB37D6" w:rsidRDefault="002811F8" w:rsidP="003A73DA">
      <w:pPr>
        <w:pStyle w:val="afff0"/>
        <w:numPr>
          <w:ilvl w:val="0"/>
          <w:numId w:val="19"/>
        </w:numPr>
        <w:ind w:firstLineChars="0"/>
      </w:pPr>
      <w:r>
        <w:rPr>
          <w:rFonts w:hint="eastAsia"/>
        </w:rPr>
        <w:t>质量经理接受来自质量工程师的推送，可同意批准或退回</w:t>
      </w:r>
      <w:r w:rsidR="00CB37D6">
        <w:rPr>
          <w:rFonts w:hint="eastAsia"/>
        </w:rPr>
        <w:t>。</w:t>
      </w:r>
    </w:p>
    <w:p w14:paraId="3CA0B676" w14:textId="77777777" w:rsidR="00CB37D6" w:rsidRDefault="00CB37D6" w:rsidP="003A73DA">
      <w:pPr>
        <w:pStyle w:val="afff0"/>
        <w:numPr>
          <w:ilvl w:val="0"/>
          <w:numId w:val="19"/>
        </w:numPr>
        <w:ind w:firstLineChars="0"/>
      </w:pPr>
      <w:r>
        <w:rPr>
          <w:rFonts w:hint="eastAsia"/>
        </w:rPr>
        <w:t>同意后自动生成授权文件，每一项授权信息后则</w:t>
      </w:r>
      <w:r w:rsidR="004604C1">
        <w:rPr>
          <w:rFonts w:hint="eastAsia"/>
        </w:rPr>
        <w:t>生成</w:t>
      </w:r>
      <w:r>
        <w:rPr>
          <w:rFonts w:hint="eastAsia"/>
        </w:rPr>
        <w:t>该授权文件流水号</w:t>
      </w:r>
    </w:p>
    <w:p w14:paraId="7C84ADF9" w14:textId="77777777" w:rsidR="00CB37D6" w:rsidRDefault="00CB37D6" w:rsidP="003A73DA">
      <w:pPr>
        <w:pStyle w:val="afff0"/>
        <w:numPr>
          <w:ilvl w:val="0"/>
          <w:numId w:val="19"/>
        </w:numPr>
        <w:ind w:firstLineChars="0"/>
      </w:pPr>
      <w:r>
        <w:rPr>
          <w:rFonts w:hint="eastAsia"/>
        </w:rPr>
        <w:t>授权信息继续流转至质量授权文员。</w:t>
      </w:r>
    </w:p>
    <w:p w14:paraId="091312E3" w14:textId="5FD6FE90" w:rsidR="00AD10F6" w:rsidRDefault="00AD10F6" w:rsidP="003A73DA">
      <w:pPr>
        <w:pStyle w:val="afff0"/>
        <w:numPr>
          <w:ilvl w:val="0"/>
          <w:numId w:val="19"/>
        </w:numPr>
        <w:ind w:firstLineChars="0"/>
      </w:pPr>
      <w:r>
        <w:rPr>
          <w:rFonts w:hint="eastAsia"/>
        </w:rPr>
        <w:t>审批内容为同意不同意，不同意则退回</w:t>
      </w:r>
      <w:r w:rsidR="008E1ED4">
        <w:rPr>
          <w:rFonts w:hint="eastAsia"/>
        </w:rPr>
        <w:t>,</w:t>
      </w:r>
      <w:r w:rsidR="008E1ED4">
        <w:rPr>
          <w:rFonts w:hint="eastAsia"/>
        </w:rPr>
        <w:t>同意与否都会通知本人</w:t>
      </w:r>
    </w:p>
    <w:p w14:paraId="3BC83175" w14:textId="77777777" w:rsidR="00937741" w:rsidRPr="00CB37D6" w:rsidRDefault="00937741" w:rsidP="006E4C2F"/>
    <w:p w14:paraId="0A1E28AE" w14:textId="1B4F69C7" w:rsidR="00A56029" w:rsidRDefault="00A56029" w:rsidP="00A56029">
      <w:pPr>
        <w:pStyle w:val="3"/>
        <w:ind w:left="851"/>
      </w:pPr>
      <w:bookmarkStart w:id="11" w:name="_Toc503778739"/>
      <w:r>
        <w:rPr>
          <w:rFonts w:hint="eastAsia"/>
        </w:rPr>
        <w:t>授权信息查询</w:t>
      </w:r>
      <w:bookmarkEnd w:id="11"/>
    </w:p>
    <w:p w14:paraId="420B4027" w14:textId="77777777" w:rsidR="00A56029" w:rsidRDefault="00A56029" w:rsidP="00A56029">
      <w:pPr>
        <w:pStyle w:val="5"/>
      </w:pPr>
      <w:r>
        <w:rPr>
          <w:rFonts w:hint="eastAsia"/>
        </w:rPr>
        <w:t>功能目标</w:t>
      </w:r>
    </w:p>
    <w:p w14:paraId="44A8E0B3" w14:textId="77777777" w:rsidR="00A56029" w:rsidRDefault="00143E85" w:rsidP="00A56029">
      <w:r>
        <w:tab/>
      </w:r>
      <w:r w:rsidR="00F411AD">
        <w:tab/>
      </w:r>
      <w:r w:rsidR="00A56029">
        <w:rPr>
          <w:rFonts w:hint="eastAsia"/>
          <w:sz w:val="28"/>
          <w:szCs w:val="28"/>
        </w:rPr>
        <w:t>信息公开查询</w:t>
      </w:r>
    </w:p>
    <w:p w14:paraId="1DC10646" w14:textId="77777777" w:rsidR="00A56029" w:rsidRDefault="00A56029" w:rsidP="00A56029">
      <w:pPr>
        <w:pStyle w:val="5"/>
      </w:pPr>
      <w:r>
        <w:rPr>
          <w:rFonts w:hint="eastAsia"/>
        </w:rPr>
        <w:t>岗位权限</w:t>
      </w:r>
    </w:p>
    <w:p w14:paraId="111A7DB4" w14:textId="77777777" w:rsidR="00A56029" w:rsidRPr="00CB37D6" w:rsidRDefault="00C93FF5" w:rsidP="00A56029">
      <w:r>
        <w:tab/>
      </w:r>
    </w:p>
    <w:p w14:paraId="405526CD" w14:textId="77777777" w:rsidR="00A56029" w:rsidRDefault="00A56029" w:rsidP="00A56029">
      <w:pPr>
        <w:pStyle w:val="5"/>
      </w:pPr>
      <w:r>
        <w:rPr>
          <w:rFonts w:hint="eastAsia"/>
        </w:rPr>
        <w:t>信息项描述</w:t>
      </w:r>
    </w:p>
    <w:tbl>
      <w:tblPr>
        <w:tblStyle w:val="aff8"/>
        <w:tblW w:w="0" w:type="auto"/>
        <w:jc w:val="center"/>
        <w:tblLook w:val="04A0" w:firstRow="1" w:lastRow="0" w:firstColumn="1" w:lastColumn="0" w:noHBand="0" w:noVBand="1"/>
      </w:tblPr>
      <w:tblGrid>
        <w:gridCol w:w="9618"/>
      </w:tblGrid>
      <w:tr w:rsidR="00A56029" w14:paraId="5F99B8EC" w14:textId="77777777" w:rsidTr="000602D1">
        <w:trPr>
          <w:trHeight w:val="965"/>
          <w:jc w:val="center"/>
        </w:trPr>
        <w:tc>
          <w:tcPr>
            <w:tcW w:w="9612" w:type="dxa"/>
          </w:tcPr>
          <w:p w14:paraId="1DBE5A18" w14:textId="77777777" w:rsidR="00A56029" w:rsidRDefault="00A56029" w:rsidP="00D44F01">
            <w:r>
              <w:rPr>
                <w:rFonts w:hint="eastAsia"/>
              </w:rPr>
              <w:t>查询条件：</w:t>
            </w:r>
            <w:r w:rsidR="00D80929">
              <w:rPr>
                <w:rFonts w:hint="eastAsia"/>
              </w:rPr>
              <w:t xml:space="preserve"> </w:t>
            </w:r>
          </w:p>
          <w:tbl>
            <w:tblPr>
              <w:tblStyle w:val="aff8"/>
              <w:tblW w:w="9392" w:type="dxa"/>
              <w:tblLook w:val="04A0" w:firstRow="1" w:lastRow="0" w:firstColumn="1" w:lastColumn="0" w:noHBand="0" w:noVBand="1"/>
            </w:tblPr>
            <w:tblGrid>
              <w:gridCol w:w="1434"/>
              <w:gridCol w:w="1433"/>
              <w:gridCol w:w="1710"/>
              <w:gridCol w:w="1157"/>
              <w:gridCol w:w="1686"/>
              <w:gridCol w:w="1972"/>
            </w:tblGrid>
            <w:tr w:rsidR="00D80929" w14:paraId="2D6FDC93" w14:textId="77777777" w:rsidTr="000602D1">
              <w:trPr>
                <w:trHeight w:val="478"/>
              </w:trPr>
              <w:tc>
                <w:tcPr>
                  <w:tcW w:w="1434" w:type="dxa"/>
                  <w:shd w:val="clear" w:color="auto" w:fill="EAF1DD" w:themeFill="accent3" w:themeFillTint="33"/>
                </w:tcPr>
                <w:p w14:paraId="2A931978" w14:textId="77777777" w:rsidR="00D80929" w:rsidRDefault="00D80929" w:rsidP="00D44F01">
                  <w:r w:rsidRPr="002B4922">
                    <w:rPr>
                      <w:rFonts w:hint="eastAsia"/>
                    </w:rPr>
                    <w:t>工号</w:t>
                  </w:r>
                </w:p>
                <w:p w14:paraId="6844E6C2" w14:textId="77777777" w:rsidR="00C86A54" w:rsidRPr="002B4922" w:rsidRDefault="00C86A54" w:rsidP="00D44F01">
                  <w:r>
                    <w:rPr>
                      <w:rFonts w:hint="eastAsia"/>
                    </w:rPr>
                    <w:t>S</w:t>
                  </w:r>
                  <w:r>
                    <w:t>taff No.</w:t>
                  </w:r>
                </w:p>
              </w:tc>
              <w:tc>
                <w:tcPr>
                  <w:tcW w:w="1433" w:type="dxa"/>
                </w:tcPr>
                <w:p w14:paraId="36559C55" w14:textId="77777777" w:rsidR="00D80929" w:rsidRPr="002B4922" w:rsidRDefault="00D80929" w:rsidP="00D44F01"/>
              </w:tc>
              <w:tc>
                <w:tcPr>
                  <w:tcW w:w="1710" w:type="dxa"/>
                  <w:shd w:val="clear" w:color="auto" w:fill="EAF1DD" w:themeFill="accent3" w:themeFillTint="33"/>
                </w:tcPr>
                <w:p w14:paraId="0D5B4C63" w14:textId="32A0E4DB" w:rsidR="00D80929" w:rsidRDefault="00D80929" w:rsidP="00D44F01">
                  <w:r w:rsidRPr="002B4922">
                    <w:rPr>
                      <w:rFonts w:hint="eastAsia"/>
                    </w:rPr>
                    <w:t>姓名</w:t>
                  </w:r>
                  <w:r w:rsidR="009942F9">
                    <w:rPr>
                      <w:rFonts w:hint="eastAsia"/>
                    </w:rPr>
                    <w:t>（中英文）</w:t>
                  </w:r>
                </w:p>
                <w:p w14:paraId="028E2DD6" w14:textId="77777777" w:rsidR="00C86A54" w:rsidRPr="002B4922" w:rsidRDefault="00C86A54" w:rsidP="00D44F01">
                  <w:r>
                    <w:rPr>
                      <w:rFonts w:hint="eastAsia"/>
                    </w:rPr>
                    <w:t>N</w:t>
                  </w:r>
                  <w:r>
                    <w:t>ame</w:t>
                  </w:r>
                </w:p>
              </w:tc>
              <w:tc>
                <w:tcPr>
                  <w:tcW w:w="1157" w:type="dxa"/>
                </w:tcPr>
                <w:p w14:paraId="2381233D" w14:textId="77777777" w:rsidR="00D80929" w:rsidRPr="002B4922" w:rsidRDefault="00D80929" w:rsidP="00D44F01"/>
              </w:tc>
              <w:tc>
                <w:tcPr>
                  <w:tcW w:w="1686" w:type="dxa"/>
                  <w:shd w:val="clear" w:color="auto" w:fill="EAF1DD" w:themeFill="accent3" w:themeFillTint="33"/>
                </w:tcPr>
                <w:p w14:paraId="2C31B35B" w14:textId="6DF6F527" w:rsidR="00D80929" w:rsidRDefault="008E1ED4" w:rsidP="00D44F01">
                  <w:r>
                    <w:rPr>
                      <w:rFonts w:hint="eastAsia"/>
                    </w:rPr>
                    <w:t>授权</w:t>
                  </w:r>
                  <w:r w:rsidR="00D80929" w:rsidRPr="002B4922">
                    <w:rPr>
                      <w:rFonts w:hint="eastAsia"/>
                    </w:rPr>
                    <w:t>号</w:t>
                  </w:r>
                </w:p>
                <w:p w14:paraId="09BA6C86" w14:textId="0CC46360" w:rsidR="00C86A54" w:rsidRPr="002B4922" w:rsidRDefault="00C86A54" w:rsidP="00D44F01"/>
              </w:tc>
              <w:tc>
                <w:tcPr>
                  <w:tcW w:w="1971" w:type="dxa"/>
                </w:tcPr>
                <w:p w14:paraId="4FE20893" w14:textId="77777777" w:rsidR="00D80929" w:rsidRDefault="00D80929" w:rsidP="00D44F01"/>
              </w:tc>
            </w:tr>
            <w:tr w:rsidR="00D80929" w14:paraId="1037959F" w14:textId="77777777" w:rsidTr="000602D1">
              <w:trPr>
                <w:trHeight w:val="556"/>
              </w:trPr>
              <w:tc>
                <w:tcPr>
                  <w:tcW w:w="1434" w:type="dxa"/>
                  <w:shd w:val="clear" w:color="auto" w:fill="EAF1DD" w:themeFill="accent3" w:themeFillTint="33"/>
                </w:tcPr>
                <w:p w14:paraId="376DBFD4" w14:textId="77777777" w:rsidR="00D80929" w:rsidRDefault="00D80929" w:rsidP="00D44F01">
                  <w:r w:rsidRPr="002B4922">
                    <w:rPr>
                      <w:rFonts w:hint="eastAsia"/>
                    </w:rPr>
                    <w:t>执照类型</w:t>
                  </w:r>
                </w:p>
                <w:p w14:paraId="08650C59" w14:textId="77777777" w:rsidR="00C86A54" w:rsidRPr="002B4922" w:rsidRDefault="00C86A54" w:rsidP="00D44F01">
                  <w:r>
                    <w:rPr>
                      <w:rFonts w:hint="eastAsia"/>
                    </w:rPr>
                    <w:t>L</w:t>
                  </w:r>
                  <w:r>
                    <w:t>icense Type</w:t>
                  </w:r>
                </w:p>
              </w:tc>
              <w:tc>
                <w:tcPr>
                  <w:tcW w:w="1433" w:type="dxa"/>
                </w:tcPr>
                <w:p w14:paraId="27976E20" w14:textId="77777777" w:rsidR="00D80929" w:rsidRPr="002B4922" w:rsidRDefault="00D80929" w:rsidP="00D44F01"/>
              </w:tc>
              <w:tc>
                <w:tcPr>
                  <w:tcW w:w="1710" w:type="dxa"/>
                  <w:shd w:val="clear" w:color="auto" w:fill="EAF1DD" w:themeFill="accent3" w:themeFillTint="33"/>
                </w:tcPr>
                <w:p w14:paraId="02D63945" w14:textId="31619AC9" w:rsidR="00C86A54" w:rsidRDefault="008E1ED4" w:rsidP="00D44F01">
                  <w:r>
                    <w:rPr>
                      <w:rFonts w:hint="eastAsia"/>
                    </w:rPr>
                    <w:t>授权机型或工种</w:t>
                  </w:r>
                </w:p>
                <w:p w14:paraId="6F5FB726" w14:textId="77777777" w:rsidR="00C86A54" w:rsidRPr="002B4922" w:rsidRDefault="00C86A54" w:rsidP="00D44F01"/>
              </w:tc>
              <w:tc>
                <w:tcPr>
                  <w:tcW w:w="1157" w:type="dxa"/>
                </w:tcPr>
                <w:p w14:paraId="460217A8" w14:textId="77777777" w:rsidR="00D80929" w:rsidRPr="002B4922" w:rsidRDefault="00D80929" w:rsidP="00D44F01"/>
              </w:tc>
              <w:tc>
                <w:tcPr>
                  <w:tcW w:w="1686" w:type="dxa"/>
                  <w:shd w:val="clear" w:color="auto" w:fill="EAF1DD" w:themeFill="accent3" w:themeFillTint="33"/>
                </w:tcPr>
                <w:p w14:paraId="4653D2C6" w14:textId="5DCE3216" w:rsidR="00C86A54" w:rsidRPr="002B4922" w:rsidRDefault="008E1ED4" w:rsidP="006D104B">
                  <w:r>
                    <w:rPr>
                      <w:rFonts w:hint="eastAsia"/>
                    </w:rPr>
                    <w:t>车间</w:t>
                  </w:r>
                </w:p>
              </w:tc>
              <w:tc>
                <w:tcPr>
                  <w:tcW w:w="1971" w:type="dxa"/>
                </w:tcPr>
                <w:p w14:paraId="18C9C92E" w14:textId="77777777" w:rsidR="00D80929" w:rsidRDefault="00D80929" w:rsidP="00D44F01"/>
              </w:tc>
            </w:tr>
            <w:tr w:rsidR="002B4922" w14:paraId="7AE54CE7" w14:textId="77777777" w:rsidTr="000602D1">
              <w:trPr>
                <w:trHeight w:val="556"/>
              </w:trPr>
              <w:tc>
                <w:tcPr>
                  <w:tcW w:w="1434" w:type="dxa"/>
                  <w:shd w:val="clear" w:color="auto" w:fill="EAF1DD" w:themeFill="accent3" w:themeFillTint="33"/>
                </w:tcPr>
                <w:p w14:paraId="3F73B92C" w14:textId="77777777" w:rsidR="002B4922" w:rsidRDefault="002B4922" w:rsidP="00D44F01">
                  <w:pPr>
                    <w:rPr>
                      <w:rFonts w:ascii="微软雅黑" w:hAnsi="微软雅黑"/>
                    </w:rPr>
                  </w:pPr>
                  <w:r w:rsidRPr="004E0C5D">
                    <w:rPr>
                      <w:rFonts w:ascii="微软雅黑" w:hAnsi="微软雅黑" w:hint="eastAsia"/>
                    </w:rPr>
                    <w:lastRenderedPageBreak/>
                    <w:t>专业</w:t>
                  </w:r>
                </w:p>
                <w:p w14:paraId="5593A09A" w14:textId="77777777" w:rsidR="00C86A54" w:rsidRPr="002B4922" w:rsidRDefault="00C86A54" w:rsidP="00D44F01">
                  <w:r>
                    <w:rPr>
                      <w:rFonts w:hint="eastAsia"/>
                    </w:rPr>
                    <w:t>T</w:t>
                  </w:r>
                  <w:r>
                    <w:t>rade</w:t>
                  </w:r>
                </w:p>
              </w:tc>
              <w:tc>
                <w:tcPr>
                  <w:tcW w:w="1433" w:type="dxa"/>
                </w:tcPr>
                <w:p w14:paraId="1B852910" w14:textId="77777777" w:rsidR="002B4922" w:rsidRPr="002B4922" w:rsidRDefault="002B4922" w:rsidP="00D44F01"/>
              </w:tc>
              <w:tc>
                <w:tcPr>
                  <w:tcW w:w="1710" w:type="dxa"/>
                  <w:shd w:val="clear" w:color="auto" w:fill="EAF1DD" w:themeFill="accent3" w:themeFillTint="33"/>
                </w:tcPr>
                <w:p w14:paraId="5E84FA9D" w14:textId="77777777" w:rsidR="002B4922" w:rsidRDefault="002B4922" w:rsidP="00D44F01">
                  <w:pPr>
                    <w:rPr>
                      <w:rFonts w:ascii="微软雅黑" w:hAnsi="微软雅黑"/>
                    </w:rPr>
                  </w:pPr>
                  <w:r w:rsidRPr="004E0C5D">
                    <w:rPr>
                      <w:rFonts w:ascii="微软雅黑" w:hAnsi="微软雅黑" w:hint="eastAsia"/>
                    </w:rPr>
                    <w:t>民航局</w:t>
                  </w:r>
                </w:p>
                <w:p w14:paraId="2E8F54E5" w14:textId="77777777" w:rsidR="00C86A54" w:rsidRPr="002B4922" w:rsidRDefault="00C86A54" w:rsidP="00D44F01">
                  <w:r>
                    <w:rPr>
                      <w:rFonts w:hint="eastAsia"/>
                    </w:rPr>
                    <w:t>A</w:t>
                  </w:r>
                  <w:r>
                    <w:t>uthority</w:t>
                  </w:r>
                </w:p>
              </w:tc>
              <w:tc>
                <w:tcPr>
                  <w:tcW w:w="1157" w:type="dxa"/>
                </w:tcPr>
                <w:p w14:paraId="4BB89255" w14:textId="77777777" w:rsidR="002B4922" w:rsidRPr="002B4922" w:rsidRDefault="002B4922" w:rsidP="00D44F01"/>
              </w:tc>
              <w:tc>
                <w:tcPr>
                  <w:tcW w:w="1686" w:type="dxa"/>
                  <w:shd w:val="clear" w:color="auto" w:fill="EAF1DD" w:themeFill="accent3" w:themeFillTint="33"/>
                </w:tcPr>
                <w:p w14:paraId="02D2A91D" w14:textId="77777777" w:rsidR="002B4922" w:rsidRDefault="002B4922" w:rsidP="00D44F01">
                  <w:pPr>
                    <w:rPr>
                      <w:rFonts w:ascii="微软雅黑" w:hAnsi="微软雅黑"/>
                    </w:rPr>
                  </w:pPr>
                  <w:r w:rsidRPr="004E0C5D">
                    <w:rPr>
                      <w:rFonts w:ascii="微软雅黑" w:hAnsi="微软雅黑" w:hint="eastAsia"/>
                    </w:rPr>
                    <w:t>授权级别</w:t>
                  </w:r>
                </w:p>
                <w:p w14:paraId="66AE7607" w14:textId="77777777" w:rsidR="00C86A54" w:rsidRPr="002B4922" w:rsidRDefault="00C86A54" w:rsidP="00C86A54">
                  <w:pPr>
                    <w:ind w:left="240" w:hangingChars="100" w:hanging="240"/>
                  </w:pPr>
                  <w:r w:rsidRPr="00D448A4">
                    <w:t>Authorization</w:t>
                  </w:r>
                  <w:r>
                    <w:rPr>
                      <w:rFonts w:hint="eastAsia"/>
                    </w:rPr>
                    <w:t xml:space="preserve"> l</w:t>
                  </w:r>
                  <w:r>
                    <w:t>EVEL</w:t>
                  </w:r>
                </w:p>
              </w:tc>
              <w:tc>
                <w:tcPr>
                  <w:tcW w:w="1971" w:type="dxa"/>
                </w:tcPr>
                <w:p w14:paraId="4DF2E919" w14:textId="77777777" w:rsidR="002B4922" w:rsidRDefault="002B4922" w:rsidP="00D44F01"/>
              </w:tc>
            </w:tr>
            <w:tr w:rsidR="008E1ED4" w14:paraId="6A090839" w14:textId="77777777" w:rsidTr="000602D1">
              <w:trPr>
                <w:trHeight w:val="556"/>
              </w:trPr>
              <w:tc>
                <w:tcPr>
                  <w:tcW w:w="1434" w:type="dxa"/>
                  <w:shd w:val="clear" w:color="auto" w:fill="EAF1DD" w:themeFill="accent3" w:themeFillTint="33"/>
                </w:tcPr>
                <w:p w14:paraId="6BD4A53E" w14:textId="7824BB1D" w:rsidR="008E1ED4" w:rsidRPr="004E0C5D" w:rsidRDefault="008E1ED4" w:rsidP="00D44F01">
                  <w:pPr>
                    <w:rPr>
                      <w:rFonts w:ascii="微软雅黑" w:hAnsi="微软雅黑"/>
                    </w:rPr>
                  </w:pPr>
                  <w:r>
                    <w:rPr>
                      <w:rFonts w:ascii="微软雅黑" w:hAnsi="微软雅黑" w:hint="eastAsia"/>
                    </w:rPr>
                    <w:t>功能查询</w:t>
                  </w:r>
                </w:p>
              </w:tc>
              <w:tc>
                <w:tcPr>
                  <w:tcW w:w="7958" w:type="dxa"/>
                  <w:gridSpan w:val="5"/>
                </w:tcPr>
                <w:p w14:paraId="212D830B" w14:textId="3E844CBF" w:rsidR="008E1ED4" w:rsidRDefault="009942F9" w:rsidP="00D44F01">
                  <w:r>
                    <w:rPr>
                      <w:rFonts w:hint="eastAsia"/>
                    </w:rPr>
                    <w:t>模糊查询，包含即可</w:t>
                  </w:r>
                </w:p>
              </w:tc>
            </w:tr>
            <w:tr w:rsidR="006D104B" w14:paraId="0F1AE5F4" w14:textId="77777777" w:rsidTr="000602D1">
              <w:trPr>
                <w:trHeight w:val="556"/>
              </w:trPr>
              <w:tc>
                <w:tcPr>
                  <w:tcW w:w="1434" w:type="dxa"/>
                  <w:shd w:val="clear" w:color="auto" w:fill="EAF1DD" w:themeFill="accent3" w:themeFillTint="33"/>
                </w:tcPr>
                <w:p w14:paraId="49C43E8A" w14:textId="77777777" w:rsidR="006D104B" w:rsidRDefault="006D104B" w:rsidP="00D44F01">
                  <w:pPr>
                    <w:rPr>
                      <w:rFonts w:ascii="微软雅黑" w:hAnsi="微软雅黑"/>
                    </w:rPr>
                  </w:pPr>
                  <w:r>
                    <w:rPr>
                      <w:rFonts w:ascii="微软雅黑" w:hAnsi="微软雅黑" w:hint="eastAsia"/>
                    </w:rPr>
                    <w:t>特殊类型</w:t>
                  </w:r>
                </w:p>
                <w:p w14:paraId="08A02175" w14:textId="77777777" w:rsidR="00EC5247" w:rsidRPr="004E0C5D" w:rsidRDefault="00EC5247" w:rsidP="00D44F01">
                  <w:pPr>
                    <w:rPr>
                      <w:rFonts w:ascii="微软雅黑" w:hAnsi="微软雅黑"/>
                    </w:rPr>
                  </w:pPr>
                  <w:r w:rsidRPr="00EC5247">
                    <w:rPr>
                      <w:rFonts w:ascii="微软雅黑" w:hAnsi="微软雅黑"/>
                    </w:rPr>
                    <w:t>special type</w:t>
                  </w:r>
                </w:p>
              </w:tc>
              <w:tc>
                <w:tcPr>
                  <w:tcW w:w="7958" w:type="dxa"/>
                  <w:gridSpan w:val="5"/>
                </w:tcPr>
                <w:p w14:paraId="02303982" w14:textId="02056355" w:rsidR="006D104B" w:rsidRDefault="008E1ED4" w:rsidP="00742239">
                  <w:pPr>
                    <w:jc w:val="center"/>
                  </w:pPr>
                  <w:r w:rsidRPr="008E1ED4">
                    <w:rPr>
                      <w:rFonts w:hint="eastAsia"/>
                    </w:rPr>
                    <w:t>客户、整机授权、签卡资格、除防冰等</w:t>
                  </w:r>
                </w:p>
              </w:tc>
            </w:tr>
          </w:tbl>
          <w:p w14:paraId="15F47E30" w14:textId="77777777" w:rsidR="00A56029" w:rsidRDefault="00A56029" w:rsidP="00D44F01"/>
        </w:tc>
      </w:tr>
      <w:tr w:rsidR="00A56029" w14:paraId="0150F818" w14:textId="77777777" w:rsidTr="000602D1">
        <w:trPr>
          <w:trHeight w:val="1124"/>
          <w:jc w:val="center"/>
        </w:trPr>
        <w:tc>
          <w:tcPr>
            <w:tcW w:w="9612" w:type="dxa"/>
          </w:tcPr>
          <w:p w14:paraId="27582C7F" w14:textId="77777777" w:rsidR="002D3BD2" w:rsidRDefault="00A56029" w:rsidP="00D80929">
            <w:r>
              <w:rPr>
                <w:rFonts w:hint="eastAsia"/>
              </w:rPr>
              <w:lastRenderedPageBreak/>
              <w:t>按钮功能：</w:t>
            </w:r>
            <w:r w:rsidR="00D80929">
              <w:rPr>
                <w:rFonts w:hint="eastAsia"/>
              </w:rPr>
              <w:t xml:space="preserve">                    </w:t>
            </w:r>
          </w:p>
          <w:p w14:paraId="7CAFDA27" w14:textId="77777777" w:rsidR="00A56029" w:rsidRDefault="00D80929" w:rsidP="00D80929">
            <w:r>
              <w:rPr>
                <w:rFonts w:hint="eastAsia"/>
              </w:rPr>
              <w:t xml:space="preserve"> </w:t>
            </w:r>
            <w:r w:rsidR="00A56029">
              <w:rPr>
                <w:rFonts w:hint="eastAsia"/>
              </w:rPr>
              <w:t>查询</w:t>
            </w:r>
            <w:r w:rsidR="00A56029">
              <w:t xml:space="preserve"> </w:t>
            </w:r>
            <w:r w:rsidR="0048426E">
              <w:t xml:space="preserve"> </w:t>
            </w:r>
            <w:r w:rsidR="0048426E">
              <w:rPr>
                <w:rFonts w:hint="eastAsia"/>
              </w:rPr>
              <w:t>，导出</w:t>
            </w:r>
          </w:p>
        </w:tc>
      </w:tr>
      <w:tr w:rsidR="00A56029" w14:paraId="2141D707" w14:textId="77777777" w:rsidTr="000602D1">
        <w:trPr>
          <w:trHeight w:val="1253"/>
          <w:jc w:val="center"/>
        </w:trPr>
        <w:tc>
          <w:tcPr>
            <w:tcW w:w="9612" w:type="dxa"/>
          </w:tcPr>
          <w:p w14:paraId="1A4A4FD1" w14:textId="77777777" w:rsidR="00A56029" w:rsidRDefault="00A56029" w:rsidP="00D44F01">
            <w:r>
              <w:rPr>
                <w:rFonts w:hint="eastAsia"/>
              </w:rPr>
              <w:t>查询结果列表</w:t>
            </w:r>
          </w:p>
          <w:tbl>
            <w:tblPr>
              <w:tblStyle w:val="aff8"/>
              <w:tblW w:w="0" w:type="auto"/>
              <w:tblInd w:w="22" w:type="dxa"/>
              <w:tblLook w:val="04A0" w:firstRow="1" w:lastRow="0" w:firstColumn="1" w:lastColumn="0" w:noHBand="0" w:noVBand="1"/>
            </w:tblPr>
            <w:tblGrid>
              <w:gridCol w:w="1118"/>
              <w:gridCol w:w="978"/>
              <w:gridCol w:w="1398"/>
              <w:gridCol w:w="2061"/>
              <w:gridCol w:w="1148"/>
              <w:gridCol w:w="1512"/>
              <w:gridCol w:w="1146"/>
            </w:tblGrid>
            <w:tr w:rsidR="00371866" w14:paraId="479AB28B" w14:textId="77777777" w:rsidTr="00705CB9">
              <w:trPr>
                <w:trHeight w:hRule="exact" w:val="937"/>
              </w:trPr>
              <w:tc>
                <w:tcPr>
                  <w:tcW w:w="1118" w:type="dxa"/>
                  <w:shd w:val="clear" w:color="auto" w:fill="D6E3BC" w:themeFill="accent3" w:themeFillTint="66"/>
                </w:tcPr>
                <w:p w14:paraId="6D44700F" w14:textId="7E3A661B" w:rsidR="00371866" w:rsidRDefault="00371866" w:rsidP="00D44F01">
                  <w:r>
                    <w:rPr>
                      <w:rFonts w:hint="eastAsia"/>
                    </w:rPr>
                    <w:t>姓名</w:t>
                  </w:r>
                </w:p>
              </w:tc>
              <w:tc>
                <w:tcPr>
                  <w:tcW w:w="978" w:type="dxa"/>
                  <w:shd w:val="clear" w:color="auto" w:fill="D6E3BC" w:themeFill="accent3" w:themeFillTint="66"/>
                </w:tcPr>
                <w:p w14:paraId="758BDF04" w14:textId="5C020848" w:rsidR="00371866" w:rsidRDefault="00371866" w:rsidP="00D44F01">
                  <w:r>
                    <w:rPr>
                      <w:rFonts w:hint="eastAsia"/>
                    </w:rPr>
                    <w:t>工号</w:t>
                  </w:r>
                </w:p>
              </w:tc>
              <w:tc>
                <w:tcPr>
                  <w:tcW w:w="1398" w:type="dxa"/>
                  <w:shd w:val="clear" w:color="auto" w:fill="D6E3BC" w:themeFill="accent3" w:themeFillTint="66"/>
                </w:tcPr>
                <w:p w14:paraId="11F78821" w14:textId="4E9E9FD8" w:rsidR="00371866" w:rsidRDefault="00371866" w:rsidP="00D44F01">
                  <w:r>
                    <w:rPr>
                      <w:rFonts w:hint="eastAsia"/>
                    </w:rPr>
                    <w:t>授权号</w:t>
                  </w:r>
                </w:p>
              </w:tc>
              <w:tc>
                <w:tcPr>
                  <w:tcW w:w="2061" w:type="dxa"/>
                  <w:shd w:val="clear" w:color="auto" w:fill="D6E3BC" w:themeFill="accent3" w:themeFillTint="66"/>
                </w:tcPr>
                <w:p w14:paraId="602E0E36" w14:textId="4A6D8955" w:rsidR="00371866" w:rsidRDefault="00371866" w:rsidP="00D44F01">
                  <w:r>
                    <w:rPr>
                      <w:rFonts w:hint="eastAsia"/>
                    </w:rPr>
                    <w:t>基础执照号</w:t>
                  </w:r>
                </w:p>
              </w:tc>
              <w:tc>
                <w:tcPr>
                  <w:tcW w:w="1148" w:type="dxa"/>
                  <w:shd w:val="clear" w:color="auto" w:fill="D6E3BC" w:themeFill="accent3" w:themeFillTint="66"/>
                </w:tcPr>
                <w:p w14:paraId="61E41E9B" w14:textId="57D59881" w:rsidR="00371866" w:rsidRDefault="00371866" w:rsidP="00D44F01">
                  <w:r>
                    <w:rPr>
                      <w:rFonts w:hint="eastAsia"/>
                    </w:rPr>
                    <w:t>专业</w:t>
                  </w:r>
                </w:p>
              </w:tc>
              <w:tc>
                <w:tcPr>
                  <w:tcW w:w="1512" w:type="dxa"/>
                  <w:shd w:val="clear" w:color="auto" w:fill="D6E3BC" w:themeFill="accent3" w:themeFillTint="66"/>
                </w:tcPr>
                <w:p w14:paraId="07771D38" w14:textId="171B7865" w:rsidR="00371866" w:rsidRDefault="00371866" w:rsidP="00D44F01">
                  <w:r>
                    <w:rPr>
                      <w:rFonts w:hint="eastAsia"/>
                    </w:rPr>
                    <w:t>班组</w:t>
                  </w:r>
                </w:p>
              </w:tc>
              <w:tc>
                <w:tcPr>
                  <w:tcW w:w="1146" w:type="dxa"/>
                  <w:shd w:val="clear" w:color="auto" w:fill="D6E3BC" w:themeFill="accent3" w:themeFillTint="66"/>
                </w:tcPr>
                <w:p w14:paraId="7FA898F3" w14:textId="2C295B0B" w:rsidR="00371866" w:rsidRDefault="00371866" w:rsidP="00D44F01">
                  <w:r>
                    <w:rPr>
                      <w:rFonts w:hint="eastAsia"/>
                    </w:rPr>
                    <w:t>有效期</w:t>
                  </w:r>
                </w:p>
              </w:tc>
            </w:tr>
            <w:tr w:rsidR="00371866" w14:paraId="2F149879" w14:textId="77777777" w:rsidTr="000602D1">
              <w:trPr>
                <w:trHeight w:val="413"/>
              </w:trPr>
              <w:tc>
                <w:tcPr>
                  <w:tcW w:w="1118" w:type="dxa"/>
                </w:tcPr>
                <w:p w14:paraId="3AF27428" w14:textId="77777777" w:rsidR="00371866" w:rsidRDefault="00371866" w:rsidP="00D44F01"/>
              </w:tc>
              <w:tc>
                <w:tcPr>
                  <w:tcW w:w="978" w:type="dxa"/>
                </w:tcPr>
                <w:p w14:paraId="025F07FD" w14:textId="77777777" w:rsidR="00371866" w:rsidRDefault="00371866" w:rsidP="00D44F01"/>
              </w:tc>
              <w:tc>
                <w:tcPr>
                  <w:tcW w:w="1398" w:type="dxa"/>
                </w:tcPr>
                <w:p w14:paraId="12C22624" w14:textId="77777777" w:rsidR="00371866" w:rsidRDefault="00371866" w:rsidP="00D44F01"/>
              </w:tc>
              <w:tc>
                <w:tcPr>
                  <w:tcW w:w="2061" w:type="dxa"/>
                </w:tcPr>
                <w:p w14:paraId="3D3DF385" w14:textId="77777777" w:rsidR="00371866" w:rsidRDefault="00371866" w:rsidP="00D44F01"/>
              </w:tc>
              <w:tc>
                <w:tcPr>
                  <w:tcW w:w="1148" w:type="dxa"/>
                </w:tcPr>
                <w:p w14:paraId="0CB407E4" w14:textId="77777777" w:rsidR="00371866" w:rsidRDefault="00371866" w:rsidP="00D44F01"/>
              </w:tc>
              <w:tc>
                <w:tcPr>
                  <w:tcW w:w="1512" w:type="dxa"/>
                </w:tcPr>
                <w:p w14:paraId="719F6FBF" w14:textId="77777777" w:rsidR="00371866" w:rsidRDefault="00371866" w:rsidP="00D44F01"/>
              </w:tc>
              <w:tc>
                <w:tcPr>
                  <w:tcW w:w="1146" w:type="dxa"/>
                </w:tcPr>
                <w:p w14:paraId="0C8EDBE4" w14:textId="77777777" w:rsidR="00371866" w:rsidRDefault="00371866" w:rsidP="00D44F01"/>
              </w:tc>
            </w:tr>
            <w:tr w:rsidR="00371866" w14:paraId="5C56F5C6" w14:textId="77777777" w:rsidTr="000602D1">
              <w:trPr>
                <w:trHeight w:val="413"/>
              </w:trPr>
              <w:tc>
                <w:tcPr>
                  <w:tcW w:w="1118" w:type="dxa"/>
                </w:tcPr>
                <w:p w14:paraId="564D695E" w14:textId="77777777" w:rsidR="00371866" w:rsidRDefault="00371866" w:rsidP="00D44F01"/>
              </w:tc>
              <w:tc>
                <w:tcPr>
                  <w:tcW w:w="978" w:type="dxa"/>
                </w:tcPr>
                <w:p w14:paraId="72D030C8" w14:textId="77777777" w:rsidR="00371866" w:rsidRDefault="00371866" w:rsidP="00D44F01"/>
              </w:tc>
              <w:tc>
                <w:tcPr>
                  <w:tcW w:w="1398" w:type="dxa"/>
                </w:tcPr>
                <w:p w14:paraId="37EC6F9A" w14:textId="77777777" w:rsidR="00371866" w:rsidRDefault="00371866" w:rsidP="00D44F01"/>
              </w:tc>
              <w:tc>
                <w:tcPr>
                  <w:tcW w:w="2061" w:type="dxa"/>
                </w:tcPr>
                <w:p w14:paraId="04824609" w14:textId="77777777" w:rsidR="00371866" w:rsidRDefault="00371866" w:rsidP="00D44F01"/>
              </w:tc>
              <w:tc>
                <w:tcPr>
                  <w:tcW w:w="1148" w:type="dxa"/>
                </w:tcPr>
                <w:p w14:paraId="14C567A4" w14:textId="77777777" w:rsidR="00371866" w:rsidRDefault="00371866" w:rsidP="00D44F01"/>
              </w:tc>
              <w:tc>
                <w:tcPr>
                  <w:tcW w:w="1512" w:type="dxa"/>
                </w:tcPr>
                <w:p w14:paraId="7425C409" w14:textId="77777777" w:rsidR="00371866" w:rsidRDefault="00371866" w:rsidP="00D44F01"/>
              </w:tc>
              <w:tc>
                <w:tcPr>
                  <w:tcW w:w="1146" w:type="dxa"/>
                </w:tcPr>
                <w:p w14:paraId="67DE75B8" w14:textId="77777777" w:rsidR="00371866" w:rsidRDefault="00371866" w:rsidP="00D44F01"/>
              </w:tc>
            </w:tr>
            <w:tr w:rsidR="00371866" w14:paraId="5B48C244" w14:textId="77777777" w:rsidTr="000602D1">
              <w:trPr>
                <w:trHeight w:val="413"/>
              </w:trPr>
              <w:tc>
                <w:tcPr>
                  <w:tcW w:w="1118" w:type="dxa"/>
                </w:tcPr>
                <w:p w14:paraId="24DE39C8" w14:textId="77777777" w:rsidR="00371866" w:rsidRDefault="00371866" w:rsidP="00D44F01"/>
              </w:tc>
              <w:tc>
                <w:tcPr>
                  <w:tcW w:w="978" w:type="dxa"/>
                </w:tcPr>
                <w:p w14:paraId="7C5B6433" w14:textId="77777777" w:rsidR="00371866" w:rsidRDefault="00371866" w:rsidP="00D44F01"/>
              </w:tc>
              <w:tc>
                <w:tcPr>
                  <w:tcW w:w="1398" w:type="dxa"/>
                </w:tcPr>
                <w:p w14:paraId="592001B8" w14:textId="77777777" w:rsidR="00371866" w:rsidRDefault="00371866" w:rsidP="00D44F01"/>
              </w:tc>
              <w:tc>
                <w:tcPr>
                  <w:tcW w:w="2061" w:type="dxa"/>
                </w:tcPr>
                <w:p w14:paraId="3BEEE029" w14:textId="77777777" w:rsidR="00371866" w:rsidRDefault="00371866" w:rsidP="00D44F01"/>
              </w:tc>
              <w:tc>
                <w:tcPr>
                  <w:tcW w:w="1148" w:type="dxa"/>
                </w:tcPr>
                <w:p w14:paraId="561A6973" w14:textId="77777777" w:rsidR="00371866" w:rsidRDefault="00371866" w:rsidP="00D44F01"/>
              </w:tc>
              <w:tc>
                <w:tcPr>
                  <w:tcW w:w="1512" w:type="dxa"/>
                </w:tcPr>
                <w:p w14:paraId="4E4C3179" w14:textId="77777777" w:rsidR="00371866" w:rsidRDefault="00371866" w:rsidP="00D44F01"/>
              </w:tc>
              <w:tc>
                <w:tcPr>
                  <w:tcW w:w="1146" w:type="dxa"/>
                </w:tcPr>
                <w:p w14:paraId="5C12E0D9" w14:textId="77777777" w:rsidR="00371866" w:rsidRDefault="00371866" w:rsidP="00D44F01"/>
              </w:tc>
            </w:tr>
          </w:tbl>
          <w:p w14:paraId="3BA0C211" w14:textId="77777777" w:rsidR="00A56029" w:rsidRDefault="00A56029" w:rsidP="00D44F01"/>
        </w:tc>
      </w:tr>
      <w:tr w:rsidR="00D80929" w14:paraId="1AEAC123" w14:textId="77777777" w:rsidTr="000602D1">
        <w:trPr>
          <w:trHeight w:val="120"/>
          <w:jc w:val="center"/>
        </w:trPr>
        <w:tc>
          <w:tcPr>
            <w:tcW w:w="9612" w:type="dxa"/>
          </w:tcPr>
          <w:p w14:paraId="75E2DAA4" w14:textId="77777777" w:rsidR="00D80929" w:rsidRDefault="00D80929" w:rsidP="00D44F01"/>
        </w:tc>
      </w:tr>
    </w:tbl>
    <w:p w14:paraId="00F4E7E2" w14:textId="77777777" w:rsidR="000602D1" w:rsidRDefault="000602D1" w:rsidP="00A56029"/>
    <w:p w14:paraId="1CC74FA3" w14:textId="7168247B" w:rsidR="008E1ED4" w:rsidRDefault="008E1ED4" w:rsidP="00A56029">
      <w:r>
        <w:rPr>
          <w:rFonts w:hint="eastAsia"/>
        </w:rPr>
        <w:t>人员授权证书样式</w:t>
      </w:r>
    </w:p>
    <w:tbl>
      <w:tblPr>
        <w:tblStyle w:val="aff8"/>
        <w:tblW w:w="0" w:type="auto"/>
        <w:tblLook w:val="04A0" w:firstRow="1" w:lastRow="0" w:firstColumn="1" w:lastColumn="0" w:noHBand="0" w:noVBand="1"/>
      </w:tblPr>
      <w:tblGrid>
        <w:gridCol w:w="1129"/>
        <w:gridCol w:w="1418"/>
        <w:gridCol w:w="1417"/>
        <w:gridCol w:w="907"/>
        <w:gridCol w:w="369"/>
        <w:gridCol w:w="851"/>
        <w:gridCol w:w="850"/>
        <w:gridCol w:w="284"/>
        <w:gridCol w:w="894"/>
        <w:gridCol w:w="98"/>
        <w:gridCol w:w="1526"/>
      </w:tblGrid>
      <w:tr w:rsidR="00371866" w14:paraId="1E9E660B" w14:textId="77777777" w:rsidTr="00371866">
        <w:tc>
          <w:tcPr>
            <w:tcW w:w="2547" w:type="dxa"/>
            <w:gridSpan w:val="2"/>
            <w:shd w:val="clear" w:color="auto" w:fill="D6E3BC" w:themeFill="accent3" w:themeFillTint="66"/>
          </w:tcPr>
          <w:p w14:paraId="2005F744" w14:textId="36E70FA9" w:rsidR="00371866" w:rsidRDefault="00371866" w:rsidP="00A56029">
            <w:r>
              <w:rPr>
                <w:rFonts w:hint="eastAsia"/>
              </w:rPr>
              <w:t>姓名</w:t>
            </w:r>
          </w:p>
        </w:tc>
        <w:tc>
          <w:tcPr>
            <w:tcW w:w="1417" w:type="dxa"/>
          </w:tcPr>
          <w:p w14:paraId="1FEBA46D" w14:textId="77777777" w:rsidR="00371866" w:rsidRDefault="00371866" w:rsidP="00A56029"/>
        </w:tc>
        <w:tc>
          <w:tcPr>
            <w:tcW w:w="1276" w:type="dxa"/>
            <w:gridSpan w:val="2"/>
            <w:shd w:val="clear" w:color="auto" w:fill="D6E3BC" w:themeFill="accent3" w:themeFillTint="66"/>
          </w:tcPr>
          <w:p w14:paraId="2E0FB055" w14:textId="101E621E" w:rsidR="00371866" w:rsidRDefault="00371866" w:rsidP="00A56029">
            <w:r>
              <w:rPr>
                <w:rFonts w:hint="eastAsia"/>
              </w:rPr>
              <w:t>工号</w:t>
            </w:r>
          </w:p>
        </w:tc>
        <w:tc>
          <w:tcPr>
            <w:tcW w:w="1701" w:type="dxa"/>
            <w:gridSpan w:val="2"/>
          </w:tcPr>
          <w:p w14:paraId="2AEC7257" w14:textId="77777777" w:rsidR="00371866" w:rsidRDefault="00371866" w:rsidP="00A56029"/>
        </w:tc>
        <w:tc>
          <w:tcPr>
            <w:tcW w:w="1178" w:type="dxa"/>
            <w:gridSpan w:val="2"/>
            <w:shd w:val="clear" w:color="auto" w:fill="D6E3BC" w:themeFill="accent3" w:themeFillTint="66"/>
          </w:tcPr>
          <w:p w14:paraId="4BEB35B1" w14:textId="65302898" w:rsidR="00371866" w:rsidRDefault="00371866" w:rsidP="00A56029">
            <w:r>
              <w:rPr>
                <w:rFonts w:hint="eastAsia"/>
              </w:rPr>
              <w:t>授权号</w:t>
            </w:r>
          </w:p>
        </w:tc>
        <w:tc>
          <w:tcPr>
            <w:tcW w:w="1624" w:type="dxa"/>
            <w:gridSpan w:val="2"/>
          </w:tcPr>
          <w:p w14:paraId="1977A916" w14:textId="77777777" w:rsidR="00371866" w:rsidRDefault="00371866" w:rsidP="00A56029"/>
        </w:tc>
      </w:tr>
      <w:tr w:rsidR="00371866" w14:paraId="5A3B8281" w14:textId="77777777" w:rsidTr="00E33FC7">
        <w:tc>
          <w:tcPr>
            <w:tcW w:w="2547" w:type="dxa"/>
            <w:gridSpan w:val="2"/>
            <w:shd w:val="clear" w:color="auto" w:fill="D6E3BC" w:themeFill="accent3" w:themeFillTint="66"/>
          </w:tcPr>
          <w:p w14:paraId="3DBD7E8D" w14:textId="16BD81F1" w:rsidR="00371866" w:rsidRDefault="00371866" w:rsidP="00A56029">
            <w:r>
              <w:rPr>
                <w:rFonts w:hint="eastAsia"/>
              </w:rPr>
              <w:t>执照号</w:t>
            </w:r>
            <w:r>
              <w:rPr>
                <w:rFonts w:hint="eastAsia"/>
              </w:rPr>
              <w:t>/</w:t>
            </w:r>
            <w:r>
              <w:rPr>
                <w:rFonts w:hint="eastAsia"/>
              </w:rPr>
              <w:t>类别</w:t>
            </w:r>
            <w:r>
              <w:rPr>
                <w:rFonts w:hint="eastAsia"/>
              </w:rPr>
              <w:t>/</w:t>
            </w:r>
            <w:r>
              <w:rPr>
                <w:rFonts w:hint="eastAsia"/>
              </w:rPr>
              <w:t>有效期</w:t>
            </w:r>
          </w:p>
        </w:tc>
        <w:tc>
          <w:tcPr>
            <w:tcW w:w="4394" w:type="dxa"/>
            <w:gridSpan w:val="5"/>
          </w:tcPr>
          <w:p w14:paraId="7042476A" w14:textId="77777777" w:rsidR="00371866" w:rsidRDefault="00371866" w:rsidP="00A56029"/>
        </w:tc>
        <w:tc>
          <w:tcPr>
            <w:tcW w:w="1178" w:type="dxa"/>
            <w:gridSpan w:val="2"/>
            <w:shd w:val="clear" w:color="auto" w:fill="D6E3BC" w:themeFill="accent3" w:themeFillTint="66"/>
          </w:tcPr>
          <w:p w14:paraId="39BA9522" w14:textId="115F6229" w:rsidR="00371866" w:rsidRDefault="00371866" w:rsidP="00A56029">
            <w:r>
              <w:rPr>
                <w:rFonts w:hint="eastAsia"/>
              </w:rPr>
              <w:t>专业</w:t>
            </w:r>
          </w:p>
        </w:tc>
        <w:tc>
          <w:tcPr>
            <w:tcW w:w="1624" w:type="dxa"/>
            <w:gridSpan w:val="2"/>
          </w:tcPr>
          <w:p w14:paraId="45F81B48" w14:textId="77777777" w:rsidR="00371866" w:rsidRDefault="00371866" w:rsidP="00A56029"/>
        </w:tc>
      </w:tr>
      <w:tr w:rsidR="00371866" w14:paraId="7E06F430" w14:textId="77777777" w:rsidTr="00371866">
        <w:tc>
          <w:tcPr>
            <w:tcW w:w="2547" w:type="dxa"/>
            <w:gridSpan w:val="2"/>
            <w:shd w:val="clear" w:color="auto" w:fill="D6E3BC" w:themeFill="accent3" w:themeFillTint="66"/>
          </w:tcPr>
          <w:p w14:paraId="380A778A" w14:textId="4329C1D7" w:rsidR="00371866" w:rsidRDefault="00371866" w:rsidP="00A56029">
            <w:r>
              <w:rPr>
                <w:rFonts w:hint="eastAsia"/>
              </w:rPr>
              <w:t>初次颁发</w:t>
            </w:r>
          </w:p>
        </w:tc>
        <w:tc>
          <w:tcPr>
            <w:tcW w:w="1417" w:type="dxa"/>
          </w:tcPr>
          <w:p w14:paraId="0498B976" w14:textId="77777777" w:rsidR="00371866" w:rsidRDefault="00371866" w:rsidP="00A56029"/>
        </w:tc>
        <w:tc>
          <w:tcPr>
            <w:tcW w:w="1276" w:type="dxa"/>
            <w:gridSpan w:val="2"/>
            <w:shd w:val="clear" w:color="auto" w:fill="D6E3BC" w:themeFill="accent3" w:themeFillTint="66"/>
          </w:tcPr>
          <w:p w14:paraId="720F8C8D" w14:textId="2DF9B291" w:rsidR="00371866" w:rsidRDefault="00371866" w:rsidP="00A56029">
            <w:r>
              <w:rPr>
                <w:rFonts w:hint="eastAsia"/>
              </w:rPr>
              <w:t>本次颁发</w:t>
            </w:r>
          </w:p>
        </w:tc>
        <w:tc>
          <w:tcPr>
            <w:tcW w:w="1701" w:type="dxa"/>
            <w:gridSpan w:val="2"/>
          </w:tcPr>
          <w:p w14:paraId="598FEF43" w14:textId="77777777" w:rsidR="00371866" w:rsidRDefault="00371866" w:rsidP="00A56029"/>
        </w:tc>
        <w:tc>
          <w:tcPr>
            <w:tcW w:w="1178" w:type="dxa"/>
            <w:gridSpan w:val="2"/>
            <w:shd w:val="clear" w:color="auto" w:fill="D6E3BC" w:themeFill="accent3" w:themeFillTint="66"/>
          </w:tcPr>
          <w:p w14:paraId="01DAC8DE" w14:textId="26244239" w:rsidR="00371866" w:rsidRDefault="00371866" w:rsidP="00A56029">
            <w:r>
              <w:rPr>
                <w:rFonts w:hint="eastAsia"/>
              </w:rPr>
              <w:t>有效期</w:t>
            </w:r>
          </w:p>
        </w:tc>
        <w:tc>
          <w:tcPr>
            <w:tcW w:w="1624" w:type="dxa"/>
            <w:gridSpan w:val="2"/>
          </w:tcPr>
          <w:p w14:paraId="415892DD" w14:textId="77777777" w:rsidR="00371866" w:rsidRDefault="00371866" w:rsidP="00A56029"/>
        </w:tc>
      </w:tr>
      <w:tr w:rsidR="00371866" w14:paraId="69B12006" w14:textId="77777777" w:rsidTr="00E33FC7">
        <w:tc>
          <w:tcPr>
            <w:tcW w:w="9743" w:type="dxa"/>
            <w:gridSpan w:val="11"/>
          </w:tcPr>
          <w:p w14:paraId="3658047E" w14:textId="77777777" w:rsidR="00371866" w:rsidRDefault="00371866" w:rsidP="00A56029"/>
        </w:tc>
      </w:tr>
      <w:tr w:rsidR="00371866" w14:paraId="29EE0848" w14:textId="77777777" w:rsidTr="00705CB9">
        <w:tc>
          <w:tcPr>
            <w:tcW w:w="1129" w:type="dxa"/>
            <w:shd w:val="clear" w:color="auto" w:fill="D6E3BC" w:themeFill="accent3" w:themeFillTint="66"/>
          </w:tcPr>
          <w:p w14:paraId="4B26869B" w14:textId="6C4405CE" w:rsidR="00371866" w:rsidRDefault="00371866" w:rsidP="00A56029">
            <w:r>
              <w:rPr>
                <w:rFonts w:hint="eastAsia"/>
              </w:rPr>
              <w:t>民航局</w:t>
            </w:r>
          </w:p>
        </w:tc>
        <w:tc>
          <w:tcPr>
            <w:tcW w:w="1418" w:type="dxa"/>
            <w:shd w:val="clear" w:color="auto" w:fill="D6E3BC" w:themeFill="accent3" w:themeFillTint="66"/>
          </w:tcPr>
          <w:p w14:paraId="2006CEE3" w14:textId="1BC6DC71" w:rsidR="00371866" w:rsidRDefault="00371866" w:rsidP="00A56029">
            <w:r>
              <w:rPr>
                <w:rFonts w:hint="eastAsia"/>
              </w:rPr>
              <w:t>授权种类</w:t>
            </w:r>
          </w:p>
        </w:tc>
        <w:tc>
          <w:tcPr>
            <w:tcW w:w="2324" w:type="dxa"/>
            <w:gridSpan w:val="2"/>
            <w:shd w:val="clear" w:color="auto" w:fill="D6E3BC" w:themeFill="accent3" w:themeFillTint="66"/>
          </w:tcPr>
          <w:p w14:paraId="403BA77E" w14:textId="7EEFED09" w:rsidR="00371866" w:rsidRDefault="00371866" w:rsidP="00A56029">
            <w:r>
              <w:rPr>
                <w:rFonts w:hint="eastAsia"/>
              </w:rPr>
              <w:t>授权机型或工种</w:t>
            </w:r>
          </w:p>
        </w:tc>
        <w:tc>
          <w:tcPr>
            <w:tcW w:w="1220" w:type="dxa"/>
            <w:gridSpan w:val="2"/>
            <w:shd w:val="clear" w:color="auto" w:fill="D6E3BC" w:themeFill="accent3" w:themeFillTint="66"/>
          </w:tcPr>
          <w:p w14:paraId="4B955C1F" w14:textId="13C444C6" w:rsidR="00371866" w:rsidRDefault="00371866" w:rsidP="00A56029">
            <w:r>
              <w:rPr>
                <w:rFonts w:hint="eastAsia"/>
              </w:rPr>
              <w:t>功能</w:t>
            </w:r>
          </w:p>
        </w:tc>
        <w:tc>
          <w:tcPr>
            <w:tcW w:w="1134" w:type="dxa"/>
            <w:gridSpan w:val="2"/>
            <w:shd w:val="clear" w:color="auto" w:fill="D6E3BC" w:themeFill="accent3" w:themeFillTint="66"/>
          </w:tcPr>
          <w:p w14:paraId="3BFBF8D0" w14:textId="497F7BC2" w:rsidR="00371866" w:rsidRDefault="00371866" w:rsidP="00A56029">
            <w:r>
              <w:rPr>
                <w:rFonts w:hint="eastAsia"/>
              </w:rPr>
              <w:t>级别</w:t>
            </w:r>
          </w:p>
        </w:tc>
        <w:tc>
          <w:tcPr>
            <w:tcW w:w="992" w:type="dxa"/>
            <w:gridSpan w:val="2"/>
            <w:shd w:val="clear" w:color="auto" w:fill="D6E3BC" w:themeFill="accent3" w:themeFillTint="66"/>
          </w:tcPr>
          <w:p w14:paraId="3FB7AF26" w14:textId="77777777" w:rsidR="00371866" w:rsidRDefault="00371866" w:rsidP="00A56029">
            <w:r>
              <w:rPr>
                <w:rFonts w:hint="eastAsia"/>
              </w:rPr>
              <w:t>限制</w:t>
            </w:r>
          </w:p>
        </w:tc>
        <w:tc>
          <w:tcPr>
            <w:tcW w:w="1526" w:type="dxa"/>
            <w:shd w:val="clear" w:color="auto" w:fill="D6E3BC" w:themeFill="accent3" w:themeFillTint="66"/>
          </w:tcPr>
          <w:p w14:paraId="4C851E73" w14:textId="74AE1688" w:rsidR="00371866" w:rsidRDefault="00371866" w:rsidP="00A56029">
            <w:r>
              <w:rPr>
                <w:rFonts w:hint="eastAsia"/>
              </w:rPr>
              <w:t>依据</w:t>
            </w:r>
          </w:p>
        </w:tc>
      </w:tr>
      <w:tr w:rsidR="00371866" w14:paraId="55F504DB" w14:textId="77777777" w:rsidTr="00371866">
        <w:tc>
          <w:tcPr>
            <w:tcW w:w="1129" w:type="dxa"/>
          </w:tcPr>
          <w:p w14:paraId="7DBCD61D" w14:textId="77777777" w:rsidR="00371866" w:rsidRDefault="00371866" w:rsidP="00A56029"/>
        </w:tc>
        <w:tc>
          <w:tcPr>
            <w:tcW w:w="1418" w:type="dxa"/>
          </w:tcPr>
          <w:p w14:paraId="506F0F8B" w14:textId="77777777" w:rsidR="00371866" w:rsidRDefault="00371866" w:rsidP="00A56029"/>
        </w:tc>
        <w:tc>
          <w:tcPr>
            <w:tcW w:w="2324" w:type="dxa"/>
            <w:gridSpan w:val="2"/>
          </w:tcPr>
          <w:p w14:paraId="4FB42ED2" w14:textId="77777777" w:rsidR="00371866" w:rsidRDefault="00371866" w:rsidP="00A56029"/>
        </w:tc>
        <w:tc>
          <w:tcPr>
            <w:tcW w:w="1220" w:type="dxa"/>
            <w:gridSpan w:val="2"/>
          </w:tcPr>
          <w:p w14:paraId="4E751AA3" w14:textId="77777777" w:rsidR="00371866" w:rsidRDefault="00371866" w:rsidP="00A56029"/>
        </w:tc>
        <w:tc>
          <w:tcPr>
            <w:tcW w:w="1134" w:type="dxa"/>
            <w:gridSpan w:val="2"/>
          </w:tcPr>
          <w:p w14:paraId="7D8BABB7" w14:textId="77777777" w:rsidR="00371866" w:rsidRDefault="00371866" w:rsidP="00A56029"/>
        </w:tc>
        <w:tc>
          <w:tcPr>
            <w:tcW w:w="992" w:type="dxa"/>
            <w:gridSpan w:val="2"/>
          </w:tcPr>
          <w:p w14:paraId="724776C6" w14:textId="77777777" w:rsidR="00371866" w:rsidRDefault="00371866" w:rsidP="00A56029"/>
        </w:tc>
        <w:tc>
          <w:tcPr>
            <w:tcW w:w="1526" w:type="dxa"/>
          </w:tcPr>
          <w:p w14:paraId="3AA48E54" w14:textId="77777777" w:rsidR="00371866" w:rsidRDefault="00371866" w:rsidP="00A56029"/>
        </w:tc>
      </w:tr>
      <w:tr w:rsidR="00371866" w14:paraId="2DE4BC88" w14:textId="77777777" w:rsidTr="00371866">
        <w:tc>
          <w:tcPr>
            <w:tcW w:w="1129" w:type="dxa"/>
          </w:tcPr>
          <w:p w14:paraId="3EEB9E95" w14:textId="77777777" w:rsidR="00371866" w:rsidRDefault="00371866" w:rsidP="00A56029"/>
        </w:tc>
        <w:tc>
          <w:tcPr>
            <w:tcW w:w="1418" w:type="dxa"/>
          </w:tcPr>
          <w:p w14:paraId="702F8C9F" w14:textId="77777777" w:rsidR="00371866" w:rsidRDefault="00371866" w:rsidP="00A56029"/>
        </w:tc>
        <w:tc>
          <w:tcPr>
            <w:tcW w:w="2324" w:type="dxa"/>
            <w:gridSpan w:val="2"/>
          </w:tcPr>
          <w:p w14:paraId="6B32AF70" w14:textId="77777777" w:rsidR="00371866" w:rsidRDefault="00371866" w:rsidP="00A56029"/>
        </w:tc>
        <w:tc>
          <w:tcPr>
            <w:tcW w:w="1220" w:type="dxa"/>
            <w:gridSpan w:val="2"/>
          </w:tcPr>
          <w:p w14:paraId="12814950" w14:textId="77777777" w:rsidR="00371866" w:rsidRDefault="00371866" w:rsidP="00A56029"/>
        </w:tc>
        <w:tc>
          <w:tcPr>
            <w:tcW w:w="1134" w:type="dxa"/>
            <w:gridSpan w:val="2"/>
          </w:tcPr>
          <w:p w14:paraId="04E62BA7" w14:textId="77777777" w:rsidR="00371866" w:rsidRDefault="00371866" w:rsidP="00A56029"/>
        </w:tc>
        <w:tc>
          <w:tcPr>
            <w:tcW w:w="992" w:type="dxa"/>
            <w:gridSpan w:val="2"/>
          </w:tcPr>
          <w:p w14:paraId="0D2551E1" w14:textId="77777777" w:rsidR="00371866" w:rsidRDefault="00371866" w:rsidP="00A56029"/>
        </w:tc>
        <w:tc>
          <w:tcPr>
            <w:tcW w:w="1526" w:type="dxa"/>
          </w:tcPr>
          <w:p w14:paraId="6BC2DEA8" w14:textId="77777777" w:rsidR="00371866" w:rsidRDefault="00371866" w:rsidP="00A56029"/>
        </w:tc>
      </w:tr>
    </w:tbl>
    <w:p w14:paraId="0F5BB98F" w14:textId="77777777" w:rsidR="00A56029" w:rsidRPr="00A56029" w:rsidRDefault="00A56029" w:rsidP="00A56029">
      <w:pPr>
        <w:pStyle w:val="5"/>
      </w:pPr>
      <w:r>
        <w:rPr>
          <w:rFonts w:hint="eastAsia"/>
        </w:rPr>
        <w:t>逻辑控制</w:t>
      </w:r>
    </w:p>
    <w:p w14:paraId="4CEA55D3" w14:textId="0BB1EAEB" w:rsidR="00A56029" w:rsidRDefault="00A87FDC" w:rsidP="003A73DA">
      <w:pPr>
        <w:pStyle w:val="afff0"/>
        <w:numPr>
          <w:ilvl w:val="0"/>
          <w:numId w:val="15"/>
        </w:numPr>
        <w:ind w:firstLineChars="0"/>
        <w:rPr>
          <w:rFonts w:ascii="微软雅黑" w:hAnsi="微软雅黑"/>
        </w:rPr>
      </w:pPr>
      <w:r>
        <w:rPr>
          <w:rFonts w:ascii="微软雅黑" w:hAnsi="微软雅黑" w:hint="eastAsia"/>
        </w:rPr>
        <w:t>点击“姓名”超链接，</w:t>
      </w:r>
      <w:r w:rsidR="00A56029" w:rsidRPr="00CB37D6">
        <w:rPr>
          <w:rFonts w:ascii="微软雅黑" w:hAnsi="微软雅黑" w:hint="eastAsia"/>
        </w:rPr>
        <w:t>查询</w:t>
      </w:r>
      <w:r>
        <w:rPr>
          <w:rFonts w:ascii="微软雅黑" w:hAnsi="微软雅黑" w:hint="eastAsia"/>
        </w:rPr>
        <w:t>本人的</w:t>
      </w:r>
      <w:r w:rsidR="00A56029" w:rsidRPr="00CB37D6">
        <w:rPr>
          <w:rFonts w:ascii="微软雅黑" w:hAnsi="微软雅黑" w:hint="eastAsia"/>
        </w:rPr>
        <w:t>基本信息、授权证书、培训证书、过往证书经历、维修经历、维修事件经历等</w:t>
      </w:r>
    </w:p>
    <w:p w14:paraId="54EB664E" w14:textId="43BCD4FE" w:rsidR="00A56029" w:rsidRDefault="00371866" w:rsidP="003A73DA">
      <w:pPr>
        <w:pStyle w:val="afff0"/>
        <w:numPr>
          <w:ilvl w:val="0"/>
          <w:numId w:val="15"/>
        </w:numPr>
        <w:ind w:firstLineChars="0"/>
        <w:rPr>
          <w:rFonts w:ascii="微软雅黑" w:hAnsi="微软雅黑"/>
        </w:rPr>
      </w:pPr>
      <w:r w:rsidRPr="00371866">
        <w:rPr>
          <w:rFonts w:ascii="微软雅黑" w:hAnsi="微软雅黑" w:hint="eastAsia"/>
        </w:rPr>
        <w:t>根据条件查询后自动显示人员列表总数</w:t>
      </w:r>
    </w:p>
    <w:p w14:paraId="5D847AB8" w14:textId="77777777" w:rsidR="00665822" w:rsidRPr="00371866" w:rsidRDefault="00665822" w:rsidP="00665822">
      <w:pPr>
        <w:pStyle w:val="afff0"/>
        <w:ind w:left="1520" w:firstLineChars="0" w:firstLine="0"/>
        <w:rPr>
          <w:rFonts w:ascii="微软雅黑" w:hAnsi="微软雅黑"/>
        </w:rPr>
      </w:pPr>
    </w:p>
    <w:p w14:paraId="0A8A1C4B" w14:textId="77777777" w:rsidR="00A77DD7" w:rsidRDefault="00A77DD7" w:rsidP="00A77DD7">
      <w:pPr>
        <w:pStyle w:val="3"/>
        <w:ind w:left="851"/>
      </w:pPr>
      <w:bookmarkStart w:id="12" w:name="_Toc503778740"/>
      <w:r>
        <w:rPr>
          <w:rFonts w:hint="eastAsia"/>
        </w:rPr>
        <w:t>授权信息管理</w:t>
      </w:r>
      <w:bookmarkEnd w:id="12"/>
    </w:p>
    <w:p w14:paraId="6F6C2B08" w14:textId="77777777" w:rsidR="00A77DD7" w:rsidRDefault="00A77DD7" w:rsidP="00A77DD7">
      <w:pPr>
        <w:pStyle w:val="5"/>
      </w:pPr>
      <w:r>
        <w:rPr>
          <w:rFonts w:hint="eastAsia"/>
        </w:rPr>
        <w:t>功能目标</w:t>
      </w:r>
    </w:p>
    <w:p w14:paraId="23BBBE2E" w14:textId="77777777" w:rsidR="00A77DD7" w:rsidRDefault="00A77DD7" w:rsidP="00A77DD7">
      <w:pPr>
        <w:ind w:left="680" w:firstLine="680"/>
      </w:pPr>
      <w:r>
        <w:rPr>
          <w:rFonts w:hint="eastAsia"/>
          <w:bCs/>
        </w:rPr>
        <w:t>对员工授权的信息的管理</w:t>
      </w:r>
    </w:p>
    <w:p w14:paraId="747BB051" w14:textId="77777777" w:rsidR="00A77DD7" w:rsidRDefault="00A77DD7" w:rsidP="00A77DD7">
      <w:pPr>
        <w:pStyle w:val="5"/>
      </w:pPr>
      <w:r>
        <w:rPr>
          <w:rFonts w:hint="eastAsia"/>
        </w:rPr>
        <w:t>岗位权限</w:t>
      </w:r>
    </w:p>
    <w:p w14:paraId="482809D0" w14:textId="77777777" w:rsidR="00A77DD7" w:rsidRDefault="00A77DD7" w:rsidP="00A77DD7">
      <w:r>
        <w:lastRenderedPageBreak/>
        <w:tab/>
      </w:r>
      <w:r>
        <w:tab/>
      </w:r>
      <w:r>
        <w:rPr>
          <w:rFonts w:hint="eastAsia"/>
        </w:rPr>
        <w:tab/>
      </w:r>
    </w:p>
    <w:p w14:paraId="430D4A1A" w14:textId="77777777" w:rsidR="00A77DD7" w:rsidRDefault="00A77DD7" w:rsidP="00A77DD7">
      <w:pPr>
        <w:pStyle w:val="5"/>
      </w:pPr>
      <w:r>
        <w:rPr>
          <w:rFonts w:hint="eastAsia"/>
        </w:rPr>
        <w:t>信息项描述</w:t>
      </w:r>
    </w:p>
    <w:tbl>
      <w:tblPr>
        <w:tblStyle w:val="aff8"/>
        <w:tblW w:w="0" w:type="auto"/>
        <w:jc w:val="center"/>
        <w:tblLook w:val="04A0" w:firstRow="1" w:lastRow="0" w:firstColumn="1" w:lastColumn="0" w:noHBand="0" w:noVBand="1"/>
      </w:tblPr>
      <w:tblGrid>
        <w:gridCol w:w="9606"/>
      </w:tblGrid>
      <w:tr w:rsidR="00A77DD7" w14:paraId="2143E6E1" w14:textId="77777777" w:rsidTr="00A80B27">
        <w:trPr>
          <w:trHeight w:val="677"/>
          <w:jc w:val="center"/>
        </w:trPr>
        <w:tc>
          <w:tcPr>
            <w:tcW w:w="8949" w:type="dxa"/>
          </w:tcPr>
          <w:p w14:paraId="6FE0A39B" w14:textId="77777777" w:rsidR="00A77DD7" w:rsidRDefault="00A77DD7" w:rsidP="00A80B27">
            <w:r>
              <w:rPr>
                <w:rFonts w:hint="eastAsia"/>
              </w:rPr>
              <w:t>查询条件：</w:t>
            </w:r>
          </w:p>
          <w:p w14:paraId="17F15B2F" w14:textId="77777777" w:rsidR="00A77DD7" w:rsidRDefault="00A77DD7" w:rsidP="00A80B27"/>
        </w:tc>
      </w:tr>
      <w:tr w:rsidR="00A77DD7" w14:paraId="00DF3489" w14:textId="77777777" w:rsidTr="00A80B27">
        <w:trPr>
          <w:trHeight w:val="936"/>
          <w:jc w:val="center"/>
        </w:trPr>
        <w:tc>
          <w:tcPr>
            <w:tcW w:w="8949" w:type="dxa"/>
          </w:tcPr>
          <w:p w14:paraId="38FCD8A0" w14:textId="3E245486" w:rsidR="00A77DD7" w:rsidRDefault="00A77DD7" w:rsidP="00A80B27">
            <w:r>
              <w:rPr>
                <w:rFonts w:hint="eastAsia"/>
              </w:rPr>
              <w:t>按钮功能：</w:t>
            </w:r>
          </w:p>
          <w:p w14:paraId="570F4BE3" w14:textId="77777777" w:rsidR="00A77DD7" w:rsidRDefault="00A77DD7" w:rsidP="00A80B27">
            <w:r>
              <w:rPr>
                <w:rFonts w:hint="eastAsia"/>
              </w:rPr>
              <w:t>查询，导出，修改</w:t>
            </w:r>
            <w:r>
              <w:t xml:space="preserve"> </w:t>
            </w:r>
          </w:p>
        </w:tc>
      </w:tr>
      <w:tr w:rsidR="00A77DD7" w14:paraId="1C69A07D" w14:textId="77777777" w:rsidTr="00A80B27">
        <w:trPr>
          <w:trHeight w:val="668"/>
          <w:jc w:val="center"/>
        </w:trPr>
        <w:tc>
          <w:tcPr>
            <w:tcW w:w="8949" w:type="dxa"/>
          </w:tcPr>
          <w:p w14:paraId="0DEF22EC" w14:textId="77777777" w:rsidR="00A77DD7" w:rsidRDefault="00A77DD7" w:rsidP="00A80B27">
            <w:r>
              <w:rPr>
                <w:rFonts w:hint="eastAsia"/>
              </w:rPr>
              <w:t>查询结果列表</w:t>
            </w:r>
          </w:p>
          <w:p w14:paraId="2A1B5F39" w14:textId="77777777" w:rsidR="00A77DD7" w:rsidRDefault="00A77DD7" w:rsidP="00A80B27"/>
          <w:tbl>
            <w:tblPr>
              <w:tblStyle w:val="aff8"/>
              <w:tblW w:w="9380" w:type="dxa"/>
              <w:tblLook w:val="04A0" w:firstRow="1" w:lastRow="0" w:firstColumn="1" w:lastColumn="0" w:noHBand="0" w:noVBand="1"/>
            </w:tblPr>
            <w:tblGrid>
              <w:gridCol w:w="590"/>
              <w:gridCol w:w="456"/>
              <w:gridCol w:w="456"/>
              <w:gridCol w:w="460"/>
              <w:gridCol w:w="597"/>
              <w:gridCol w:w="613"/>
              <w:gridCol w:w="483"/>
              <w:gridCol w:w="591"/>
              <w:gridCol w:w="476"/>
              <w:gridCol w:w="490"/>
              <w:gridCol w:w="551"/>
              <w:gridCol w:w="456"/>
              <w:gridCol w:w="598"/>
              <w:gridCol w:w="551"/>
              <w:gridCol w:w="562"/>
              <w:gridCol w:w="480"/>
              <w:gridCol w:w="514"/>
              <w:gridCol w:w="456"/>
            </w:tblGrid>
            <w:tr w:rsidR="00282B96" w14:paraId="6D16E00C" w14:textId="77777777" w:rsidTr="000602D1">
              <w:trPr>
                <w:trHeight w:val="2603"/>
              </w:trPr>
              <w:tc>
                <w:tcPr>
                  <w:tcW w:w="590" w:type="dxa"/>
                  <w:shd w:val="clear" w:color="auto" w:fill="EAF1DD" w:themeFill="accent3" w:themeFillTint="33"/>
                </w:tcPr>
                <w:p w14:paraId="01729231" w14:textId="77777777" w:rsidR="00282B96" w:rsidRDefault="00282B96" w:rsidP="00282B96">
                  <w:r w:rsidRPr="001B561E">
                    <w:rPr>
                      <w:rFonts w:hint="eastAsia"/>
                    </w:rPr>
                    <w:t>姓</w:t>
                  </w:r>
                </w:p>
                <w:p w14:paraId="235F00E6" w14:textId="77777777" w:rsidR="00282B96" w:rsidRDefault="00282B96" w:rsidP="00282B96">
                  <w:r w:rsidRPr="001B561E">
                    <w:rPr>
                      <w:rFonts w:hint="eastAsia"/>
                    </w:rPr>
                    <w:t>名</w:t>
                  </w:r>
                </w:p>
                <w:p w14:paraId="0EB239A5" w14:textId="77777777" w:rsidR="00282B96" w:rsidRDefault="00282B96" w:rsidP="00282B96"/>
              </w:tc>
              <w:tc>
                <w:tcPr>
                  <w:tcW w:w="456" w:type="dxa"/>
                  <w:shd w:val="clear" w:color="auto" w:fill="EAF1DD" w:themeFill="accent3" w:themeFillTint="33"/>
                </w:tcPr>
                <w:p w14:paraId="665A35DC" w14:textId="77777777" w:rsidR="00282B96" w:rsidRDefault="00282B96" w:rsidP="00282B96">
                  <w:r w:rsidRPr="001B561E">
                    <w:rPr>
                      <w:rFonts w:hint="eastAsia"/>
                    </w:rPr>
                    <w:t>工号</w:t>
                  </w:r>
                </w:p>
                <w:p w14:paraId="2DD122FC" w14:textId="77777777" w:rsidR="00282B96" w:rsidRDefault="00282B96" w:rsidP="00282B96"/>
              </w:tc>
              <w:tc>
                <w:tcPr>
                  <w:tcW w:w="0" w:type="auto"/>
                  <w:shd w:val="clear" w:color="auto" w:fill="EAF1DD" w:themeFill="accent3" w:themeFillTint="33"/>
                </w:tcPr>
                <w:p w14:paraId="4B37E87A" w14:textId="77777777" w:rsidR="00282B96" w:rsidRDefault="00282B96" w:rsidP="00282B96">
                  <w:r w:rsidRPr="001B561E">
                    <w:rPr>
                      <w:rFonts w:hint="eastAsia"/>
                    </w:rPr>
                    <w:t>授权号</w:t>
                  </w:r>
                </w:p>
                <w:p w14:paraId="3ADE5C60" w14:textId="77777777" w:rsidR="00282B96" w:rsidRDefault="00282B96" w:rsidP="00282B96"/>
              </w:tc>
              <w:tc>
                <w:tcPr>
                  <w:tcW w:w="460" w:type="dxa"/>
                  <w:shd w:val="clear" w:color="auto" w:fill="EAF1DD" w:themeFill="accent3" w:themeFillTint="33"/>
                </w:tcPr>
                <w:p w14:paraId="7F8A905C" w14:textId="77777777" w:rsidR="00282B96" w:rsidRDefault="00282B96" w:rsidP="00282B96">
                  <w:r w:rsidRPr="001B561E">
                    <w:rPr>
                      <w:rFonts w:hint="eastAsia"/>
                    </w:rPr>
                    <w:t>授</w:t>
                  </w:r>
                </w:p>
                <w:p w14:paraId="01D11030" w14:textId="77777777" w:rsidR="00282B96" w:rsidRDefault="00282B96" w:rsidP="00282B96">
                  <w:r w:rsidRPr="001B561E">
                    <w:rPr>
                      <w:rFonts w:hint="eastAsia"/>
                    </w:rPr>
                    <w:t>权</w:t>
                  </w:r>
                </w:p>
                <w:p w14:paraId="4C66B12B" w14:textId="77777777" w:rsidR="00282B96" w:rsidRDefault="00282B96" w:rsidP="00282B96">
                  <w:r w:rsidRPr="001B561E">
                    <w:rPr>
                      <w:rFonts w:hint="eastAsia"/>
                    </w:rPr>
                    <w:t>机</w:t>
                  </w:r>
                </w:p>
                <w:p w14:paraId="1AA78D27" w14:textId="77777777" w:rsidR="00282B96" w:rsidRDefault="00282B96" w:rsidP="00282B96">
                  <w:r w:rsidRPr="001B561E">
                    <w:rPr>
                      <w:rFonts w:hint="eastAsia"/>
                    </w:rPr>
                    <w:t>型</w:t>
                  </w:r>
                </w:p>
                <w:p w14:paraId="28DEC312" w14:textId="77777777" w:rsidR="00282B96" w:rsidRDefault="00282B96" w:rsidP="00282B96">
                  <w:r w:rsidRPr="001B561E">
                    <w:rPr>
                      <w:rFonts w:hint="eastAsia"/>
                    </w:rPr>
                    <w:t>查</w:t>
                  </w:r>
                </w:p>
                <w:p w14:paraId="04EE6255" w14:textId="77777777" w:rsidR="00282B96" w:rsidRDefault="00282B96" w:rsidP="00282B96">
                  <w:r w:rsidRPr="001B561E">
                    <w:rPr>
                      <w:rFonts w:hint="eastAsia"/>
                    </w:rPr>
                    <w:t>询</w:t>
                  </w:r>
                </w:p>
                <w:p w14:paraId="483F13B8" w14:textId="77777777" w:rsidR="00282B96" w:rsidRDefault="00282B96" w:rsidP="00282B96"/>
              </w:tc>
              <w:tc>
                <w:tcPr>
                  <w:tcW w:w="597" w:type="dxa"/>
                  <w:shd w:val="clear" w:color="auto" w:fill="EAF1DD" w:themeFill="accent3" w:themeFillTint="33"/>
                </w:tcPr>
                <w:p w14:paraId="36E46691" w14:textId="77777777" w:rsidR="00282B96" w:rsidRDefault="00282B96" w:rsidP="00282B96">
                  <w:r w:rsidRPr="00380AD4">
                    <w:rPr>
                      <w:rFonts w:hint="eastAsia"/>
                    </w:rPr>
                    <w:t>授权种类</w:t>
                  </w:r>
                </w:p>
              </w:tc>
              <w:tc>
                <w:tcPr>
                  <w:tcW w:w="613" w:type="dxa"/>
                  <w:shd w:val="clear" w:color="auto" w:fill="EAF1DD" w:themeFill="accent3" w:themeFillTint="33"/>
                </w:tcPr>
                <w:p w14:paraId="733F91A7" w14:textId="77777777" w:rsidR="00282B96" w:rsidRDefault="00282B96" w:rsidP="00282B96">
                  <w:r w:rsidRPr="001B561E">
                    <w:rPr>
                      <w:rFonts w:hint="eastAsia"/>
                    </w:rPr>
                    <w:t>民航局</w:t>
                  </w:r>
                </w:p>
                <w:p w14:paraId="68C3B0B9" w14:textId="77777777" w:rsidR="00282B96" w:rsidRDefault="00282B96" w:rsidP="00282B96"/>
              </w:tc>
              <w:tc>
                <w:tcPr>
                  <w:tcW w:w="483" w:type="dxa"/>
                  <w:shd w:val="clear" w:color="auto" w:fill="EAF1DD" w:themeFill="accent3" w:themeFillTint="33"/>
                </w:tcPr>
                <w:p w14:paraId="365F8931" w14:textId="77777777" w:rsidR="00282B96" w:rsidRDefault="00282B96" w:rsidP="00282B96">
                  <w:r w:rsidRPr="001B561E">
                    <w:rPr>
                      <w:rFonts w:hint="eastAsia"/>
                    </w:rPr>
                    <w:t>授权</w:t>
                  </w:r>
                </w:p>
                <w:p w14:paraId="0A1EEA6E" w14:textId="77777777" w:rsidR="00282B96" w:rsidRDefault="00282B96" w:rsidP="00282B96">
                  <w:r w:rsidRPr="001B561E">
                    <w:rPr>
                      <w:rFonts w:hint="eastAsia"/>
                    </w:rPr>
                    <w:t>级别</w:t>
                  </w:r>
                </w:p>
                <w:p w14:paraId="5F143854" w14:textId="77777777" w:rsidR="00282B96" w:rsidRDefault="00282B96" w:rsidP="00282B96"/>
              </w:tc>
              <w:tc>
                <w:tcPr>
                  <w:tcW w:w="591" w:type="dxa"/>
                  <w:shd w:val="clear" w:color="auto" w:fill="EAF1DD" w:themeFill="accent3" w:themeFillTint="33"/>
                </w:tcPr>
                <w:p w14:paraId="25C1DB77" w14:textId="77777777" w:rsidR="00282B96" w:rsidRDefault="00282B96" w:rsidP="00282B96">
                  <w:r w:rsidRPr="00380AD4">
                    <w:rPr>
                      <w:rFonts w:hint="eastAsia"/>
                    </w:rPr>
                    <w:t>功能</w:t>
                  </w:r>
                </w:p>
              </w:tc>
              <w:tc>
                <w:tcPr>
                  <w:tcW w:w="476" w:type="dxa"/>
                  <w:shd w:val="clear" w:color="auto" w:fill="EAF1DD" w:themeFill="accent3" w:themeFillTint="33"/>
                </w:tcPr>
                <w:p w14:paraId="190D1BC1" w14:textId="77777777" w:rsidR="00282B96" w:rsidRDefault="00282B96" w:rsidP="00282B96">
                  <w:r w:rsidRPr="00380AD4">
                    <w:rPr>
                      <w:rFonts w:hint="eastAsia"/>
                    </w:rPr>
                    <w:t>限制</w:t>
                  </w:r>
                </w:p>
              </w:tc>
              <w:tc>
                <w:tcPr>
                  <w:tcW w:w="490" w:type="dxa"/>
                  <w:shd w:val="clear" w:color="auto" w:fill="EAF1DD" w:themeFill="accent3" w:themeFillTint="33"/>
                </w:tcPr>
                <w:p w14:paraId="26EE8572" w14:textId="77777777" w:rsidR="00282B96" w:rsidRDefault="00282B96" w:rsidP="00282B96">
                  <w:r w:rsidRPr="00380AD4">
                    <w:rPr>
                      <w:rFonts w:hint="eastAsia"/>
                    </w:rPr>
                    <w:t>依据</w:t>
                  </w:r>
                </w:p>
              </w:tc>
              <w:tc>
                <w:tcPr>
                  <w:tcW w:w="551" w:type="dxa"/>
                  <w:shd w:val="clear" w:color="auto" w:fill="EAF1DD" w:themeFill="accent3" w:themeFillTint="33"/>
                </w:tcPr>
                <w:p w14:paraId="27822116" w14:textId="77777777" w:rsidR="00282B96" w:rsidRDefault="00282B96" w:rsidP="00282B96">
                  <w:r w:rsidRPr="00380AD4">
                    <w:rPr>
                      <w:rFonts w:hint="eastAsia"/>
                    </w:rPr>
                    <w:t>执照号</w:t>
                  </w:r>
                </w:p>
              </w:tc>
              <w:tc>
                <w:tcPr>
                  <w:tcW w:w="456" w:type="dxa"/>
                  <w:shd w:val="clear" w:color="auto" w:fill="EAF1DD" w:themeFill="accent3" w:themeFillTint="33"/>
                </w:tcPr>
                <w:p w14:paraId="463C0516" w14:textId="77777777" w:rsidR="00282B96" w:rsidRDefault="00282B96" w:rsidP="00282B96">
                  <w:r w:rsidRPr="001B561E">
                    <w:rPr>
                      <w:rFonts w:hint="eastAsia"/>
                    </w:rPr>
                    <w:t>专</w:t>
                  </w:r>
                </w:p>
                <w:p w14:paraId="079BEA66" w14:textId="77777777" w:rsidR="00282B96" w:rsidRDefault="00282B96" w:rsidP="00282B96">
                  <w:r w:rsidRPr="001B561E">
                    <w:rPr>
                      <w:rFonts w:hint="eastAsia"/>
                    </w:rPr>
                    <w:t>业</w:t>
                  </w:r>
                </w:p>
                <w:p w14:paraId="037BF086" w14:textId="77777777" w:rsidR="00282B96" w:rsidRPr="00380AD4" w:rsidRDefault="00282B96" w:rsidP="00282B96"/>
              </w:tc>
              <w:tc>
                <w:tcPr>
                  <w:tcW w:w="598" w:type="dxa"/>
                  <w:shd w:val="clear" w:color="auto" w:fill="EAF1DD" w:themeFill="accent3" w:themeFillTint="33"/>
                </w:tcPr>
                <w:p w14:paraId="44C6F143" w14:textId="77777777" w:rsidR="00282B96" w:rsidRDefault="00282B96" w:rsidP="00282B96">
                  <w:r w:rsidRPr="00380AD4">
                    <w:rPr>
                      <w:rFonts w:hint="eastAsia"/>
                    </w:rPr>
                    <w:t>类别</w:t>
                  </w:r>
                </w:p>
              </w:tc>
              <w:tc>
                <w:tcPr>
                  <w:tcW w:w="551" w:type="dxa"/>
                  <w:shd w:val="clear" w:color="auto" w:fill="EAF1DD" w:themeFill="accent3" w:themeFillTint="33"/>
                </w:tcPr>
                <w:p w14:paraId="1F22741A" w14:textId="77777777" w:rsidR="00282B96" w:rsidRDefault="00282B96" w:rsidP="00282B96">
                  <w:r w:rsidRPr="00380AD4">
                    <w:rPr>
                      <w:rFonts w:hint="eastAsia"/>
                    </w:rPr>
                    <w:t>有效期</w:t>
                  </w:r>
                </w:p>
                <w:p w14:paraId="07CCDE58" w14:textId="77777777" w:rsidR="00282B96" w:rsidRPr="00380AD4" w:rsidRDefault="00282B96" w:rsidP="00282B96"/>
              </w:tc>
              <w:tc>
                <w:tcPr>
                  <w:tcW w:w="562" w:type="dxa"/>
                  <w:shd w:val="clear" w:color="auto" w:fill="EAF1DD" w:themeFill="accent3" w:themeFillTint="33"/>
                </w:tcPr>
                <w:p w14:paraId="597A81BA" w14:textId="77777777" w:rsidR="00282B96" w:rsidRDefault="00282B96" w:rsidP="00282B96">
                  <w:r w:rsidRPr="00380AD4">
                    <w:rPr>
                      <w:rFonts w:hint="eastAsia"/>
                    </w:rPr>
                    <w:t>初次颁发</w:t>
                  </w:r>
                </w:p>
              </w:tc>
              <w:tc>
                <w:tcPr>
                  <w:tcW w:w="480" w:type="dxa"/>
                  <w:shd w:val="clear" w:color="auto" w:fill="EAF1DD" w:themeFill="accent3" w:themeFillTint="33"/>
                </w:tcPr>
                <w:p w14:paraId="4BCF9968" w14:textId="77777777" w:rsidR="00282B96" w:rsidRPr="00380AD4" w:rsidRDefault="00282B96" w:rsidP="00282B96">
                  <w:r w:rsidRPr="00380AD4">
                    <w:rPr>
                      <w:rFonts w:hint="eastAsia"/>
                    </w:rPr>
                    <w:t>本次颁发</w:t>
                  </w:r>
                </w:p>
              </w:tc>
              <w:tc>
                <w:tcPr>
                  <w:tcW w:w="514" w:type="dxa"/>
                  <w:shd w:val="clear" w:color="auto" w:fill="EAF1DD" w:themeFill="accent3" w:themeFillTint="33"/>
                </w:tcPr>
                <w:p w14:paraId="763D06A4" w14:textId="77777777" w:rsidR="00282B96" w:rsidRDefault="00282B96" w:rsidP="00282B96">
                  <w:pPr>
                    <w:rPr>
                      <w:rFonts w:ascii="宋体" w:eastAsia="宋体" w:hAnsi="宋体"/>
                      <w:b/>
                      <w:bCs/>
                      <w:color w:val="000000"/>
                      <w:sz w:val="15"/>
                      <w:szCs w:val="15"/>
                    </w:rPr>
                  </w:pPr>
                  <w:r w:rsidRPr="00380AD4">
                    <w:rPr>
                      <w:rFonts w:hint="eastAsia"/>
                    </w:rPr>
                    <w:t>有效期</w:t>
                  </w:r>
                </w:p>
              </w:tc>
              <w:tc>
                <w:tcPr>
                  <w:tcW w:w="456" w:type="dxa"/>
                  <w:shd w:val="clear" w:color="auto" w:fill="EAF1DD" w:themeFill="accent3" w:themeFillTint="33"/>
                </w:tcPr>
                <w:p w14:paraId="1E34B5F2" w14:textId="77777777" w:rsidR="00282B96" w:rsidRDefault="00282B96" w:rsidP="00282B96">
                  <w:r>
                    <w:rPr>
                      <w:rFonts w:hint="eastAsia"/>
                    </w:rPr>
                    <w:t>有效</w:t>
                  </w:r>
                </w:p>
                <w:p w14:paraId="6734BBD6" w14:textId="77777777" w:rsidR="00282B96" w:rsidRPr="00380AD4" w:rsidRDefault="00282B96" w:rsidP="00282B96">
                  <w:r>
                    <w:rPr>
                      <w:rFonts w:hint="eastAsia"/>
                    </w:rPr>
                    <w:t>失效设定</w:t>
                  </w:r>
                </w:p>
              </w:tc>
            </w:tr>
            <w:tr w:rsidR="00282B96" w14:paraId="1652E250" w14:textId="77777777" w:rsidTr="00E33FC7">
              <w:trPr>
                <w:trHeight w:val="733"/>
              </w:trPr>
              <w:tc>
                <w:tcPr>
                  <w:tcW w:w="591" w:type="dxa"/>
                  <w:shd w:val="clear" w:color="auto" w:fill="FFFFFF" w:themeFill="background1"/>
                </w:tcPr>
                <w:p w14:paraId="219E2E5D" w14:textId="77777777" w:rsidR="00282B96" w:rsidRPr="00FD4483" w:rsidRDefault="00282B96" w:rsidP="00282B96">
                  <w:pPr>
                    <w:rPr>
                      <w:u w:val="single"/>
                    </w:rPr>
                  </w:pPr>
                  <w:r w:rsidRPr="00FD4483">
                    <w:rPr>
                      <w:rFonts w:hint="eastAsia"/>
                      <w:highlight w:val="yellow"/>
                      <w:u w:val="single"/>
                    </w:rPr>
                    <w:t>XXX</w:t>
                  </w:r>
                </w:p>
              </w:tc>
              <w:tc>
                <w:tcPr>
                  <w:tcW w:w="456" w:type="dxa"/>
                  <w:shd w:val="clear" w:color="auto" w:fill="FFFFFF" w:themeFill="background1"/>
                </w:tcPr>
                <w:p w14:paraId="4C655EF4" w14:textId="77777777" w:rsidR="00282B96" w:rsidRPr="001B561E" w:rsidRDefault="00282B96" w:rsidP="00282B96"/>
              </w:tc>
              <w:tc>
                <w:tcPr>
                  <w:tcW w:w="0" w:type="auto"/>
                  <w:shd w:val="clear" w:color="auto" w:fill="FFFFFF" w:themeFill="background1"/>
                </w:tcPr>
                <w:p w14:paraId="67F8A72E" w14:textId="77777777" w:rsidR="00282B96" w:rsidRPr="001B561E" w:rsidRDefault="00282B96" w:rsidP="00282B96"/>
              </w:tc>
              <w:tc>
                <w:tcPr>
                  <w:tcW w:w="460" w:type="dxa"/>
                  <w:shd w:val="clear" w:color="auto" w:fill="FFFFFF" w:themeFill="background1"/>
                </w:tcPr>
                <w:p w14:paraId="4932892B" w14:textId="77777777" w:rsidR="00282B96" w:rsidRPr="001B561E" w:rsidRDefault="00282B96" w:rsidP="00282B96"/>
              </w:tc>
              <w:tc>
                <w:tcPr>
                  <w:tcW w:w="598" w:type="dxa"/>
                  <w:shd w:val="clear" w:color="auto" w:fill="FFFFFF" w:themeFill="background1"/>
                </w:tcPr>
                <w:p w14:paraId="32C52152" w14:textId="77777777" w:rsidR="00282B96" w:rsidRDefault="00282B96" w:rsidP="00282B96"/>
                <w:p w14:paraId="4F9C1371" w14:textId="77777777" w:rsidR="00282B96" w:rsidRPr="004565A9" w:rsidRDefault="00282B96" w:rsidP="00282B96">
                  <w:pPr>
                    <w:ind w:firstLineChars="200" w:firstLine="480"/>
                  </w:pPr>
                </w:p>
              </w:tc>
              <w:tc>
                <w:tcPr>
                  <w:tcW w:w="615" w:type="dxa"/>
                  <w:shd w:val="clear" w:color="auto" w:fill="FFFFFF" w:themeFill="background1"/>
                </w:tcPr>
                <w:p w14:paraId="31A2A8EC" w14:textId="77777777" w:rsidR="00282B96" w:rsidRPr="001B561E" w:rsidRDefault="00282B96" w:rsidP="00282B96"/>
              </w:tc>
              <w:tc>
                <w:tcPr>
                  <w:tcW w:w="483" w:type="dxa"/>
                  <w:shd w:val="clear" w:color="auto" w:fill="FFFFFF" w:themeFill="background1"/>
                </w:tcPr>
                <w:p w14:paraId="48373B87" w14:textId="77777777" w:rsidR="00282B96" w:rsidRPr="001B561E" w:rsidRDefault="00282B96" w:rsidP="00282B96"/>
              </w:tc>
              <w:tc>
                <w:tcPr>
                  <w:tcW w:w="592" w:type="dxa"/>
                  <w:shd w:val="clear" w:color="auto" w:fill="FFFFFF" w:themeFill="background1"/>
                </w:tcPr>
                <w:p w14:paraId="09F38310" w14:textId="77777777" w:rsidR="00282B96" w:rsidRPr="001B561E" w:rsidRDefault="00282B96" w:rsidP="00282B96"/>
              </w:tc>
              <w:tc>
                <w:tcPr>
                  <w:tcW w:w="476" w:type="dxa"/>
                  <w:shd w:val="clear" w:color="auto" w:fill="FFFFFF" w:themeFill="background1"/>
                </w:tcPr>
                <w:p w14:paraId="5DF7A832" w14:textId="77777777" w:rsidR="00282B96" w:rsidRPr="001B561E" w:rsidRDefault="00282B96" w:rsidP="00282B96"/>
              </w:tc>
              <w:tc>
                <w:tcPr>
                  <w:tcW w:w="490" w:type="dxa"/>
                  <w:shd w:val="clear" w:color="auto" w:fill="FFFFFF" w:themeFill="background1"/>
                </w:tcPr>
                <w:p w14:paraId="00FC6687" w14:textId="77777777" w:rsidR="00282B96" w:rsidRPr="001B561E" w:rsidRDefault="00282B96" w:rsidP="00282B96"/>
              </w:tc>
              <w:tc>
                <w:tcPr>
                  <w:tcW w:w="552" w:type="dxa"/>
                  <w:shd w:val="clear" w:color="auto" w:fill="FFFFFF" w:themeFill="background1"/>
                </w:tcPr>
                <w:p w14:paraId="6DF5ECC8" w14:textId="77777777" w:rsidR="00282B96" w:rsidRPr="001B561E" w:rsidRDefault="00282B96" w:rsidP="00282B96"/>
              </w:tc>
              <w:tc>
                <w:tcPr>
                  <w:tcW w:w="456" w:type="dxa"/>
                  <w:shd w:val="clear" w:color="auto" w:fill="FFFFFF" w:themeFill="background1"/>
                </w:tcPr>
                <w:p w14:paraId="0E89A727" w14:textId="77777777" w:rsidR="00282B96" w:rsidRPr="001B561E" w:rsidRDefault="00282B96" w:rsidP="00282B96"/>
              </w:tc>
              <w:tc>
                <w:tcPr>
                  <w:tcW w:w="599" w:type="dxa"/>
                  <w:shd w:val="clear" w:color="auto" w:fill="FFFFFF" w:themeFill="background1"/>
                </w:tcPr>
                <w:p w14:paraId="51DE30CC" w14:textId="77777777" w:rsidR="00282B96" w:rsidRPr="001B561E" w:rsidRDefault="00282B96" w:rsidP="00282B96"/>
              </w:tc>
              <w:tc>
                <w:tcPr>
                  <w:tcW w:w="552" w:type="dxa"/>
                  <w:shd w:val="clear" w:color="auto" w:fill="FFFFFF" w:themeFill="background1"/>
                </w:tcPr>
                <w:p w14:paraId="5402F3B3" w14:textId="77777777" w:rsidR="00282B96" w:rsidRPr="001B561E" w:rsidRDefault="00282B96" w:rsidP="00282B96"/>
              </w:tc>
              <w:tc>
                <w:tcPr>
                  <w:tcW w:w="563" w:type="dxa"/>
                  <w:shd w:val="clear" w:color="auto" w:fill="FFFFFF" w:themeFill="background1"/>
                </w:tcPr>
                <w:p w14:paraId="104C01F5" w14:textId="77777777" w:rsidR="00282B96" w:rsidRPr="001B561E" w:rsidRDefault="00282B96" w:rsidP="00282B96"/>
              </w:tc>
              <w:tc>
                <w:tcPr>
                  <w:tcW w:w="480" w:type="dxa"/>
                  <w:shd w:val="clear" w:color="auto" w:fill="FFFFFF" w:themeFill="background1"/>
                </w:tcPr>
                <w:p w14:paraId="4EF3C502" w14:textId="77777777" w:rsidR="00282B96" w:rsidRPr="001B561E" w:rsidRDefault="00282B96" w:rsidP="00282B96"/>
              </w:tc>
              <w:tc>
                <w:tcPr>
                  <w:tcW w:w="515" w:type="dxa"/>
                  <w:shd w:val="clear" w:color="auto" w:fill="FFFFFF" w:themeFill="background1"/>
                </w:tcPr>
                <w:p w14:paraId="78D9AF9F" w14:textId="77777777" w:rsidR="00282B96" w:rsidRPr="001B561E" w:rsidRDefault="00282B96" w:rsidP="00282B96"/>
              </w:tc>
              <w:tc>
                <w:tcPr>
                  <w:tcW w:w="446" w:type="dxa"/>
                  <w:shd w:val="clear" w:color="auto" w:fill="FFFFFF" w:themeFill="background1"/>
                </w:tcPr>
                <w:p w14:paraId="5233550E" w14:textId="77777777" w:rsidR="00282B96" w:rsidRPr="001B561E" w:rsidRDefault="00282B96" w:rsidP="00282B96"/>
              </w:tc>
            </w:tr>
          </w:tbl>
          <w:p w14:paraId="0BBE3E53" w14:textId="77777777" w:rsidR="00A77DD7" w:rsidRDefault="00A77DD7" w:rsidP="00A80B27"/>
        </w:tc>
      </w:tr>
    </w:tbl>
    <w:p w14:paraId="1B3EA6F1" w14:textId="152CD5A0" w:rsidR="00A77DD7" w:rsidRDefault="00A77DD7" w:rsidP="00A77DD7">
      <w:pPr>
        <w:rPr>
          <w:b/>
        </w:rPr>
      </w:pPr>
    </w:p>
    <w:p w14:paraId="740C205B" w14:textId="77777777" w:rsidR="00282B96" w:rsidRPr="00766E59" w:rsidRDefault="00282B96" w:rsidP="00A77DD7">
      <w:pPr>
        <w:rPr>
          <w:b/>
        </w:rPr>
      </w:pPr>
    </w:p>
    <w:p w14:paraId="311E0C58" w14:textId="0BD21438" w:rsidR="00A77DD7" w:rsidRDefault="00A77DD7" w:rsidP="007C3B35">
      <w:pPr>
        <w:pStyle w:val="5"/>
      </w:pPr>
      <w:r>
        <w:rPr>
          <w:rFonts w:hint="eastAsia"/>
        </w:rPr>
        <w:t>逻辑控制</w:t>
      </w:r>
    </w:p>
    <w:p w14:paraId="02CC9A7F" w14:textId="30C52D44" w:rsidR="00A77DD7" w:rsidRDefault="00A77DD7" w:rsidP="003A73DA">
      <w:pPr>
        <w:pStyle w:val="afff0"/>
        <w:numPr>
          <w:ilvl w:val="0"/>
          <w:numId w:val="20"/>
        </w:numPr>
        <w:ind w:firstLineChars="0"/>
      </w:pPr>
      <w:r>
        <w:rPr>
          <w:rFonts w:hint="eastAsia"/>
        </w:rPr>
        <w:t>授权到期提醒，过期冻结</w:t>
      </w:r>
      <w:r w:rsidR="007C3B35">
        <w:rPr>
          <w:rFonts w:hint="eastAsia"/>
        </w:rPr>
        <w:t>,</w:t>
      </w:r>
      <w:r w:rsidR="007C3B35">
        <w:rPr>
          <w:rFonts w:hint="eastAsia"/>
        </w:rPr>
        <w:t>系统自动</w:t>
      </w:r>
    </w:p>
    <w:p w14:paraId="7E4FBF24" w14:textId="77777777" w:rsidR="00A77DD7" w:rsidRDefault="00A77DD7" w:rsidP="003A73DA">
      <w:pPr>
        <w:pStyle w:val="a5"/>
        <w:numPr>
          <w:ilvl w:val="0"/>
          <w:numId w:val="20"/>
        </w:numPr>
      </w:pPr>
      <w:r>
        <w:rPr>
          <w:rFonts w:hint="eastAsia"/>
        </w:rPr>
        <w:t>将信息变动后的旧记录进行保存，记录清单一直保留．</w:t>
      </w:r>
    </w:p>
    <w:p w14:paraId="5464D372" w14:textId="1E88AB43" w:rsidR="00686316" w:rsidRDefault="00A77DD7" w:rsidP="003A73DA">
      <w:pPr>
        <w:pStyle w:val="a5"/>
        <w:numPr>
          <w:ilvl w:val="0"/>
          <w:numId w:val="20"/>
        </w:numPr>
      </w:pPr>
      <w:r>
        <w:rPr>
          <w:rFonts w:hint="eastAsia"/>
        </w:rPr>
        <w:t>审核通过之后，</w:t>
      </w:r>
      <w:r>
        <w:rPr>
          <w:rFonts w:hint="eastAsia"/>
        </w:rPr>
        <w:t xml:space="preserve"> </w:t>
      </w:r>
      <w:r w:rsidR="007C3B35">
        <w:rPr>
          <w:rFonts w:hint="eastAsia"/>
        </w:rPr>
        <w:t>自动</w:t>
      </w:r>
      <w:r>
        <w:rPr>
          <w:rFonts w:hint="eastAsia"/>
        </w:rPr>
        <w:t>推送到</w:t>
      </w:r>
      <w:r>
        <w:t>授权人员</w:t>
      </w:r>
      <w:r>
        <w:rPr>
          <w:rFonts w:hint="eastAsia"/>
        </w:rPr>
        <w:t>。</w:t>
      </w:r>
    </w:p>
    <w:p w14:paraId="0AC0E9D4" w14:textId="77777777" w:rsidR="007C3B35" w:rsidRDefault="007C3B35" w:rsidP="007C3B35">
      <w:pPr>
        <w:pStyle w:val="a5"/>
        <w:ind w:left="1780"/>
      </w:pPr>
    </w:p>
    <w:p w14:paraId="3B10A7A3" w14:textId="77777777" w:rsidR="00A77DD7" w:rsidRDefault="00A77DD7" w:rsidP="00A77DD7">
      <w:pPr>
        <w:pStyle w:val="3"/>
        <w:ind w:left="851"/>
      </w:pPr>
      <w:bookmarkStart w:id="13" w:name="_Toc503778741"/>
      <w:r>
        <w:rPr>
          <w:rFonts w:hint="eastAsia"/>
        </w:rPr>
        <w:t>津贴</w:t>
      </w:r>
      <w:r w:rsidR="00840F9C">
        <w:rPr>
          <w:rFonts w:hint="eastAsia"/>
        </w:rPr>
        <w:t>参数维护</w:t>
      </w:r>
      <w:bookmarkEnd w:id="13"/>
    </w:p>
    <w:p w14:paraId="08FBEF49" w14:textId="77777777" w:rsidR="00A77DD7" w:rsidRDefault="00A77DD7" w:rsidP="00A77DD7">
      <w:pPr>
        <w:pStyle w:val="5"/>
      </w:pPr>
      <w:r>
        <w:rPr>
          <w:rFonts w:hint="eastAsia"/>
        </w:rPr>
        <w:t>功能目标</w:t>
      </w:r>
    </w:p>
    <w:p w14:paraId="4417798B" w14:textId="77777777" w:rsidR="00A77DD7" w:rsidRDefault="00A77DD7" w:rsidP="00A77DD7">
      <w:r>
        <w:tab/>
      </w:r>
      <w:r>
        <w:tab/>
      </w:r>
      <w:r>
        <w:rPr>
          <w:rFonts w:hint="eastAsia"/>
        </w:rPr>
        <w:t>授权津贴管理模式，授权公式设定、代码参数设定以及津贴计算等功能</w:t>
      </w:r>
    </w:p>
    <w:p w14:paraId="539EA1E9" w14:textId="77777777" w:rsidR="00E06EDC" w:rsidRDefault="00E06EDC" w:rsidP="00A77DD7">
      <w:r>
        <w:tab/>
      </w:r>
      <w:r>
        <w:tab/>
      </w:r>
      <w:r>
        <w:rPr>
          <w:rFonts w:hint="eastAsia"/>
        </w:rPr>
        <w:t>实现针对选中的授权人员按照津贴公式计算出其当前津贴金额。</w:t>
      </w:r>
    </w:p>
    <w:p w14:paraId="07B64E60" w14:textId="77777777" w:rsidR="00A77DD7" w:rsidRDefault="00A77DD7" w:rsidP="00A77DD7">
      <w:pPr>
        <w:pStyle w:val="5"/>
      </w:pPr>
      <w:r>
        <w:rPr>
          <w:rFonts w:hint="eastAsia"/>
        </w:rPr>
        <w:t>岗位权限</w:t>
      </w:r>
    </w:p>
    <w:p w14:paraId="77E96D79" w14:textId="77777777" w:rsidR="00A77DD7" w:rsidRDefault="00A77DD7" w:rsidP="00A77DD7">
      <w:r>
        <w:tab/>
      </w:r>
      <w:r>
        <w:tab/>
      </w:r>
    </w:p>
    <w:p w14:paraId="5119A86D" w14:textId="77777777" w:rsidR="00A77DD7" w:rsidRDefault="00A77DD7" w:rsidP="00A77DD7">
      <w:pPr>
        <w:pStyle w:val="5"/>
      </w:pPr>
      <w:r>
        <w:rPr>
          <w:rFonts w:hint="eastAsia"/>
        </w:rPr>
        <w:t>信息项描述</w:t>
      </w:r>
    </w:p>
    <w:p w14:paraId="605F45F9" w14:textId="77777777" w:rsidR="00F670C0" w:rsidRDefault="00A77DD7" w:rsidP="00A77DD7">
      <w:pPr>
        <w:jc w:val="both"/>
      </w:pPr>
      <w:r>
        <w:tab/>
      </w:r>
      <w:r>
        <w:tab/>
      </w:r>
    </w:p>
    <w:tbl>
      <w:tblPr>
        <w:tblStyle w:val="aff8"/>
        <w:tblW w:w="0" w:type="auto"/>
        <w:jc w:val="center"/>
        <w:tblLook w:val="04A0" w:firstRow="1" w:lastRow="0" w:firstColumn="1" w:lastColumn="0" w:noHBand="0" w:noVBand="1"/>
      </w:tblPr>
      <w:tblGrid>
        <w:gridCol w:w="988"/>
        <w:gridCol w:w="1134"/>
        <w:gridCol w:w="283"/>
        <w:gridCol w:w="1551"/>
        <w:gridCol w:w="162"/>
        <w:gridCol w:w="1680"/>
        <w:gridCol w:w="567"/>
        <w:gridCol w:w="1739"/>
      </w:tblGrid>
      <w:tr w:rsidR="00F670C0" w14:paraId="0C7D9821" w14:textId="77777777" w:rsidTr="00192FD1">
        <w:trPr>
          <w:trHeight w:val="327"/>
          <w:jc w:val="center"/>
        </w:trPr>
        <w:tc>
          <w:tcPr>
            <w:tcW w:w="8104" w:type="dxa"/>
            <w:gridSpan w:val="8"/>
            <w:shd w:val="clear" w:color="auto" w:fill="EAF1DD" w:themeFill="accent3" w:themeFillTint="33"/>
          </w:tcPr>
          <w:p w14:paraId="420C3C45" w14:textId="77777777" w:rsidR="00F670C0" w:rsidRDefault="00F670C0" w:rsidP="00797149">
            <w:r>
              <w:rPr>
                <w:rFonts w:hint="eastAsia"/>
              </w:rPr>
              <w:t>固定参数设定</w:t>
            </w:r>
            <w:r w:rsidR="00741EFA">
              <w:rPr>
                <w:rFonts w:hint="eastAsia"/>
              </w:rPr>
              <w:t xml:space="preserve"> </w:t>
            </w:r>
            <w:r w:rsidR="00445DD0">
              <w:rPr>
                <w:rFonts w:hint="eastAsia"/>
              </w:rPr>
              <w:t>(</w:t>
            </w:r>
            <w:r w:rsidR="00445DD0">
              <w:rPr>
                <w:rFonts w:hint="eastAsia"/>
              </w:rPr>
              <w:t>单位：元</w:t>
            </w:r>
            <w:r w:rsidR="00445DD0">
              <w:rPr>
                <w:rFonts w:hint="eastAsia"/>
              </w:rPr>
              <w:t>)</w:t>
            </w:r>
          </w:p>
          <w:p w14:paraId="6A710299" w14:textId="77777777" w:rsidR="0081234E" w:rsidRDefault="0081234E" w:rsidP="00797149">
            <w:r w:rsidRPr="0081234E">
              <w:t>Fixed parameter setting</w:t>
            </w:r>
            <w:r>
              <w:rPr>
                <w:rFonts w:hint="eastAsia"/>
              </w:rPr>
              <w:t>（</w:t>
            </w:r>
            <w:r w:rsidRPr="0081234E">
              <w:t>unit</w:t>
            </w:r>
            <w:r>
              <w:rPr>
                <w:rFonts w:hint="eastAsia"/>
              </w:rPr>
              <w:t>：</w:t>
            </w:r>
            <w:r>
              <w:rPr>
                <w:rFonts w:hint="eastAsia"/>
              </w:rPr>
              <w:t>Y</w:t>
            </w:r>
            <w:r>
              <w:t>UAN</w:t>
            </w:r>
            <w:r>
              <w:rPr>
                <w:rFonts w:hint="eastAsia"/>
              </w:rPr>
              <w:t>）</w:t>
            </w:r>
          </w:p>
        </w:tc>
      </w:tr>
      <w:tr w:rsidR="00F670C0" w14:paraId="78061B2A" w14:textId="77777777" w:rsidTr="00192FD1">
        <w:trPr>
          <w:trHeight w:val="327"/>
          <w:jc w:val="center"/>
        </w:trPr>
        <w:tc>
          <w:tcPr>
            <w:tcW w:w="2122" w:type="dxa"/>
            <w:gridSpan w:val="2"/>
            <w:shd w:val="clear" w:color="auto" w:fill="EAF1DD" w:themeFill="accent3" w:themeFillTint="33"/>
          </w:tcPr>
          <w:p w14:paraId="4941D6B8" w14:textId="77777777" w:rsidR="000744A0" w:rsidRDefault="00F670C0" w:rsidP="00797149">
            <w:r>
              <w:rPr>
                <w:rFonts w:hint="eastAsia"/>
              </w:rPr>
              <w:t>初始费用</w:t>
            </w:r>
            <w:r w:rsidR="00741EFA">
              <w:rPr>
                <w:rFonts w:hint="eastAsia"/>
              </w:rPr>
              <w:t xml:space="preserve">     </w:t>
            </w:r>
            <w:r w:rsidR="00741EFA">
              <w:rPr>
                <w:rFonts w:hint="eastAsia"/>
              </w:rPr>
              <w:t>（</w:t>
            </w:r>
            <w:r w:rsidR="00741EFA">
              <w:rPr>
                <w:rFonts w:hint="eastAsia"/>
              </w:rPr>
              <w:t>A</w:t>
            </w:r>
            <w:r w:rsidR="00741EFA">
              <w:rPr>
                <w:rFonts w:hint="eastAsia"/>
              </w:rPr>
              <w:t>）</w:t>
            </w:r>
          </w:p>
          <w:p w14:paraId="7DD73B8A" w14:textId="77777777" w:rsidR="000744A0" w:rsidRDefault="000744A0" w:rsidP="00797149">
            <w:r w:rsidRPr="000744A0">
              <w:t>Initial Fee</w:t>
            </w:r>
          </w:p>
        </w:tc>
        <w:tc>
          <w:tcPr>
            <w:tcW w:w="1996" w:type="dxa"/>
            <w:gridSpan w:val="3"/>
          </w:tcPr>
          <w:p w14:paraId="45141026" w14:textId="77777777" w:rsidR="00F670C0" w:rsidRDefault="00445DD0" w:rsidP="00797149">
            <w:r>
              <w:t>200</w:t>
            </w:r>
          </w:p>
        </w:tc>
        <w:tc>
          <w:tcPr>
            <w:tcW w:w="2247" w:type="dxa"/>
            <w:gridSpan w:val="2"/>
            <w:shd w:val="clear" w:color="auto" w:fill="EAF1DD" w:themeFill="accent3" w:themeFillTint="33"/>
          </w:tcPr>
          <w:p w14:paraId="2DBC54C0" w14:textId="77777777" w:rsidR="00F670C0" w:rsidRDefault="00F670C0" w:rsidP="00797149">
            <w:r>
              <w:rPr>
                <w:rFonts w:hint="eastAsia"/>
              </w:rPr>
              <w:t>平衡项费用</w:t>
            </w:r>
            <w:r w:rsidR="00741EFA">
              <w:rPr>
                <w:rFonts w:hint="eastAsia"/>
              </w:rPr>
              <w:t xml:space="preserve">  </w:t>
            </w:r>
            <w:r w:rsidR="00741EFA">
              <w:rPr>
                <w:rFonts w:hint="eastAsia"/>
              </w:rPr>
              <w:t>（</w:t>
            </w:r>
            <w:r w:rsidR="00741EFA">
              <w:rPr>
                <w:rFonts w:hint="eastAsia"/>
              </w:rPr>
              <w:t>B</w:t>
            </w:r>
            <w:r w:rsidR="00741EFA">
              <w:rPr>
                <w:rFonts w:hint="eastAsia"/>
              </w:rPr>
              <w:t>）</w:t>
            </w:r>
          </w:p>
          <w:p w14:paraId="2D0C2683" w14:textId="77777777" w:rsidR="000744A0" w:rsidRDefault="000744A0" w:rsidP="00797149">
            <w:r w:rsidRPr="000744A0">
              <w:t>Balance charge</w:t>
            </w:r>
          </w:p>
        </w:tc>
        <w:tc>
          <w:tcPr>
            <w:tcW w:w="1739" w:type="dxa"/>
          </w:tcPr>
          <w:p w14:paraId="462E447C" w14:textId="77777777" w:rsidR="00F670C0" w:rsidRDefault="00445DD0" w:rsidP="00797149">
            <w:r>
              <w:rPr>
                <w:rFonts w:hint="eastAsia"/>
              </w:rPr>
              <w:t>10</w:t>
            </w:r>
          </w:p>
        </w:tc>
      </w:tr>
      <w:tr w:rsidR="00F670C0" w14:paraId="78CCC6DA" w14:textId="77777777" w:rsidTr="00192FD1">
        <w:trPr>
          <w:trHeight w:val="344"/>
          <w:jc w:val="center"/>
        </w:trPr>
        <w:tc>
          <w:tcPr>
            <w:tcW w:w="2122" w:type="dxa"/>
            <w:gridSpan w:val="2"/>
            <w:shd w:val="clear" w:color="auto" w:fill="EAF1DD" w:themeFill="accent3" w:themeFillTint="33"/>
          </w:tcPr>
          <w:p w14:paraId="1D4D1D76" w14:textId="77777777" w:rsidR="00F670C0" w:rsidRDefault="00F670C0" w:rsidP="00797149">
            <w:r>
              <w:rPr>
                <w:rFonts w:hint="eastAsia"/>
              </w:rPr>
              <w:lastRenderedPageBreak/>
              <w:t>整机费用</w:t>
            </w:r>
            <w:r w:rsidR="00741EFA">
              <w:rPr>
                <w:rFonts w:hint="eastAsia"/>
              </w:rPr>
              <w:t xml:space="preserve">     </w:t>
            </w:r>
            <w:r w:rsidR="00445DD0">
              <w:rPr>
                <w:rFonts w:hint="eastAsia"/>
              </w:rPr>
              <w:t>（</w:t>
            </w:r>
            <w:r w:rsidR="00445DD0">
              <w:rPr>
                <w:rFonts w:hint="eastAsia"/>
              </w:rPr>
              <w:t>C</w:t>
            </w:r>
            <w:r w:rsidR="00445DD0">
              <w:rPr>
                <w:rFonts w:hint="eastAsia"/>
              </w:rPr>
              <w:t>）</w:t>
            </w:r>
          </w:p>
          <w:p w14:paraId="326FED71" w14:textId="77777777" w:rsidR="000744A0" w:rsidRDefault="000744A0" w:rsidP="00797149">
            <w:r w:rsidRPr="000744A0">
              <w:t>whole machine cost</w:t>
            </w:r>
          </w:p>
        </w:tc>
        <w:tc>
          <w:tcPr>
            <w:tcW w:w="1996" w:type="dxa"/>
            <w:gridSpan w:val="3"/>
          </w:tcPr>
          <w:p w14:paraId="0AF4DD06" w14:textId="77777777" w:rsidR="00F670C0" w:rsidRDefault="00445DD0" w:rsidP="00797149">
            <w:r>
              <w:t>40</w:t>
            </w:r>
          </w:p>
        </w:tc>
        <w:tc>
          <w:tcPr>
            <w:tcW w:w="2247" w:type="dxa"/>
            <w:gridSpan w:val="2"/>
            <w:shd w:val="clear" w:color="auto" w:fill="EAF1DD" w:themeFill="accent3" w:themeFillTint="33"/>
          </w:tcPr>
          <w:p w14:paraId="6ECFE1E7" w14:textId="77777777" w:rsidR="00F670C0" w:rsidRDefault="00F670C0" w:rsidP="00797149">
            <w:r>
              <w:rPr>
                <w:rFonts w:hint="eastAsia"/>
              </w:rPr>
              <w:t>试车费用</w:t>
            </w:r>
            <w:r w:rsidR="00741EFA">
              <w:rPr>
                <w:rFonts w:hint="eastAsia"/>
              </w:rPr>
              <w:t xml:space="preserve">    </w:t>
            </w:r>
            <w:r w:rsidR="00741EFA">
              <w:t xml:space="preserve">  </w:t>
            </w:r>
            <w:r w:rsidR="00741EFA">
              <w:rPr>
                <w:rFonts w:hint="eastAsia"/>
              </w:rPr>
              <w:t>（</w:t>
            </w:r>
            <w:r w:rsidR="00741EFA">
              <w:rPr>
                <w:rFonts w:hint="eastAsia"/>
              </w:rPr>
              <w:t>D</w:t>
            </w:r>
            <w:r w:rsidR="00741EFA">
              <w:rPr>
                <w:rFonts w:hint="eastAsia"/>
              </w:rPr>
              <w:t>）</w:t>
            </w:r>
          </w:p>
          <w:p w14:paraId="381A59FF" w14:textId="77777777" w:rsidR="000744A0" w:rsidRDefault="000744A0" w:rsidP="00797149">
            <w:r w:rsidRPr="000744A0">
              <w:t>commissioning activities cost</w:t>
            </w:r>
          </w:p>
        </w:tc>
        <w:tc>
          <w:tcPr>
            <w:tcW w:w="1739" w:type="dxa"/>
          </w:tcPr>
          <w:p w14:paraId="65FB67DF" w14:textId="77777777" w:rsidR="00F670C0" w:rsidRDefault="00445DD0" w:rsidP="00797149">
            <w:r>
              <w:rPr>
                <w:rFonts w:hint="eastAsia"/>
              </w:rPr>
              <w:t>15</w:t>
            </w:r>
          </w:p>
        </w:tc>
      </w:tr>
      <w:tr w:rsidR="00F670C0" w14:paraId="7846CBDB" w14:textId="77777777" w:rsidTr="00192FD1">
        <w:trPr>
          <w:trHeight w:val="327"/>
          <w:jc w:val="center"/>
        </w:trPr>
        <w:tc>
          <w:tcPr>
            <w:tcW w:w="2122" w:type="dxa"/>
            <w:gridSpan w:val="2"/>
            <w:shd w:val="clear" w:color="auto" w:fill="EAF1DD" w:themeFill="accent3" w:themeFillTint="33"/>
          </w:tcPr>
          <w:p w14:paraId="62F5882A" w14:textId="77777777" w:rsidR="00F670C0" w:rsidRDefault="00F670C0" w:rsidP="00445DD0">
            <w:r>
              <w:rPr>
                <w:rFonts w:hint="eastAsia"/>
              </w:rPr>
              <w:t>孔探费用</w:t>
            </w:r>
            <w:r w:rsidR="00445DD0">
              <w:rPr>
                <w:rFonts w:hint="eastAsia"/>
              </w:rPr>
              <w:t xml:space="preserve"> </w:t>
            </w:r>
            <w:r w:rsidR="00741EFA">
              <w:t xml:space="preserve">    </w:t>
            </w:r>
            <w:r w:rsidR="00445DD0">
              <w:rPr>
                <w:rFonts w:hint="eastAsia"/>
              </w:rPr>
              <w:t>（</w:t>
            </w:r>
            <w:r w:rsidR="00445DD0">
              <w:rPr>
                <w:rFonts w:hint="eastAsia"/>
              </w:rPr>
              <w:t>E</w:t>
            </w:r>
            <w:r w:rsidR="00445DD0">
              <w:rPr>
                <w:rFonts w:hint="eastAsia"/>
              </w:rPr>
              <w:t>）</w:t>
            </w:r>
          </w:p>
          <w:p w14:paraId="00758D8D" w14:textId="77777777" w:rsidR="000744A0" w:rsidRDefault="000744A0" w:rsidP="00445DD0">
            <w:r w:rsidRPr="000744A0">
              <w:t>Holes fees</w:t>
            </w:r>
          </w:p>
        </w:tc>
        <w:tc>
          <w:tcPr>
            <w:tcW w:w="1996" w:type="dxa"/>
            <w:gridSpan w:val="3"/>
          </w:tcPr>
          <w:p w14:paraId="38C408FB" w14:textId="77777777" w:rsidR="00F670C0" w:rsidRDefault="00445DD0" w:rsidP="00797149">
            <w:r>
              <w:rPr>
                <w:rFonts w:hint="eastAsia"/>
              </w:rPr>
              <w:t>15</w:t>
            </w:r>
          </w:p>
        </w:tc>
        <w:tc>
          <w:tcPr>
            <w:tcW w:w="2247" w:type="dxa"/>
            <w:gridSpan w:val="2"/>
            <w:shd w:val="clear" w:color="auto" w:fill="EAF1DD" w:themeFill="accent3" w:themeFillTint="33"/>
          </w:tcPr>
          <w:p w14:paraId="539945D9" w14:textId="77777777" w:rsidR="00F670C0" w:rsidRDefault="00622C43" w:rsidP="00797149">
            <w:r>
              <w:rPr>
                <w:rFonts w:hint="eastAsia"/>
              </w:rPr>
              <w:t>备用</w:t>
            </w:r>
            <w:r w:rsidR="00AD597E">
              <w:rPr>
                <w:rFonts w:hint="eastAsia"/>
              </w:rPr>
              <w:t>项目</w:t>
            </w:r>
            <w:r w:rsidR="00741EFA">
              <w:rPr>
                <w:rFonts w:hint="eastAsia"/>
              </w:rPr>
              <w:t xml:space="preserve">     </w:t>
            </w:r>
            <w:r w:rsidR="00741EFA">
              <w:t xml:space="preserve">  </w:t>
            </w:r>
            <w:r w:rsidR="00741EFA">
              <w:rPr>
                <w:rFonts w:hint="eastAsia"/>
              </w:rPr>
              <w:t>（</w:t>
            </w:r>
            <w:r w:rsidR="00741EFA">
              <w:rPr>
                <w:rFonts w:hint="eastAsia"/>
              </w:rPr>
              <w:t>F</w:t>
            </w:r>
            <w:r w:rsidR="00741EFA">
              <w:rPr>
                <w:rFonts w:hint="eastAsia"/>
              </w:rPr>
              <w:t>）</w:t>
            </w:r>
          </w:p>
          <w:p w14:paraId="3A1971C5" w14:textId="77777777" w:rsidR="000744A0" w:rsidRDefault="000744A0" w:rsidP="00797149">
            <w:r w:rsidRPr="000744A0">
              <w:t>spare project</w:t>
            </w:r>
          </w:p>
        </w:tc>
        <w:tc>
          <w:tcPr>
            <w:tcW w:w="1739" w:type="dxa"/>
          </w:tcPr>
          <w:p w14:paraId="7D2E6788" w14:textId="77777777" w:rsidR="00F670C0" w:rsidRDefault="00741EFA" w:rsidP="00797149">
            <w:r>
              <w:rPr>
                <w:rFonts w:hint="eastAsia"/>
              </w:rPr>
              <w:t>0</w:t>
            </w:r>
          </w:p>
        </w:tc>
      </w:tr>
      <w:tr w:rsidR="00192FD1" w14:paraId="7F3E6E75" w14:textId="77777777" w:rsidTr="00192FD1">
        <w:trPr>
          <w:trHeight w:val="327"/>
          <w:jc w:val="center"/>
        </w:trPr>
        <w:tc>
          <w:tcPr>
            <w:tcW w:w="2122" w:type="dxa"/>
            <w:gridSpan w:val="2"/>
            <w:shd w:val="clear" w:color="auto" w:fill="EAF1DD" w:themeFill="accent3" w:themeFillTint="33"/>
          </w:tcPr>
          <w:p w14:paraId="4F078FB6" w14:textId="77777777" w:rsidR="00192FD1" w:rsidRDefault="00192FD1" w:rsidP="00797149">
            <w:r>
              <w:rPr>
                <w:rFonts w:hint="eastAsia"/>
              </w:rPr>
              <w:t>差异指数（</w:t>
            </w:r>
            <w:r>
              <w:rPr>
                <w:rFonts w:hint="eastAsia"/>
              </w:rPr>
              <w:t>G</w:t>
            </w:r>
            <w:r>
              <w:rPr>
                <w:rFonts w:hint="eastAsia"/>
              </w:rPr>
              <w:t>）</w:t>
            </w:r>
          </w:p>
          <w:p w14:paraId="70211C65" w14:textId="77777777" w:rsidR="00192FD1" w:rsidRDefault="00192FD1" w:rsidP="00797149">
            <w:r w:rsidRPr="000744A0">
              <w:t>TAGI</w:t>
            </w:r>
          </w:p>
        </w:tc>
        <w:tc>
          <w:tcPr>
            <w:tcW w:w="1996" w:type="dxa"/>
            <w:gridSpan w:val="3"/>
          </w:tcPr>
          <w:p w14:paraId="37550F3D" w14:textId="77777777" w:rsidR="00192FD1" w:rsidRDefault="00192FD1" w:rsidP="00797149">
            <w:r>
              <w:rPr>
                <w:rFonts w:hint="eastAsia"/>
              </w:rPr>
              <w:t>0.25</w:t>
            </w:r>
          </w:p>
        </w:tc>
        <w:tc>
          <w:tcPr>
            <w:tcW w:w="2247" w:type="dxa"/>
            <w:gridSpan w:val="2"/>
          </w:tcPr>
          <w:p w14:paraId="7BE6FB27" w14:textId="68C331C8" w:rsidR="00192FD1" w:rsidRDefault="00192FD1" w:rsidP="00797149">
            <w:r>
              <w:rPr>
                <w:rFonts w:hint="eastAsia"/>
              </w:rPr>
              <w:t>民航局系数（</w:t>
            </w:r>
            <w:r>
              <w:rPr>
                <w:rFonts w:hint="eastAsia"/>
              </w:rPr>
              <w:t>H</w:t>
            </w:r>
            <w:r>
              <w:rPr>
                <w:rFonts w:hint="eastAsia"/>
              </w:rPr>
              <w:t>）</w:t>
            </w:r>
          </w:p>
        </w:tc>
        <w:tc>
          <w:tcPr>
            <w:tcW w:w="1739" w:type="dxa"/>
          </w:tcPr>
          <w:p w14:paraId="414B4262" w14:textId="351B85C1" w:rsidR="00192FD1" w:rsidRDefault="00192FD1" w:rsidP="00797149"/>
        </w:tc>
      </w:tr>
      <w:tr w:rsidR="00F670C0" w14:paraId="2FC71BC6" w14:textId="77777777" w:rsidTr="00192FD1">
        <w:trPr>
          <w:trHeight w:val="327"/>
          <w:jc w:val="center"/>
        </w:trPr>
        <w:tc>
          <w:tcPr>
            <w:tcW w:w="8104" w:type="dxa"/>
            <w:gridSpan w:val="8"/>
            <w:shd w:val="clear" w:color="auto" w:fill="EAF1DD" w:themeFill="accent3" w:themeFillTint="33"/>
          </w:tcPr>
          <w:p w14:paraId="19207BF0" w14:textId="77777777" w:rsidR="00F670C0" w:rsidRDefault="00F670C0" w:rsidP="00797149">
            <w:r>
              <w:rPr>
                <w:rFonts w:hint="eastAsia"/>
              </w:rPr>
              <w:t>非固定参数设定（可新增、修改、删除）</w:t>
            </w:r>
          </w:p>
          <w:p w14:paraId="0E3F5C5D" w14:textId="77777777" w:rsidR="0081234E" w:rsidRDefault="0081234E" w:rsidP="00797149">
            <w:r w:rsidRPr="0081234E">
              <w:t>Non-fixed parameter setting</w:t>
            </w:r>
          </w:p>
        </w:tc>
      </w:tr>
      <w:tr w:rsidR="00302C92" w14:paraId="6A9D49F0" w14:textId="77777777" w:rsidTr="00192FD1">
        <w:trPr>
          <w:trHeight w:val="327"/>
          <w:jc w:val="center"/>
        </w:trPr>
        <w:tc>
          <w:tcPr>
            <w:tcW w:w="988" w:type="dxa"/>
            <w:shd w:val="clear" w:color="auto" w:fill="EAF1DD" w:themeFill="accent3" w:themeFillTint="33"/>
          </w:tcPr>
          <w:p w14:paraId="0481596B" w14:textId="77777777" w:rsidR="00302C92" w:rsidRDefault="00302C92" w:rsidP="00797149">
            <w:r>
              <w:rPr>
                <w:rFonts w:hint="eastAsia"/>
              </w:rPr>
              <w:t>选择</w:t>
            </w:r>
          </w:p>
          <w:p w14:paraId="71501338" w14:textId="77777777" w:rsidR="00F56260" w:rsidRDefault="00F56260" w:rsidP="00797149">
            <w:r w:rsidRPr="00F56260">
              <w:t>select</w:t>
            </w:r>
          </w:p>
        </w:tc>
        <w:tc>
          <w:tcPr>
            <w:tcW w:w="1417" w:type="dxa"/>
            <w:gridSpan w:val="2"/>
            <w:shd w:val="clear" w:color="auto" w:fill="EAF1DD" w:themeFill="accent3" w:themeFillTint="33"/>
          </w:tcPr>
          <w:p w14:paraId="27FE31C6" w14:textId="77777777" w:rsidR="00302C92" w:rsidRDefault="00302C92" w:rsidP="00797149">
            <w:r>
              <w:rPr>
                <w:rFonts w:hint="eastAsia"/>
              </w:rPr>
              <w:t>专业</w:t>
            </w:r>
          </w:p>
          <w:p w14:paraId="5DC83818" w14:textId="77777777" w:rsidR="000744A0" w:rsidRDefault="000744A0" w:rsidP="00797149">
            <w:r>
              <w:rPr>
                <w:rFonts w:hint="eastAsia"/>
              </w:rPr>
              <w:t>T</w:t>
            </w:r>
            <w:r>
              <w:t>rade</w:t>
            </w:r>
          </w:p>
        </w:tc>
        <w:tc>
          <w:tcPr>
            <w:tcW w:w="1551" w:type="dxa"/>
            <w:shd w:val="clear" w:color="auto" w:fill="EAF1DD" w:themeFill="accent3" w:themeFillTint="33"/>
          </w:tcPr>
          <w:p w14:paraId="651CCF47" w14:textId="77777777" w:rsidR="00302C92" w:rsidRDefault="00302C92" w:rsidP="00797149">
            <w:r>
              <w:rPr>
                <w:rFonts w:hint="eastAsia"/>
              </w:rPr>
              <w:t>授权级别</w:t>
            </w:r>
          </w:p>
          <w:p w14:paraId="1D48B97A" w14:textId="77777777" w:rsidR="000744A0" w:rsidRDefault="000744A0" w:rsidP="00797149">
            <w:r w:rsidRPr="00EC5247">
              <w:t>Authorization lEVEL</w:t>
            </w:r>
          </w:p>
        </w:tc>
        <w:tc>
          <w:tcPr>
            <w:tcW w:w="1842" w:type="dxa"/>
            <w:gridSpan w:val="2"/>
            <w:shd w:val="clear" w:color="auto" w:fill="EAF1DD" w:themeFill="accent3" w:themeFillTint="33"/>
          </w:tcPr>
          <w:p w14:paraId="0A003944" w14:textId="77777777" w:rsidR="00302C92" w:rsidRDefault="00302C92" w:rsidP="00797149">
            <w:r>
              <w:rPr>
                <w:rFonts w:hint="eastAsia"/>
              </w:rPr>
              <w:t>类型</w:t>
            </w:r>
          </w:p>
          <w:p w14:paraId="45A1A52B" w14:textId="77777777" w:rsidR="000744A0" w:rsidRDefault="000744A0" w:rsidP="00797149">
            <w:r w:rsidRPr="000744A0">
              <w:t>Licence Category</w:t>
            </w:r>
          </w:p>
        </w:tc>
        <w:tc>
          <w:tcPr>
            <w:tcW w:w="2306" w:type="dxa"/>
            <w:gridSpan w:val="2"/>
            <w:shd w:val="clear" w:color="auto" w:fill="EAF1DD" w:themeFill="accent3" w:themeFillTint="33"/>
          </w:tcPr>
          <w:p w14:paraId="654A36B0" w14:textId="77777777" w:rsidR="00302C92" w:rsidRDefault="00302C92" w:rsidP="00797149">
            <w:r>
              <w:rPr>
                <w:rFonts w:hint="eastAsia"/>
              </w:rPr>
              <w:t>标准费用</w:t>
            </w:r>
          </w:p>
          <w:p w14:paraId="6B20F67F" w14:textId="77777777" w:rsidR="000744A0" w:rsidRDefault="000744A0" w:rsidP="00797149">
            <w:r w:rsidRPr="000744A0">
              <w:t>standard fee</w:t>
            </w:r>
          </w:p>
        </w:tc>
      </w:tr>
      <w:tr w:rsidR="00302C92" w14:paraId="3FD33C34" w14:textId="77777777" w:rsidTr="00192FD1">
        <w:trPr>
          <w:trHeight w:val="327"/>
          <w:jc w:val="center"/>
        </w:trPr>
        <w:tc>
          <w:tcPr>
            <w:tcW w:w="988" w:type="dxa"/>
          </w:tcPr>
          <w:p w14:paraId="2F2A7A4B" w14:textId="77777777" w:rsidR="00302C92" w:rsidRDefault="00302C92" w:rsidP="00797149"/>
        </w:tc>
        <w:tc>
          <w:tcPr>
            <w:tcW w:w="1417" w:type="dxa"/>
            <w:gridSpan w:val="2"/>
          </w:tcPr>
          <w:p w14:paraId="0BA25DA0" w14:textId="77777777" w:rsidR="00302C92" w:rsidRDefault="00302C92" w:rsidP="00797149">
            <w:r>
              <w:rPr>
                <w:rFonts w:hint="eastAsia"/>
              </w:rPr>
              <w:t>1</w:t>
            </w:r>
          </w:p>
        </w:tc>
        <w:tc>
          <w:tcPr>
            <w:tcW w:w="1551" w:type="dxa"/>
          </w:tcPr>
          <w:p w14:paraId="6EEE7673" w14:textId="7E9920B3" w:rsidR="00302C92" w:rsidRDefault="00967368" w:rsidP="00797149">
            <w:r>
              <w:rPr>
                <w:rFonts w:hint="eastAsia"/>
              </w:rPr>
              <w:t>1</w:t>
            </w:r>
          </w:p>
        </w:tc>
        <w:tc>
          <w:tcPr>
            <w:tcW w:w="1842" w:type="dxa"/>
            <w:gridSpan w:val="2"/>
          </w:tcPr>
          <w:p w14:paraId="4D4303E0" w14:textId="3454DAED" w:rsidR="00302C92" w:rsidRDefault="00967368" w:rsidP="00967368">
            <w:r>
              <w:rPr>
                <w:rFonts w:hint="eastAsia"/>
              </w:rPr>
              <w:t>独立</w:t>
            </w:r>
          </w:p>
        </w:tc>
        <w:tc>
          <w:tcPr>
            <w:tcW w:w="2306" w:type="dxa"/>
            <w:gridSpan w:val="2"/>
          </w:tcPr>
          <w:p w14:paraId="1EF88A02" w14:textId="77777777" w:rsidR="00302C92" w:rsidRDefault="006819DD" w:rsidP="00797149">
            <w:r>
              <w:rPr>
                <w:rFonts w:hint="eastAsia"/>
              </w:rPr>
              <w:t>300</w:t>
            </w:r>
          </w:p>
        </w:tc>
      </w:tr>
      <w:tr w:rsidR="00302C92" w14:paraId="7D6014FE" w14:textId="77777777" w:rsidTr="00192FD1">
        <w:trPr>
          <w:trHeight w:val="327"/>
          <w:jc w:val="center"/>
        </w:trPr>
        <w:tc>
          <w:tcPr>
            <w:tcW w:w="988" w:type="dxa"/>
          </w:tcPr>
          <w:p w14:paraId="25B969B0" w14:textId="77777777" w:rsidR="00302C92" w:rsidRDefault="00302C92" w:rsidP="00797149"/>
        </w:tc>
        <w:tc>
          <w:tcPr>
            <w:tcW w:w="1417" w:type="dxa"/>
            <w:gridSpan w:val="2"/>
          </w:tcPr>
          <w:p w14:paraId="551853C3" w14:textId="77777777" w:rsidR="00302C92" w:rsidRDefault="00302C92" w:rsidP="00797149">
            <w:r>
              <w:rPr>
                <w:rFonts w:hint="eastAsia"/>
              </w:rPr>
              <w:t>2</w:t>
            </w:r>
          </w:p>
        </w:tc>
        <w:tc>
          <w:tcPr>
            <w:tcW w:w="1551" w:type="dxa"/>
          </w:tcPr>
          <w:p w14:paraId="21523CFA" w14:textId="53885F99" w:rsidR="00302C92" w:rsidRDefault="00967368" w:rsidP="00797149">
            <w:r>
              <w:rPr>
                <w:rFonts w:hint="eastAsia"/>
              </w:rPr>
              <w:t>1</w:t>
            </w:r>
          </w:p>
        </w:tc>
        <w:tc>
          <w:tcPr>
            <w:tcW w:w="1842" w:type="dxa"/>
            <w:gridSpan w:val="2"/>
          </w:tcPr>
          <w:p w14:paraId="6AFA1431" w14:textId="094D30F1" w:rsidR="00302C92" w:rsidRDefault="00967368" w:rsidP="00797149">
            <w:r>
              <w:rPr>
                <w:rFonts w:hint="eastAsia"/>
              </w:rPr>
              <w:t>独立</w:t>
            </w:r>
          </w:p>
        </w:tc>
        <w:tc>
          <w:tcPr>
            <w:tcW w:w="2306" w:type="dxa"/>
            <w:gridSpan w:val="2"/>
          </w:tcPr>
          <w:p w14:paraId="16E57FAF" w14:textId="77777777" w:rsidR="00302C92" w:rsidRDefault="006819DD" w:rsidP="00797149">
            <w:r>
              <w:rPr>
                <w:rFonts w:hint="eastAsia"/>
              </w:rPr>
              <w:t>400</w:t>
            </w:r>
          </w:p>
        </w:tc>
      </w:tr>
      <w:tr w:rsidR="00302C92" w14:paraId="6559B3B5" w14:textId="77777777" w:rsidTr="00192FD1">
        <w:trPr>
          <w:trHeight w:val="327"/>
          <w:jc w:val="center"/>
        </w:trPr>
        <w:tc>
          <w:tcPr>
            <w:tcW w:w="988" w:type="dxa"/>
          </w:tcPr>
          <w:p w14:paraId="6A124BDB" w14:textId="77777777" w:rsidR="00302C92" w:rsidRDefault="00302C92" w:rsidP="00797149"/>
        </w:tc>
        <w:tc>
          <w:tcPr>
            <w:tcW w:w="1417" w:type="dxa"/>
            <w:gridSpan w:val="2"/>
          </w:tcPr>
          <w:p w14:paraId="5AF50CDD" w14:textId="77777777" w:rsidR="00302C92" w:rsidRDefault="00302C92" w:rsidP="00797149">
            <w:r>
              <w:rPr>
                <w:rFonts w:hint="eastAsia"/>
              </w:rPr>
              <w:t>3</w:t>
            </w:r>
          </w:p>
        </w:tc>
        <w:tc>
          <w:tcPr>
            <w:tcW w:w="1551" w:type="dxa"/>
          </w:tcPr>
          <w:p w14:paraId="05FB613E" w14:textId="31C85211" w:rsidR="00302C92" w:rsidRDefault="00967368" w:rsidP="00797149">
            <w:r>
              <w:rPr>
                <w:rFonts w:hint="eastAsia"/>
              </w:rPr>
              <w:t>1</w:t>
            </w:r>
          </w:p>
        </w:tc>
        <w:tc>
          <w:tcPr>
            <w:tcW w:w="1842" w:type="dxa"/>
            <w:gridSpan w:val="2"/>
          </w:tcPr>
          <w:p w14:paraId="17CE2AAB" w14:textId="365F83B9" w:rsidR="00302C92" w:rsidRDefault="00967368" w:rsidP="00797149">
            <w:r>
              <w:rPr>
                <w:rFonts w:hint="eastAsia"/>
              </w:rPr>
              <w:t>独立</w:t>
            </w:r>
          </w:p>
        </w:tc>
        <w:tc>
          <w:tcPr>
            <w:tcW w:w="2306" w:type="dxa"/>
            <w:gridSpan w:val="2"/>
          </w:tcPr>
          <w:p w14:paraId="5B479CDD" w14:textId="77777777" w:rsidR="00302C92" w:rsidRDefault="006819DD" w:rsidP="00797149">
            <w:r>
              <w:rPr>
                <w:rFonts w:hint="eastAsia"/>
              </w:rPr>
              <w:t>500</w:t>
            </w:r>
          </w:p>
        </w:tc>
      </w:tr>
      <w:tr w:rsidR="00AB48E4" w14:paraId="2C6A2F80" w14:textId="77777777" w:rsidTr="00192FD1">
        <w:trPr>
          <w:trHeight w:val="327"/>
          <w:jc w:val="center"/>
        </w:trPr>
        <w:tc>
          <w:tcPr>
            <w:tcW w:w="988" w:type="dxa"/>
          </w:tcPr>
          <w:p w14:paraId="3D501666" w14:textId="77777777" w:rsidR="00AB48E4" w:rsidRDefault="00AB48E4" w:rsidP="00797149"/>
        </w:tc>
        <w:tc>
          <w:tcPr>
            <w:tcW w:w="1417" w:type="dxa"/>
            <w:gridSpan w:val="2"/>
          </w:tcPr>
          <w:p w14:paraId="44781342" w14:textId="57B77A3C" w:rsidR="00AB48E4" w:rsidRDefault="00AB48E4" w:rsidP="00797149">
            <w:r>
              <w:t>…</w:t>
            </w:r>
            <w:r w:rsidR="00967368">
              <w:t>4</w:t>
            </w:r>
          </w:p>
        </w:tc>
        <w:tc>
          <w:tcPr>
            <w:tcW w:w="1551" w:type="dxa"/>
          </w:tcPr>
          <w:p w14:paraId="4D879A66" w14:textId="77777777" w:rsidR="00AB48E4" w:rsidRDefault="00AB48E4" w:rsidP="00797149"/>
        </w:tc>
        <w:tc>
          <w:tcPr>
            <w:tcW w:w="1842" w:type="dxa"/>
            <w:gridSpan w:val="2"/>
          </w:tcPr>
          <w:p w14:paraId="663B2992" w14:textId="715B5421" w:rsidR="00AB48E4" w:rsidRDefault="00967368" w:rsidP="00797149">
            <w:r>
              <w:rPr>
                <w:rFonts w:hint="eastAsia"/>
              </w:rPr>
              <w:t>差异</w:t>
            </w:r>
          </w:p>
        </w:tc>
        <w:tc>
          <w:tcPr>
            <w:tcW w:w="2306" w:type="dxa"/>
            <w:gridSpan w:val="2"/>
          </w:tcPr>
          <w:p w14:paraId="06B6C32C" w14:textId="77777777" w:rsidR="00AB48E4" w:rsidRDefault="00AB48E4" w:rsidP="00797149"/>
        </w:tc>
      </w:tr>
      <w:tr w:rsidR="00F670C0" w14:paraId="4C4C9B30" w14:textId="77777777" w:rsidTr="00192FD1">
        <w:trPr>
          <w:trHeight w:val="327"/>
          <w:jc w:val="center"/>
        </w:trPr>
        <w:tc>
          <w:tcPr>
            <w:tcW w:w="8104" w:type="dxa"/>
            <w:gridSpan w:val="8"/>
          </w:tcPr>
          <w:p w14:paraId="00AD040A" w14:textId="77777777" w:rsidR="00F670C0" w:rsidRDefault="00F670C0" w:rsidP="00797149">
            <w:pPr>
              <w:jc w:val="center"/>
            </w:pPr>
            <w:r>
              <w:rPr>
                <w:rFonts w:hint="eastAsia"/>
              </w:rPr>
              <w:t>保</w:t>
            </w:r>
            <w:r>
              <w:rPr>
                <w:rFonts w:hint="eastAsia"/>
              </w:rPr>
              <w:t xml:space="preserve">  </w:t>
            </w:r>
            <w:r>
              <w:rPr>
                <w:rFonts w:hint="eastAsia"/>
              </w:rPr>
              <w:t>存</w:t>
            </w:r>
          </w:p>
          <w:p w14:paraId="0880B280" w14:textId="77777777" w:rsidR="00F56260" w:rsidRDefault="00F56260" w:rsidP="00797149">
            <w:pPr>
              <w:jc w:val="center"/>
            </w:pPr>
            <w:r>
              <w:rPr>
                <w:rFonts w:hint="eastAsia"/>
              </w:rPr>
              <w:t>S</w:t>
            </w:r>
            <w:r>
              <w:t>AVE</w:t>
            </w:r>
          </w:p>
        </w:tc>
      </w:tr>
    </w:tbl>
    <w:p w14:paraId="31EA58BE" w14:textId="77777777" w:rsidR="00A77DD7" w:rsidRDefault="00A77DD7" w:rsidP="00A77DD7">
      <w:pPr>
        <w:jc w:val="both"/>
      </w:pPr>
    </w:p>
    <w:p w14:paraId="065B3A28" w14:textId="77777777" w:rsidR="00A77DD7" w:rsidRDefault="00A77DD7" w:rsidP="00A77DD7">
      <w:pPr>
        <w:pStyle w:val="5"/>
      </w:pPr>
      <w:r>
        <w:rPr>
          <w:rFonts w:hint="eastAsia"/>
        </w:rPr>
        <w:t>逻辑控制</w:t>
      </w:r>
    </w:p>
    <w:p w14:paraId="74D2CECB" w14:textId="77777777" w:rsidR="00A77DD7" w:rsidRDefault="00622C43" w:rsidP="003A73DA">
      <w:pPr>
        <w:numPr>
          <w:ilvl w:val="0"/>
          <w:numId w:val="11"/>
        </w:numPr>
        <w:ind w:leftChars="567" w:left="1781" w:rightChars="100" w:right="240"/>
      </w:pPr>
      <w:r>
        <w:rPr>
          <w:rFonts w:hint="eastAsia"/>
        </w:rPr>
        <w:t>非固定参数设定是由专业和授权级别联合划定费用标准。</w:t>
      </w:r>
    </w:p>
    <w:p w14:paraId="56543FC6" w14:textId="77777777" w:rsidR="00622C43" w:rsidRDefault="00622C43" w:rsidP="003A73DA">
      <w:pPr>
        <w:numPr>
          <w:ilvl w:val="0"/>
          <w:numId w:val="11"/>
        </w:numPr>
        <w:ind w:leftChars="567" w:left="1781" w:rightChars="100" w:right="240"/>
      </w:pPr>
      <w:r>
        <w:rPr>
          <w:rFonts w:hint="eastAsia"/>
        </w:rPr>
        <w:t>后续根据授权级别种类的添加，专业的添加手工补充完善。</w:t>
      </w:r>
    </w:p>
    <w:p w14:paraId="791F7CD9" w14:textId="77777777" w:rsidR="00815969" w:rsidRDefault="00815969" w:rsidP="003A73DA">
      <w:pPr>
        <w:numPr>
          <w:ilvl w:val="0"/>
          <w:numId w:val="11"/>
        </w:numPr>
        <w:ind w:leftChars="567" w:left="1781" w:rightChars="100" w:right="240"/>
      </w:pPr>
      <w:r>
        <w:rPr>
          <w:rFonts w:hint="eastAsia"/>
        </w:rPr>
        <w:t>一个人</w:t>
      </w:r>
      <w:r>
        <w:rPr>
          <w:rFonts w:hint="eastAsia"/>
        </w:rPr>
        <w:t xml:space="preserve"> </w:t>
      </w:r>
      <w:r>
        <w:rPr>
          <w:rFonts w:hint="eastAsia"/>
        </w:rPr>
        <w:t>的津贴计算公式为：</w:t>
      </w:r>
    </w:p>
    <w:p w14:paraId="48057C94" w14:textId="3EC17A5A" w:rsidR="00AB48E4" w:rsidRPr="00A30B41" w:rsidRDefault="00302C92" w:rsidP="003A73DA">
      <w:pPr>
        <w:numPr>
          <w:ilvl w:val="0"/>
          <w:numId w:val="11"/>
        </w:numPr>
        <w:ind w:leftChars="567" w:left="1781" w:rightChars="100" w:right="240"/>
        <w:rPr>
          <w:b/>
          <w:color w:val="FF0000"/>
        </w:rPr>
      </w:pPr>
      <w:r w:rsidRPr="00A30B41">
        <w:rPr>
          <w:rFonts w:hint="eastAsia"/>
          <w:b/>
          <w:color w:val="FF0000"/>
        </w:rPr>
        <w:t>总值</w:t>
      </w:r>
      <w:r w:rsidRPr="00A30B41">
        <w:rPr>
          <w:rFonts w:hint="eastAsia"/>
          <w:b/>
          <w:color w:val="FF0000"/>
        </w:rPr>
        <w:t xml:space="preserve"> =</w:t>
      </w:r>
      <w:r w:rsidRPr="00A30B41">
        <w:rPr>
          <w:b/>
          <w:color w:val="FF0000"/>
        </w:rPr>
        <w:t xml:space="preserve"> </w:t>
      </w:r>
      <w:r w:rsidR="00815969" w:rsidRPr="00A30B41">
        <w:rPr>
          <w:rFonts w:hint="eastAsia"/>
          <w:b/>
          <w:color w:val="FF0000"/>
        </w:rPr>
        <w:t>A</w:t>
      </w:r>
      <w:r w:rsidR="00815969" w:rsidRPr="00A30B41">
        <w:rPr>
          <w:b/>
          <w:color w:val="FF0000"/>
        </w:rPr>
        <w:t>+</w:t>
      </w:r>
      <w:r w:rsidR="00967368">
        <w:rPr>
          <w:b/>
          <w:color w:val="FF0000"/>
        </w:rPr>
        <w:t>H*</w:t>
      </w:r>
      <w:r w:rsidR="00967368">
        <w:rPr>
          <w:rFonts w:hint="eastAsia"/>
          <w:b/>
          <w:color w:val="FF0000"/>
        </w:rPr>
        <w:t>{</w:t>
      </w:r>
      <w:r w:rsidR="00815969" w:rsidRPr="00A30B41">
        <w:rPr>
          <w:b/>
          <w:color w:val="FF0000"/>
        </w:rPr>
        <w:t>B</w:t>
      </w:r>
      <w:r w:rsidR="00815969" w:rsidRPr="00A30B41">
        <w:rPr>
          <w:rFonts w:hint="eastAsia"/>
          <w:b/>
          <w:color w:val="FF0000"/>
        </w:rPr>
        <w:t>+C+</w:t>
      </w:r>
      <w:r w:rsidR="00815969" w:rsidRPr="00A30B41">
        <w:rPr>
          <w:b/>
          <w:color w:val="FF0000"/>
        </w:rPr>
        <w:t>D</w:t>
      </w:r>
      <w:r w:rsidR="00815969" w:rsidRPr="00A30B41">
        <w:rPr>
          <w:rFonts w:hint="eastAsia"/>
          <w:b/>
          <w:color w:val="FF0000"/>
        </w:rPr>
        <w:t>+E</w:t>
      </w:r>
      <w:r w:rsidR="00815969" w:rsidRPr="00A30B41">
        <w:rPr>
          <w:b/>
          <w:color w:val="FF0000"/>
        </w:rPr>
        <w:t>+F</w:t>
      </w:r>
      <w:r w:rsidR="00AB48E4" w:rsidRPr="00A30B41">
        <w:rPr>
          <w:b/>
          <w:color w:val="FF0000"/>
        </w:rPr>
        <w:t xml:space="preserve"> </w:t>
      </w:r>
    </w:p>
    <w:p w14:paraId="15891B66" w14:textId="7CEE2982" w:rsidR="00AB48E4" w:rsidRPr="00A30B41" w:rsidRDefault="00AB48E4" w:rsidP="00AB48E4">
      <w:pPr>
        <w:ind w:left="1781" w:rightChars="100" w:right="240"/>
        <w:rPr>
          <w:b/>
          <w:color w:val="FF0000"/>
        </w:rPr>
      </w:pPr>
      <w:r w:rsidRPr="00A30B41">
        <w:rPr>
          <w:b/>
          <w:color w:val="FF0000"/>
        </w:rPr>
        <w:t>+</w:t>
      </w:r>
      <w:r w:rsidR="0041078D" w:rsidRPr="00A30B41">
        <w:rPr>
          <w:b/>
          <w:color w:val="FF0000"/>
        </w:rPr>
        <w:t xml:space="preserve">                </w:t>
      </w:r>
      <w:r w:rsidR="007F7C0F">
        <w:rPr>
          <w:b/>
          <w:color w:val="FF0000"/>
        </w:rPr>
        <w:t>独立合计</w:t>
      </w:r>
      <w:r w:rsidR="007F7C0F">
        <w:rPr>
          <w:rFonts w:hint="eastAsia"/>
          <w:b/>
          <w:color w:val="FF0000"/>
        </w:rPr>
        <w:t>/</w:t>
      </w:r>
      <w:r w:rsidR="00967368">
        <w:rPr>
          <w:rFonts w:hint="eastAsia"/>
          <w:b/>
          <w:color w:val="FF0000"/>
        </w:rPr>
        <w:t>独立</w:t>
      </w:r>
      <w:r w:rsidR="00302C92" w:rsidRPr="00A30B41">
        <w:rPr>
          <w:rFonts w:hint="eastAsia"/>
          <w:b/>
          <w:color w:val="FF0000"/>
        </w:rPr>
        <w:t>数量</w:t>
      </w:r>
      <w:r w:rsidR="00302C92" w:rsidRPr="00A30B41">
        <w:rPr>
          <w:rFonts w:hint="eastAsia"/>
          <w:b/>
          <w:color w:val="FF0000"/>
        </w:rPr>
        <w:t>*</w:t>
      </w:r>
      <w:r w:rsidR="00302C92" w:rsidRPr="00A30B41">
        <w:rPr>
          <w:rFonts w:hint="eastAsia"/>
          <w:b/>
          <w:color w:val="FF0000"/>
        </w:rPr>
        <w:t>（</w:t>
      </w:r>
      <w:r w:rsidR="00302C92" w:rsidRPr="00A30B41">
        <w:rPr>
          <w:rFonts w:hint="eastAsia"/>
          <w:b/>
          <w:color w:val="FF0000"/>
        </w:rPr>
        <w:t>1+</w:t>
      </w:r>
      <w:r w:rsidR="00C21CBF" w:rsidRPr="00A30B41">
        <w:rPr>
          <w:rFonts w:hint="eastAsia"/>
          <w:b/>
          <w:color w:val="FF0000"/>
        </w:rPr>
        <w:t>1/2+1/3</w:t>
      </w:r>
      <w:r w:rsidR="00E81473" w:rsidRPr="00A30B41">
        <w:rPr>
          <w:b/>
          <w:color w:val="FF0000"/>
        </w:rPr>
        <w:t>+…</w:t>
      </w:r>
      <w:r w:rsidR="00302C92" w:rsidRPr="00A30B41">
        <w:rPr>
          <w:rFonts w:hint="eastAsia"/>
          <w:b/>
          <w:color w:val="FF0000"/>
        </w:rPr>
        <w:t>）</w:t>
      </w:r>
    </w:p>
    <w:p w14:paraId="662E6533" w14:textId="5D58AE94" w:rsidR="00E06EDC" w:rsidRPr="00356C75" w:rsidRDefault="00C21CBF" w:rsidP="00356C75">
      <w:pPr>
        <w:ind w:left="1781" w:rightChars="100" w:right="240"/>
        <w:rPr>
          <w:b/>
          <w:color w:val="FF0000"/>
        </w:rPr>
      </w:pPr>
      <w:r w:rsidRPr="00A30B41">
        <w:rPr>
          <w:rFonts w:hint="eastAsia"/>
          <w:b/>
          <w:color w:val="FF0000"/>
        </w:rPr>
        <w:t>+</w:t>
      </w:r>
      <w:r w:rsidR="00556E1E" w:rsidRPr="00A30B41">
        <w:rPr>
          <w:b/>
          <w:color w:val="FF0000"/>
        </w:rPr>
        <w:t xml:space="preserve"> </w:t>
      </w:r>
      <w:r w:rsidR="00556E1E" w:rsidRPr="00A30B41">
        <w:rPr>
          <w:rFonts w:hint="eastAsia"/>
          <w:b/>
          <w:color w:val="FF0000"/>
        </w:rPr>
        <w:t>G</w:t>
      </w:r>
      <w:r w:rsidR="00556E1E" w:rsidRPr="00A30B41">
        <w:rPr>
          <w:b/>
          <w:color w:val="FF0000"/>
        </w:rPr>
        <w:t xml:space="preserve"> </w:t>
      </w:r>
      <w:r w:rsidR="00E81473" w:rsidRPr="00A30B41">
        <w:rPr>
          <w:rFonts w:hint="eastAsia"/>
          <w:b/>
          <w:color w:val="FF0000"/>
        </w:rPr>
        <w:t>*</w:t>
      </w:r>
      <w:r w:rsidR="00967368">
        <w:rPr>
          <w:rFonts w:hint="eastAsia"/>
          <w:b/>
          <w:color w:val="FF0000"/>
        </w:rPr>
        <w:t>（差异</w:t>
      </w:r>
      <w:r w:rsidR="007F7C0F">
        <w:rPr>
          <w:b/>
          <w:color w:val="FF0000"/>
        </w:rPr>
        <w:t>合计</w:t>
      </w:r>
      <w:r w:rsidR="007F7C0F">
        <w:rPr>
          <w:rFonts w:hint="eastAsia"/>
          <w:b/>
          <w:color w:val="FF0000"/>
        </w:rPr>
        <w:t>/</w:t>
      </w:r>
      <w:r w:rsidR="007F7C0F">
        <w:rPr>
          <w:rFonts w:hint="eastAsia"/>
          <w:b/>
          <w:color w:val="FF0000"/>
        </w:rPr>
        <w:t>独立</w:t>
      </w:r>
      <w:r w:rsidR="007F7C0F" w:rsidRPr="00A30B41">
        <w:rPr>
          <w:rFonts w:hint="eastAsia"/>
          <w:b/>
          <w:color w:val="FF0000"/>
        </w:rPr>
        <w:t>数量</w:t>
      </w:r>
      <w:r w:rsidR="00E81473" w:rsidRPr="00A30B41">
        <w:rPr>
          <w:rFonts w:hint="eastAsia"/>
          <w:b/>
          <w:color w:val="FF0000"/>
        </w:rPr>
        <w:t>*</w:t>
      </w:r>
      <w:r w:rsidR="00E81473" w:rsidRPr="00A30B41">
        <w:rPr>
          <w:rFonts w:hint="eastAsia"/>
          <w:b/>
          <w:color w:val="FF0000"/>
        </w:rPr>
        <w:t>（</w:t>
      </w:r>
      <w:r w:rsidR="00E81473" w:rsidRPr="00A30B41">
        <w:rPr>
          <w:rFonts w:hint="eastAsia"/>
          <w:b/>
          <w:color w:val="FF0000"/>
        </w:rPr>
        <w:t>1+1</w:t>
      </w:r>
      <w:r w:rsidR="0041078D" w:rsidRPr="00A30B41">
        <w:rPr>
          <w:b/>
          <w:color w:val="FF0000"/>
        </w:rPr>
        <w:t>/2</w:t>
      </w:r>
      <w:r w:rsidR="0041078D" w:rsidRPr="00A30B41">
        <w:rPr>
          <w:rFonts w:hint="eastAsia"/>
          <w:b/>
          <w:color w:val="FF0000"/>
        </w:rPr>
        <w:t>+1/3</w:t>
      </w:r>
      <w:r w:rsidR="0041078D" w:rsidRPr="00A30B41">
        <w:rPr>
          <w:b/>
          <w:color w:val="FF0000"/>
        </w:rPr>
        <w:t>+…</w:t>
      </w:r>
      <w:r w:rsidR="00E81473" w:rsidRPr="00A30B41">
        <w:rPr>
          <w:rFonts w:hint="eastAsia"/>
          <w:b/>
          <w:color w:val="FF0000"/>
        </w:rPr>
        <w:t>））</w:t>
      </w:r>
      <w:r w:rsidR="00967368">
        <w:rPr>
          <w:rFonts w:hint="eastAsia"/>
          <w:b/>
          <w:color w:val="FF0000"/>
        </w:rPr>
        <w:t>}</w:t>
      </w:r>
    </w:p>
    <w:p w14:paraId="1CED4AB8" w14:textId="6EC655C7" w:rsidR="00E06EDC" w:rsidRDefault="00E06EDC" w:rsidP="003A73DA">
      <w:pPr>
        <w:numPr>
          <w:ilvl w:val="0"/>
          <w:numId w:val="11"/>
        </w:numPr>
        <w:ind w:leftChars="567" w:left="1781" w:rightChars="100" w:right="240"/>
      </w:pPr>
      <w:r>
        <w:rPr>
          <w:rFonts w:hint="eastAsia"/>
        </w:rPr>
        <w:t>点击“”菜单</w:t>
      </w:r>
      <w:r>
        <w:rPr>
          <w:rFonts w:hint="eastAsia"/>
        </w:rPr>
        <w:t>-&gt;&gt;</w:t>
      </w:r>
      <w:r>
        <w:t>””</w:t>
      </w:r>
      <w:r>
        <w:rPr>
          <w:rFonts w:hint="eastAsia"/>
        </w:rPr>
        <w:t>功能，选中一个授权人员，点击“津贴计算”</w:t>
      </w:r>
      <w:r>
        <w:t xml:space="preserve"> </w:t>
      </w:r>
      <w:r>
        <w:rPr>
          <w:rFonts w:hint="eastAsia"/>
        </w:rPr>
        <w:t>按钮。弹出该授权人员当前的授权津贴为</w:t>
      </w:r>
      <w:r>
        <w:rPr>
          <w:rFonts w:hint="eastAsia"/>
        </w:rPr>
        <w:t>_____</w:t>
      </w:r>
      <w:r>
        <w:rPr>
          <w:rFonts w:hint="eastAsia"/>
        </w:rPr>
        <w:t>。</w:t>
      </w:r>
    </w:p>
    <w:p w14:paraId="635D0CBC" w14:textId="77777777" w:rsidR="00356C75" w:rsidRDefault="00356C75" w:rsidP="003A73DA">
      <w:pPr>
        <w:numPr>
          <w:ilvl w:val="0"/>
          <w:numId w:val="11"/>
        </w:numPr>
        <w:ind w:leftChars="567" w:left="1781" w:rightChars="100" w:right="240"/>
      </w:pPr>
      <w:r>
        <w:rPr>
          <w:rFonts w:hint="eastAsia"/>
        </w:rPr>
        <w:t>全部人员津贴计算及导出</w:t>
      </w:r>
      <w:r>
        <w:rPr>
          <w:rFonts w:hint="eastAsia"/>
        </w:rPr>
        <w:t>excel</w:t>
      </w:r>
      <w:r>
        <w:rPr>
          <w:rFonts w:hint="eastAsia"/>
        </w:rPr>
        <w:t>表单功能</w:t>
      </w:r>
    </w:p>
    <w:p w14:paraId="49D5960C" w14:textId="6368C0CD" w:rsidR="00356C75" w:rsidRDefault="000602D1" w:rsidP="000602D1">
      <w:pPr>
        <w:jc w:val="center"/>
      </w:pPr>
      <w:ins w:id="14" w:author="gongqingbin" w:date="2018-01-11T10:19:00Z">
        <w:r w:rsidRPr="000602D1">
          <w:rPr>
            <w:noProof/>
          </w:rPr>
          <w:lastRenderedPageBreak/>
          <w:drawing>
            <wp:inline distT="0" distB="0" distL="0" distR="0" wp14:anchorId="44B96AF7" wp14:editId="18495C93">
              <wp:extent cx="5486400" cy="7759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7759700"/>
                      </a:xfrm>
                      <a:prstGeom prst="rect">
                        <a:avLst/>
                      </a:prstGeom>
                    </pic:spPr>
                  </pic:pic>
                </a:graphicData>
              </a:graphic>
            </wp:inline>
          </w:drawing>
        </w:r>
      </w:ins>
    </w:p>
    <w:p w14:paraId="56582B9E" w14:textId="77777777" w:rsidR="00794746" w:rsidRDefault="00794746" w:rsidP="00794746"/>
    <w:p w14:paraId="0ADF2F4C" w14:textId="77777777" w:rsidR="000602D1" w:rsidRDefault="000602D1" w:rsidP="00794746"/>
    <w:p w14:paraId="2F2622E5" w14:textId="77777777" w:rsidR="000602D1" w:rsidRDefault="000602D1" w:rsidP="00794746"/>
    <w:p w14:paraId="65156C14" w14:textId="77777777" w:rsidR="000602D1" w:rsidRDefault="000602D1" w:rsidP="00794746"/>
    <w:p w14:paraId="01E020A6" w14:textId="77777777" w:rsidR="000602D1" w:rsidRPr="00840F9C" w:rsidRDefault="000602D1" w:rsidP="00794746"/>
    <w:p w14:paraId="0F8E1DC6" w14:textId="77777777" w:rsidR="000E1867" w:rsidRDefault="00137BC6" w:rsidP="000E1867">
      <w:pPr>
        <w:pStyle w:val="3"/>
        <w:ind w:left="851"/>
      </w:pPr>
      <w:bookmarkStart w:id="15" w:name="_Toc503778742"/>
      <w:r>
        <w:rPr>
          <w:rFonts w:hint="eastAsia"/>
        </w:rPr>
        <w:lastRenderedPageBreak/>
        <w:t>面试题库管理</w:t>
      </w:r>
      <w:bookmarkEnd w:id="15"/>
    </w:p>
    <w:p w14:paraId="5A18F272" w14:textId="77777777" w:rsidR="005941A2" w:rsidRDefault="005941A2" w:rsidP="005941A2">
      <w:pPr>
        <w:pStyle w:val="5"/>
      </w:pPr>
      <w:r>
        <w:rPr>
          <w:rFonts w:hint="eastAsia"/>
        </w:rPr>
        <w:t>功能目标</w:t>
      </w:r>
    </w:p>
    <w:p w14:paraId="0A19DE21" w14:textId="77777777" w:rsidR="005941A2" w:rsidRDefault="005941A2" w:rsidP="005941A2">
      <w:r>
        <w:tab/>
      </w:r>
      <w:r>
        <w:tab/>
      </w:r>
      <w:r w:rsidR="00280F80">
        <w:rPr>
          <w:rFonts w:hint="eastAsia"/>
        </w:rPr>
        <w:t>针对授权人员面试时，选择的理论知识信息集合。</w:t>
      </w:r>
    </w:p>
    <w:p w14:paraId="1D6B3BE2" w14:textId="77777777" w:rsidR="005941A2" w:rsidRDefault="005941A2" w:rsidP="005941A2">
      <w:pPr>
        <w:pStyle w:val="5"/>
      </w:pPr>
      <w:r>
        <w:rPr>
          <w:rFonts w:hint="eastAsia"/>
        </w:rPr>
        <w:t>岗位权限</w:t>
      </w:r>
    </w:p>
    <w:p w14:paraId="35E500CE" w14:textId="77777777" w:rsidR="005941A2" w:rsidRDefault="005941A2" w:rsidP="005941A2">
      <w:r>
        <w:tab/>
      </w:r>
      <w:r>
        <w:tab/>
      </w:r>
    </w:p>
    <w:p w14:paraId="2D5C9F0D" w14:textId="77777777" w:rsidR="005A1C42" w:rsidRDefault="005941A2" w:rsidP="005A1C42">
      <w:pPr>
        <w:pStyle w:val="5"/>
      </w:pPr>
      <w:r>
        <w:rPr>
          <w:rFonts w:hint="eastAsia"/>
        </w:rPr>
        <w:t>信息项描述</w:t>
      </w:r>
    </w:p>
    <w:tbl>
      <w:tblPr>
        <w:tblStyle w:val="aff8"/>
        <w:tblW w:w="0" w:type="auto"/>
        <w:jc w:val="center"/>
        <w:tblLook w:val="04A0" w:firstRow="1" w:lastRow="0" w:firstColumn="1" w:lastColumn="0" w:noHBand="0" w:noVBand="1"/>
      </w:tblPr>
      <w:tblGrid>
        <w:gridCol w:w="8868"/>
      </w:tblGrid>
      <w:tr w:rsidR="005A1C42" w14:paraId="13E7D9A3" w14:textId="77777777" w:rsidTr="009C4C31">
        <w:trPr>
          <w:trHeight w:val="584"/>
          <w:jc w:val="center"/>
        </w:trPr>
        <w:tc>
          <w:tcPr>
            <w:tcW w:w="8734" w:type="dxa"/>
          </w:tcPr>
          <w:p w14:paraId="554E82BF" w14:textId="77777777" w:rsidR="005A1C42" w:rsidRDefault="005A1C42" w:rsidP="00A80B27">
            <w:r>
              <w:rPr>
                <w:rFonts w:hint="eastAsia"/>
              </w:rPr>
              <w:t>查询条件</w:t>
            </w:r>
          </w:p>
          <w:p w14:paraId="3FFACF19" w14:textId="77777777" w:rsidR="005A1C42" w:rsidRDefault="005A1C42" w:rsidP="00A80B27"/>
        </w:tc>
      </w:tr>
      <w:tr w:rsidR="005A1C42" w14:paraId="5015EC51" w14:textId="77777777" w:rsidTr="009C4C31">
        <w:trPr>
          <w:trHeight w:val="950"/>
          <w:jc w:val="center"/>
        </w:trPr>
        <w:tc>
          <w:tcPr>
            <w:tcW w:w="8734" w:type="dxa"/>
          </w:tcPr>
          <w:p w14:paraId="4094F6BD" w14:textId="77777777" w:rsidR="005A1C42" w:rsidRDefault="005A1C42" w:rsidP="00A80B27">
            <w:r>
              <w:rPr>
                <w:rFonts w:hint="eastAsia"/>
              </w:rPr>
              <w:t>按钮功能</w:t>
            </w:r>
          </w:p>
          <w:p w14:paraId="2DCA972A" w14:textId="77777777" w:rsidR="005A1C42" w:rsidRDefault="005A1C42" w:rsidP="00A80B27">
            <w:r>
              <w:rPr>
                <w:rFonts w:hint="eastAsia"/>
              </w:rPr>
              <w:t>查询</w:t>
            </w:r>
            <w:r>
              <w:rPr>
                <w:rFonts w:hint="eastAsia"/>
              </w:rPr>
              <w:t>,</w:t>
            </w:r>
            <w:r>
              <w:rPr>
                <w:rFonts w:hint="eastAsia"/>
              </w:rPr>
              <w:t>增加</w:t>
            </w:r>
            <w:r>
              <w:rPr>
                <w:rFonts w:hint="eastAsia"/>
              </w:rPr>
              <w:t>,</w:t>
            </w:r>
            <w:r>
              <w:rPr>
                <w:rFonts w:hint="eastAsia"/>
              </w:rPr>
              <w:t>删除</w:t>
            </w:r>
          </w:p>
        </w:tc>
      </w:tr>
      <w:tr w:rsidR="005A1C42" w14:paraId="3AF022B1" w14:textId="77777777" w:rsidTr="009C4C31">
        <w:trPr>
          <w:trHeight w:val="1205"/>
          <w:jc w:val="center"/>
        </w:trPr>
        <w:tc>
          <w:tcPr>
            <w:tcW w:w="8734" w:type="dxa"/>
          </w:tcPr>
          <w:p w14:paraId="7417B2E5" w14:textId="77777777" w:rsidR="005A1C42" w:rsidRDefault="005A1C42" w:rsidP="00A80B27">
            <w:r>
              <w:rPr>
                <w:rFonts w:hint="eastAsia"/>
              </w:rPr>
              <w:t>查询列表</w:t>
            </w:r>
          </w:p>
          <w:tbl>
            <w:tblPr>
              <w:tblStyle w:val="aff8"/>
              <w:tblW w:w="8642" w:type="dxa"/>
              <w:tblLook w:val="04A0" w:firstRow="1" w:lastRow="0" w:firstColumn="1" w:lastColumn="0" w:noHBand="0" w:noVBand="1"/>
            </w:tblPr>
            <w:tblGrid>
              <w:gridCol w:w="2159"/>
              <w:gridCol w:w="2161"/>
              <w:gridCol w:w="2161"/>
              <w:gridCol w:w="2161"/>
            </w:tblGrid>
            <w:tr w:rsidR="005A1C42" w14:paraId="46E29E8B" w14:textId="77777777" w:rsidTr="009C4C31">
              <w:trPr>
                <w:trHeight w:val="229"/>
              </w:trPr>
              <w:tc>
                <w:tcPr>
                  <w:tcW w:w="2159" w:type="dxa"/>
                  <w:shd w:val="clear" w:color="auto" w:fill="EAF1DD" w:themeFill="accent3" w:themeFillTint="33"/>
                </w:tcPr>
                <w:p w14:paraId="4C36E25E" w14:textId="77777777" w:rsidR="005A1C42" w:rsidRDefault="005A1C42" w:rsidP="00A80B27">
                  <w:r>
                    <w:rPr>
                      <w:rFonts w:hint="eastAsia"/>
                    </w:rPr>
                    <w:t>隶属部门</w:t>
                  </w:r>
                  <w:r w:rsidR="007F00E6">
                    <w:rPr>
                      <w:rFonts w:hint="eastAsia"/>
                    </w:rPr>
                    <w:t>（模块）</w:t>
                  </w:r>
                </w:p>
                <w:p w14:paraId="70970EA1" w14:textId="77777777" w:rsidR="000744A0" w:rsidRDefault="000744A0" w:rsidP="00A80B27">
                  <w:r w:rsidRPr="000744A0">
                    <w:t>Subordinate departments</w:t>
                  </w:r>
                </w:p>
              </w:tc>
              <w:tc>
                <w:tcPr>
                  <w:tcW w:w="2161" w:type="dxa"/>
                  <w:shd w:val="clear" w:color="auto" w:fill="EAF1DD" w:themeFill="accent3" w:themeFillTint="33"/>
                </w:tcPr>
                <w:p w14:paraId="6E193890" w14:textId="77777777" w:rsidR="005A1C42" w:rsidRDefault="005A1C42" w:rsidP="00A80B27">
                  <w:r>
                    <w:rPr>
                      <w:rFonts w:hint="eastAsia"/>
                    </w:rPr>
                    <w:t>试题名称</w:t>
                  </w:r>
                </w:p>
                <w:p w14:paraId="589BD2BD" w14:textId="77777777" w:rsidR="000744A0" w:rsidRDefault="000744A0" w:rsidP="00A80B27">
                  <w:r w:rsidRPr="000744A0">
                    <w:t>Item name</w:t>
                  </w:r>
                </w:p>
              </w:tc>
              <w:tc>
                <w:tcPr>
                  <w:tcW w:w="2161" w:type="dxa"/>
                  <w:shd w:val="clear" w:color="auto" w:fill="EAF1DD" w:themeFill="accent3" w:themeFillTint="33"/>
                </w:tcPr>
                <w:p w14:paraId="6CF08230" w14:textId="77777777" w:rsidR="005A1C42" w:rsidRDefault="005A1C42" w:rsidP="00A80B27">
                  <w:r>
                    <w:rPr>
                      <w:rFonts w:hint="eastAsia"/>
                    </w:rPr>
                    <w:t>试题内容</w:t>
                  </w:r>
                </w:p>
                <w:p w14:paraId="61BF49FF" w14:textId="77777777" w:rsidR="000744A0" w:rsidRDefault="000744A0" w:rsidP="00A80B27">
                  <w:r w:rsidRPr="000744A0">
                    <w:t>contents of test questions</w:t>
                  </w:r>
                </w:p>
              </w:tc>
              <w:tc>
                <w:tcPr>
                  <w:tcW w:w="2161" w:type="dxa"/>
                  <w:shd w:val="clear" w:color="auto" w:fill="EAF1DD" w:themeFill="accent3" w:themeFillTint="33"/>
                </w:tcPr>
                <w:p w14:paraId="02869E79" w14:textId="77777777" w:rsidR="005A1C42" w:rsidRDefault="005A1C42" w:rsidP="00A80B27">
                  <w:r>
                    <w:rPr>
                      <w:rFonts w:hint="eastAsia"/>
                    </w:rPr>
                    <w:t>试题类型</w:t>
                  </w:r>
                </w:p>
                <w:p w14:paraId="017A2B7A" w14:textId="77777777" w:rsidR="000744A0" w:rsidRDefault="000744A0" w:rsidP="00A80B27">
                  <w:r w:rsidRPr="000744A0">
                    <w:t>question type</w:t>
                  </w:r>
                </w:p>
              </w:tc>
            </w:tr>
            <w:tr w:rsidR="005A1C42" w14:paraId="0CF889D7" w14:textId="77777777" w:rsidTr="009C4C31">
              <w:trPr>
                <w:trHeight w:val="162"/>
              </w:trPr>
              <w:tc>
                <w:tcPr>
                  <w:tcW w:w="2159" w:type="dxa"/>
                </w:tcPr>
                <w:p w14:paraId="7EE9264F" w14:textId="77777777" w:rsidR="005A1C42" w:rsidRDefault="005A1C42" w:rsidP="00A80B27"/>
              </w:tc>
              <w:tc>
                <w:tcPr>
                  <w:tcW w:w="2161" w:type="dxa"/>
                </w:tcPr>
                <w:p w14:paraId="516FA068" w14:textId="77777777" w:rsidR="005A1C42" w:rsidRDefault="005A1C42" w:rsidP="00A80B27"/>
              </w:tc>
              <w:tc>
                <w:tcPr>
                  <w:tcW w:w="2161" w:type="dxa"/>
                </w:tcPr>
                <w:p w14:paraId="42698B6D" w14:textId="77777777" w:rsidR="005A1C42" w:rsidRDefault="005A1C42" w:rsidP="00A80B27"/>
              </w:tc>
              <w:tc>
                <w:tcPr>
                  <w:tcW w:w="2161" w:type="dxa"/>
                </w:tcPr>
                <w:p w14:paraId="66169FAC" w14:textId="77777777" w:rsidR="005A1C42" w:rsidRDefault="005A1C42" w:rsidP="00A80B27"/>
              </w:tc>
            </w:tr>
            <w:tr w:rsidR="005A1C42" w14:paraId="3AFD32C1" w14:textId="77777777" w:rsidTr="009C4C31">
              <w:trPr>
                <w:trHeight w:val="162"/>
              </w:trPr>
              <w:tc>
                <w:tcPr>
                  <w:tcW w:w="2159" w:type="dxa"/>
                </w:tcPr>
                <w:p w14:paraId="35CCB65A" w14:textId="77777777" w:rsidR="005A1C42" w:rsidRDefault="005A1C42" w:rsidP="00A80B27"/>
              </w:tc>
              <w:tc>
                <w:tcPr>
                  <w:tcW w:w="2161" w:type="dxa"/>
                </w:tcPr>
                <w:p w14:paraId="097C6BD9" w14:textId="77777777" w:rsidR="005A1C42" w:rsidRDefault="005A1C42" w:rsidP="00A80B27"/>
              </w:tc>
              <w:tc>
                <w:tcPr>
                  <w:tcW w:w="2161" w:type="dxa"/>
                </w:tcPr>
                <w:p w14:paraId="05420C72" w14:textId="77777777" w:rsidR="005A1C42" w:rsidRDefault="005A1C42" w:rsidP="00A80B27"/>
              </w:tc>
              <w:tc>
                <w:tcPr>
                  <w:tcW w:w="2161" w:type="dxa"/>
                </w:tcPr>
                <w:p w14:paraId="51E4361F" w14:textId="77777777" w:rsidR="005A1C42" w:rsidRDefault="005A1C42" w:rsidP="00A80B27"/>
              </w:tc>
            </w:tr>
          </w:tbl>
          <w:p w14:paraId="1E90FABF" w14:textId="77777777" w:rsidR="005A1C42" w:rsidRDefault="005A1C42" w:rsidP="00A80B27"/>
        </w:tc>
      </w:tr>
    </w:tbl>
    <w:p w14:paraId="296FA7B6" w14:textId="77777777" w:rsidR="005A1C42" w:rsidRDefault="005A1C42" w:rsidP="005A1C42"/>
    <w:p w14:paraId="3B81A891" w14:textId="77777777" w:rsidR="005A1C42" w:rsidRDefault="009C4C31" w:rsidP="005A1C42">
      <w:r>
        <w:tab/>
      </w:r>
      <w:r>
        <w:rPr>
          <w:rFonts w:hint="eastAsia"/>
        </w:rPr>
        <w:t>点击“新增”按钮</w:t>
      </w:r>
    </w:p>
    <w:tbl>
      <w:tblPr>
        <w:tblStyle w:val="aff8"/>
        <w:tblW w:w="0" w:type="auto"/>
        <w:jc w:val="center"/>
        <w:tblLook w:val="04A0" w:firstRow="1" w:lastRow="0" w:firstColumn="1" w:lastColumn="0" w:noHBand="0" w:noVBand="1"/>
      </w:tblPr>
      <w:tblGrid>
        <w:gridCol w:w="2244"/>
        <w:gridCol w:w="2247"/>
        <w:gridCol w:w="2246"/>
        <w:gridCol w:w="2047"/>
      </w:tblGrid>
      <w:tr w:rsidR="005A1C42" w14:paraId="78DE1189" w14:textId="77777777" w:rsidTr="00AA1B2F">
        <w:trPr>
          <w:trHeight w:val="615"/>
          <w:jc w:val="center"/>
        </w:trPr>
        <w:tc>
          <w:tcPr>
            <w:tcW w:w="2244" w:type="dxa"/>
            <w:shd w:val="clear" w:color="auto" w:fill="EAF1DD" w:themeFill="accent3" w:themeFillTint="33"/>
          </w:tcPr>
          <w:p w14:paraId="782C8609" w14:textId="77777777" w:rsidR="005A1C42" w:rsidRDefault="005A1C42" w:rsidP="00A80B27">
            <w:r>
              <w:rPr>
                <w:rFonts w:hint="eastAsia"/>
              </w:rPr>
              <w:t>隶属部门</w:t>
            </w:r>
            <w:r w:rsidR="00C066DB">
              <w:rPr>
                <w:rFonts w:hint="eastAsia"/>
              </w:rPr>
              <w:t>（模块）</w:t>
            </w:r>
          </w:p>
          <w:p w14:paraId="5F1EEC6C" w14:textId="77777777" w:rsidR="000744A0" w:rsidRDefault="000744A0" w:rsidP="00A80B27">
            <w:r w:rsidRPr="000744A0">
              <w:t>Subordinate departments</w:t>
            </w:r>
          </w:p>
        </w:tc>
        <w:tc>
          <w:tcPr>
            <w:tcW w:w="2247" w:type="dxa"/>
            <w:shd w:val="clear" w:color="auto" w:fill="FFFFFF" w:themeFill="background1"/>
          </w:tcPr>
          <w:p w14:paraId="4060CD77" w14:textId="77777777" w:rsidR="005A1C42" w:rsidRDefault="009C4C31" w:rsidP="00A80B27">
            <w:r>
              <w:rPr>
                <w:rFonts w:hint="eastAsia"/>
              </w:rPr>
              <w:t>选择</w:t>
            </w:r>
          </w:p>
        </w:tc>
        <w:tc>
          <w:tcPr>
            <w:tcW w:w="2246" w:type="dxa"/>
            <w:shd w:val="clear" w:color="auto" w:fill="EAF1DD" w:themeFill="accent3" w:themeFillTint="33"/>
          </w:tcPr>
          <w:p w14:paraId="5CB72D17" w14:textId="77777777" w:rsidR="005A1C42" w:rsidRDefault="009C4C31" w:rsidP="00A80B27">
            <w:r>
              <w:rPr>
                <w:rFonts w:hint="eastAsia"/>
              </w:rPr>
              <w:t>试题名称</w:t>
            </w:r>
          </w:p>
          <w:p w14:paraId="7A49A38B" w14:textId="77777777" w:rsidR="000744A0" w:rsidRDefault="000744A0" w:rsidP="00A80B27">
            <w:r w:rsidRPr="000744A0">
              <w:t>Item name</w:t>
            </w:r>
          </w:p>
        </w:tc>
        <w:tc>
          <w:tcPr>
            <w:tcW w:w="2047" w:type="dxa"/>
            <w:shd w:val="clear" w:color="auto" w:fill="FFFFFF" w:themeFill="background1"/>
          </w:tcPr>
          <w:p w14:paraId="761403AE" w14:textId="77777777" w:rsidR="005A1C42" w:rsidRDefault="005A1C42" w:rsidP="00A80B27"/>
        </w:tc>
      </w:tr>
      <w:tr w:rsidR="00375024" w14:paraId="775A0600" w14:textId="77777777" w:rsidTr="00AA1B2F">
        <w:trPr>
          <w:trHeight w:val="779"/>
          <w:jc w:val="center"/>
        </w:trPr>
        <w:tc>
          <w:tcPr>
            <w:tcW w:w="2244" w:type="dxa"/>
            <w:shd w:val="clear" w:color="auto" w:fill="EAF1DD" w:themeFill="accent3" w:themeFillTint="33"/>
          </w:tcPr>
          <w:p w14:paraId="418485CC" w14:textId="77777777" w:rsidR="00375024" w:rsidRDefault="00375024" w:rsidP="00A80B27">
            <w:r>
              <w:rPr>
                <w:rFonts w:hint="eastAsia"/>
              </w:rPr>
              <w:t>试题类型</w:t>
            </w:r>
          </w:p>
          <w:p w14:paraId="4B39CCFE" w14:textId="101302E7" w:rsidR="00375024" w:rsidRDefault="00375024" w:rsidP="00A80B27">
            <w:r w:rsidRPr="00375024">
              <w:t>question type</w:t>
            </w:r>
          </w:p>
        </w:tc>
        <w:tc>
          <w:tcPr>
            <w:tcW w:w="6540" w:type="dxa"/>
            <w:gridSpan w:val="3"/>
            <w:shd w:val="clear" w:color="auto" w:fill="EAF1DD" w:themeFill="accent3" w:themeFillTint="33"/>
          </w:tcPr>
          <w:p w14:paraId="1EBDEDD7" w14:textId="61D88A2D" w:rsidR="00375024" w:rsidRDefault="00375024" w:rsidP="00A80B27"/>
        </w:tc>
      </w:tr>
      <w:tr w:rsidR="009C4C31" w14:paraId="61987CA5" w14:textId="77777777" w:rsidTr="00AA1B2F">
        <w:trPr>
          <w:trHeight w:val="720"/>
          <w:jc w:val="center"/>
        </w:trPr>
        <w:tc>
          <w:tcPr>
            <w:tcW w:w="2244" w:type="dxa"/>
          </w:tcPr>
          <w:p w14:paraId="4C38E672" w14:textId="77777777" w:rsidR="009C4C31" w:rsidRDefault="009C4C31" w:rsidP="00A80B27">
            <w:r>
              <w:rPr>
                <w:rFonts w:hint="eastAsia"/>
              </w:rPr>
              <w:t>试题内容</w:t>
            </w:r>
          </w:p>
          <w:p w14:paraId="3DED84F9" w14:textId="77777777" w:rsidR="000744A0" w:rsidRDefault="000744A0" w:rsidP="00A80B27">
            <w:r w:rsidRPr="000744A0">
              <w:t>contents of test questions</w:t>
            </w:r>
          </w:p>
        </w:tc>
        <w:tc>
          <w:tcPr>
            <w:tcW w:w="6540" w:type="dxa"/>
            <w:gridSpan w:val="3"/>
          </w:tcPr>
          <w:p w14:paraId="5C130AF7" w14:textId="77777777" w:rsidR="009C4C31" w:rsidRDefault="009C4C31" w:rsidP="00A80B27"/>
        </w:tc>
      </w:tr>
      <w:tr w:rsidR="009C4C31" w14:paraId="11E76381" w14:textId="77777777" w:rsidTr="00AA1B2F">
        <w:trPr>
          <w:trHeight w:val="594"/>
          <w:jc w:val="center"/>
        </w:trPr>
        <w:tc>
          <w:tcPr>
            <w:tcW w:w="2244" w:type="dxa"/>
          </w:tcPr>
          <w:p w14:paraId="31F2BAC1" w14:textId="77777777" w:rsidR="009C4C31" w:rsidRDefault="00AE682A" w:rsidP="00A80B27">
            <w:r>
              <w:rPr>
                <w:rFonts w:hint="eastAsia"/>
              </w:rPr>
              <w:t>标准答案</w:t>
            </w:r>
          </w:p>
          <w:p w14:paraId="47F35EC5" w14:textId="77777777" w:rsidR="000744A0" w:rsidRDefault="000744A0" w:rsidP="00A80B27">
            <w:r w:rsidRPr="000744A0">
              <w:t>standard answer</w:t>
            </w:r>
          </w:p>
        </w:tc>
        <w:tc>
          <w:tcPr>
            <w:tcW w:w="6540" w:type="dxa"/>
            <w:gridSpan w:val="3"/>
          </w:tcPr>
          <w:p w14:paraId="5E87918B" w14:textId="77777777" w:rsidR="009C4C31" w:rsidRDefault="009C4C31" w:rsidP="00A80B27"/>
        </w:tc>
      </w:tr>
      <w:tr w:rsidR="000948D5" w14:paraId="4C36ECF2" w14:textId="77777777" w:rsidTr="00AA1B2F">
        <w:trPr>
          <w:trHeight w:val="772"/>
          <w:jc w:val="center"/>
        </w:trPr>
        <w:tc>
          <w:tcPr>
            <w:tcW w:w="2244" w:type="dxa"/>
          </w:tcPr>
          <w:p w14:paraId="74E115D1" w14:textId="77777777" w:rsidR="000948D5" w:rsidRDefault="0057511E" w:rsidP="00A80B27">
            <w:r>
              <w:rPr>
                <w:rFonts w:hint="eastAsia"/>
              </w:rPr>
              <w:t>备注</w:t>
            </w:r>
            <w:r w:rsidR="00891AD6">
              <w:rPr>
                <w:rFonts w:hint="eastAsia"/>
              </w:rPr>
              <w:t>说明</w:t>
            </w:r>
          </w:p>
          <w:p w14:paraId="7A0ED77A" w14:textId="77777777" w:rsidR="000744A0" w:rsidRDefault="000744A0" w:rsidP="00A80B27">
            <w:r w:rsidRPr="000744A0">
              <w:t>Descr</w:t>
            </w:r>
          </w:p>
        </w:tc>
        <w:tc>
          <w:tcPr>
            <w:tcW w:w="6540" w:type="dxa"/>
            <w:gridSpan w:val="3"/>
          </w:tcPr>
          <w:p w14:paraId="266D5A88" w14:textId="77777777" w:rsidR="000948D5" w:rsidRDefault="000948D5" w:rsidP="00A80B27"/>
        </w:tc>
      </w:tr>
      <w:tr w:rsidR="00405C36" w14:paraId="2E54D519" w14:textId="77777777" w:rsidTr="00AA1B2F">
        <w:trPr>
          <w:trHeight w:val="544"/>
          <w:jc w:val="center"/>
        </w:trPr>
        <w:tc>
          <w:tcPr>
            <w:tcW w:w="8784" w:type="dxa"/>
            <w:gridSpan w:val="4"/>
            <w:shd w:val="clear" w:color="auto" w:fill="EAF1DD" w:themeFill="accent3" w:themeFillTint="33"/>
          </w:tcPr>
          <w:p w14:paraId="722CDC13" w14:textId="77777777" w:rsidR="00405C36" w:rsidRDefault="00405C36" w:rsidP="00405C36">
            <w:pPr>
              <w:jc w:val="center"/>
            </w:pPr>
            <w:r>
              <w:rPr>
                <w:rFonts w:hint="eastAsia"/>
              </w:rPr>
              <w:t>保存　　取消</w:t>
            </w:r>
          </w:p>
          <w:p w14:paraId="3E03AEC7" w14:textId="77777777" w:rsidR="000744A0" w:rsidRDefault="000744A0" w:rsidP="000744A0">
            <w:r>
              <w:rPr>
                <w:rFonts w:hint="eastAsia"/>
              </w:rPr>
              <w:t xml:space="preserve"> </w:t>
            </w:r>
            <w:r>
              <w:t xml:space="preserve">                                                                  SAVE        CANCEL</w:t>
            </w:r>
          </w:p>
        </w:tc>
      </w:tr>
    </w:tbl>
    <w:p w14:paraId="69A16CB1" w14:textId="3752A7AD" w:rsidR="000602D1" w:rsidRDefault="005941A2" w:rsidP="000602D1">
      <w:pPr>
        <w:pStyle w:val="5"/>
      </w:pPr>
      <w:r>
        <w:rPr>
          <w:rFonts w:hint="eastAsia"/>
        </w:rPr>
        <w:t>逻辑控制</w:t>
      </w:r>
      <w:r w:rsidR="000602D1">
        <w:br w:type="page"/>
      </w:r>
    </w:p>
    <w:p w14:paraId="4A0072A6" w14:textId="0CC64367" w:rsidR="000602D1" w:rsidRDefault="000602D1" w:rsidP="000602D1">
      <w:pPr>
        <w:pStyle w:val="3"/>
        <w:ind w:left="851"/>
      </w:pPr>
      <w:bookmarkStart w:id="16" w:name="_Toc503778743"/>
      <w:r>
        <w:rPr>
          <w:rFonts w:hint="eastAsia"/>
        </w:rPr>
        <w:lastRenderedPageBreak/>
        <w:t>年度视力报告</w:t>
      </w:r>
      <w:bookmarkEnd w:id="16"/>
    </w:p>
    <w:p w14:paraId="699127C7" w14:textId="13135B5C" w:rsidR="000602D1" w:rsidRDefault="000602D1" w:rsidP="000602D1">
      <w:pPr>
        <w:pStyle w:val="5"/>
      </w:pPr>
      <w:r>
        <w:rPr>
          <w:rFonts w:hint="eastAsia"/>
        </w:rPr>
        <w:t>功能目标</w:t>
      </w:r>
    </w:p>
    <w:p w14:paraId="00AFEA8B" w14:textId="25752E45" w:rsidR="000602D1" w:rsidRDefault="000602D1" w:rsidP="000602D1">
      <w:pPr>
        <w:spacing w:beforeLines="50" w:before="120" w:afterLines="50" w:after="120"/>
      </w:pPr>
      <w:r>
        <w:tab/>
      </w:r>
      <w:r>
        <w:rPr>
          <w:sz w:val="28"/>
          <w:szCs w:val="28"/>
        </w:rPr>
        <w:tab/>
      </w:r>
      <w:r>
        <w:rPr>
          <w:rFonts w:hint="eastAsia"/>
          <w:sz w:val="28"/>
          <w:szCs w:val="28"/>
        </w:rPr>
        <w:t>年度视力报告管理</w:t>
      </w:r>
    </w:p>
    <w:p w14:paraId="77C58386" w14:textId="77777777" w:rsidR="000602D1" w:rsidRDefault="000602D1" w:rsidP="000602D1">
      <w:pPr>
        <w:pStyle w:val="5"/>
      </w:pPr>
      <w:r>
        <w:rPr>
          <w:rFonts w:hint="eastAsia"/>
        </w:rPr>
        <w:t>岗位权限</w:t>
      </w:r>
    </w:p>
    <w:p w14:paraId="78EA2F51" w14:textId="1F9E2413" w:rsidR="000602D1" w:rsidRDefault="000602D1" w:rsidP="000602D1">
      <w:r>
        <w:tab/>
      </w:r>
      <w:r>
        <w:tab/>
      </w:r>
      <w:r>
        <w:tab/>
      </w:r>
      <w:r>
        <w:tab/>
      </w:r>
    </w:p>
    <w:p w14:paraId="4B26302F" w14:textId="77777777" w:rsidR="000602D1" w:rsidRDefault="000602D1" w:rsidP="000602D1">
      <w:pPr>
        <w:pStyle w:val="5"/>
        <w:spacing w:line="360" w:lineRule="auto"/>
      </w:pPr>
      <w:r>
        <w:rPr>
          <w:rFonts w:hint="eastAsia"/>
        </w:rPr>
        <w:t>信息项描述</w:t>
      </w:r>
    </w:p>
    <w:tbl>
      <w:tblPr>
        <w:tblStyle w:val="aff8"/>
        <w:tblW w:w="0" w:type="auto"/>
        <w:tblInd w:w="279" w:type="dxa"/>
        <w:tblLook w:val="04A0" w:firstRow="1" w:lastRow="0" w:firstColumn="1" w:lastColumn="0" w:noHBand="0" w:noVBand="1"/>
      </w:tblPr>
      <w:tblGrid>
        <w:gridCol w:w="2058"/>
        <w:gridCol w:w="2338"/>
        <w:gridCol w:w="2338"/>
        <w:gridCol w:w="2338"/>
      </w:tblGrid>
      <w:tr w:rsidR="000602D1" w:rsidRPr="00766E59" w14:paraId="52504DE2" w14:textId="77777777" w:rsidTr="000602D1">
        <w:trPr>
          <w:trHeight w:val="776"/>
        </w:trPr>
        <w:tc>
          <w:tcPr>
            <w:tcW w:w="2058" w:type="dxa"/>
            <w:shd w:val="clear" w:color="auto" w:fill="D6E3BC" w:themeFill="accent3" w:themeFillTint="66"/>
          </w:tcPr>
          <w:p w14:paraId="3AB03F00" w14:textId="77777777" w:rsidR="000602D1" w:rsidRPr="00766E59" w:rsidRDefault="000602D1" w:rsidP="00975DB3">
            <w:pPr>
              <w:rPr>
                <w:b/>
              </w:rPr>
            </w:pPr>
            <w:r w:rsidRPr="00766E59">
              <w:rPr>
                <w:rFonts w:hint="eastAsia"/>
                <w:b/>
              </w:rPr>
              <w:t>工号</w:t>
            </w:r>
          </w:p>
        </w:tc>
        <w:tc>
          <w:tcPr>
            <w:tcW w:w="2338" w:type="dxa"/>
            <w:shd w:val="clear" w:color="auto" w:fill="D6E3BC" w:themeFill="accent3" w:themeFillTint="66"/>
          </w:tcPr>
          <w:p w14:paraId="166DAED5" w14:textId="77777777" w:rsidR="000602D1" w:rsidRPr="00766E59" w:rsidRDefault="000602D1" w:rsidP="00975DB3">
            <w:pPr>
              <w:rPr>
                <w:b/>
              </w:rPr>
            </w:pPr>
            <w:r w:rsidRPr="00766E59">
              <w:rPr>
                <w:rFonts w:hint="eastAsia"/>
                <w:b/>
              </w:rPr>
              <w:t>姓名</w:t>
            </w:r>
          </w:p>
        </w:tc>
        <w:tc>
          <w:tcPr>
            <w:tcW w:w="2338" w:type="dxa"/>
            <w:shd w:val="clear" w:color="auto" w:fill="D6E3BC" w:themeFill="accent3" w:themeFillTint="66"/>
          </w:tcPr>
          <w:p w14:paraId="08D8CDF7" w14:textId="77777777" w:rsidR="000602D1" w:rsidRPr="00766E59" w:rsidRDefault="000602D1" w:rsidP="00975DB3">
            <w:pPr>
              <w:rPr>
                <w:b/>
              </w:rPr>
            </w:pPr>
            <w:r w:rsidRPr="00766E59">
              <w:rPr>
                <w:rFonts w:hint="eastAsia"/>
                <w:b/>
              </w:rPr>
              <w:t>视力报告时间</w:t>
            </w:r>
          </w:p>
        </w:tc>
        <w:tc>
          <w:tcPr>
            <w:tcW w:w="2338" w:type="dxa"/>
            <w:shd w:val="clear" w:color="auto" w:fill="D6E3BC" w:themeFill="accent3" w:themeFillTint="66"/>
          </w:tcPr>
          <w:p w14:paraId="00623322" w14:textId="77777777" w:rsidR="000602D1" w:rsidRPr="00766E59" w:rsidRDefault="000602D1" w:rsidP="00975DB3">
            <w:pPr>
              <w:rPr>
                <w:b/>
              </w:rPr>
            </w:pPr>
            <w:r w:rsidRPr="00766E59">
              <w:rPr>
                <w:rFonts w:hint="eastAsia"/>
                <w:b/>
              </w:rPr>
              <w:t>视力报告鉴定机构</w:t>
            </w:r>
          </w:p>
        </w:tc>
      </w:tr>
      <w:tr w:rsidR="000602D1" w:rsidRPr="00766E59" w14:paraId="6BC9A444" w14:textId="77777777" w:rsidTr="000602D1">
        <w:trPr>
          <w:trHeight w:val="530"/>
        </w:trPr>
        <w:tc>
          <w:tcPr>
            <w:tcW w:w="2058" w:type="dxa"/>
          </w:tcPr>
          <w:p w14:paraId="6DC8A939" w14:textId="77777777" w:rsidR="000602D1" w:rsidRPr="00766E59" w:rsidRDefault="000602D1" w:rsidP="00975DB3">
            <w:pPr>
              <w:rPr>
                <w:b/>
              </w:rPr>
            </w:pPr>
          </w:p>
        </w:tc>
        <w:tc>
          <w:tcPr>
            <w:tcW w:w="2338" w:type="dxa"/>
          </w:tcPr>
          <w:p w14:paraId="4610DAEE" w14:textId="77777777" w:rsidR="000602D1" w:rsidRPr="00766E59" w:rsidRDefault="000602D1" w:rsidP="00975DB3">
            <w:pPr>
              <w:rPr>
                <w:b/>
              </w:rPr>
            </w:pPr>
          </w:p>
        </w:tc>
        <w:tc>
          <w:tcPr>
            <w:tcW w:w="2338" w:type="dxa"/>
          </w:tcPr>
          <w:p w14:paraId="0FABB39B" w14:textId="77777777" w:rsidR="000602D1" w:rsidRPr="00766E59" w:rsidRDefault="000602D1" w:rsidP="00975DB3">
            <w:pPr>
              <w:rPr>
                <w:b/>
              </w:rPr>
            </w:pPr>
          </w:p>
        </w:tc>
        <w:tc>
          <w:tcPr>
            <w:tcW w:w="2338" w:type="dxa"/>
          </w:tcPr>
          <w:p w14:paraId="4915FE4D" w14:textId="77777777" w:rsidR="000602D1" w:rsidRPr="00766E59" w:rsidRDefault="000602D1" w:rsidP="00975DB3">
            <w:pPr>
              <w:rPr>
                <w:b/>
              </w:rPr>
            </w:pPr>
          </w:p>
        </w:tc>
      </w:tr>
      <w:tr w:rsidR="000602D1" w:rsidRPr="00766E59" w14:paraId="0D93937E" w14:textId="77777777" w:rsidTr="000602D1">
        <w:trPr>
          <w:trHeight w:val="494"/>
        </w:trPr>
        <w:tc>
          <w:tcPr>
            <w:tcW w:w="2058" w:type="dxa"/>
          </w:tcPr>
          <w:p w14:paraId="31AFABCE" w14:textId="77777777" w:rsidR="000602D1" w:rsidRPr="00766E59" w:rsidRDefault="000602D1" w:rsidP="00975DB3">
            <w:pPr>
              <w:rPr>
                <w:b/>
              </w:rPr>
            </w:pPr>
          </w:p>
        </w:tc>
        <w:tc>
          <w:tcPr>
            <w:tcW w:w="2338" w:type="dxa"/>
          </w:tcPr>
          <w:p w14:paraId="3B5ED547" w14:textId="77777777" w:rsidR="000602D1" w:rsidRPr="00766E59" w:rsidRDefault="000602D1" w:rsidP="00975DB3">
            <w:pPr>
              <w:rPr>
                <w:b/>
              </w:rPr>
            </w:pPr>
          </w:p>
        </w:tc>
        <w:tc>
          <w:tcPr>
            <w:tcW w:w="2338" w:type="dxa"/>
          </w:tcPr>
          <w:p w14:paraId="4028DDA9" w14:textId="77777777" w:rsidR="000602D1" w:rsidRPr="00766E59" w:rsidRDefault="000602D1" w:rsidP="00975DB3">
            <w:pPr>
              <w:rPr>
                <w:b/>
              </w:rPr>
            </w:pPr>
          </w:p>
        </w:tc>
        <w:tc>
          <w:tcPr>
            <w:tcW w:w="2338" w:type="dxa"/>
          </w:tcPr>
          <w:p w14:paraId="7ACC6034" w14:textId="77777777" w:rsidR="000602D1" w:rsidRPr="00766E59" w:rsidRDefault="000602D1" w:rsidP="00975DB3">
            <w:pPr>
              <w:rPr>
                <w:b/>
              </w:rPr>
            </w:pPr>
          </w:p>
        </w:tc>
      </w:tr>
    </w:tbl>
    <w:p w14:paraId="0010D73C" w14:textId="0AD13B90" w:rsidR="000602D1" w:rsidRDefault="000602D1" w:rsidP="000602D1">
      <w:pPr>
        <w:pStyle w:val="5"/>
        <w:spacing w:line="360" w:lineRule="auto"/>
      </w:pPr>
      <w:r>
        <w:rPr>
          <w:rFonts w:hint="eastAsia"/>
        </w:rPr>
        <w:t>逻辑控制</w:t>
      </w:r>
    </w:p>
    <w:p w14:paraId="0D9BA35A" w14:textId="1475A887" w:rsidR="000602D1" w:rsidRPr="000602D1" w:rsidRDefault="000602D1" w:rsidP="000602D1">
      <w:pPr>
        <w:pStyle w:val="afff0"/>
        <w:numPr>
          <w:ilvl w:val="2"/>
          <w:numId w:val="18"/>
        </w:numPr>
        <w:ind w:firstLineChars="0"/>
      </w:pPr>
      <w:r w:rsidRPr="000602D1">
        <w:rPr>
          <w:rFonts w:hint="eastAsia"/>
        </w:rPr>
        <w:t>批量上传，按照年份上传，格式为工号对应视力报告年月，有记录默认为视力通过。</w:t>
      </w:r>
    </w:p>
    <w:p w14:paraId="10F63686" w14:textId="1CC715D1" w:rsidR="000602D1" w:rsidRDefault="000602D1" w:rsidP="000602D1">
      <w:pPr>
        <w:pStyle w:val="3"/>
        <w:ind w:left="851"/>
      </w:pPr>
      <w:bookmarkStart w:id="17" w:name="_Toc503778744"/>
      <w:r>
        <w:rPr>
          <w:rFonts w:hint="eastAsia"/>
        </w:rPr>
        <w:t>授权文件管理</w:t>
      </w:r>
      <w:bookmarkEnd w:id="17"/>
    </w:p>
    <w:p w14:paraId="0331487D" w14:textId="77777777" w:rsidR="000602D1" w:rsidRDefault="000602D1" w:rsidP="000602D1">
      <w:pPr>
        <w:pStyle w:val="5"/>
      </w:pPr>
      <w:r>
        <w:rPr>
          <w:rFonts w:hint="eastAsia"/>
        </w:rPr>
        <w:t>功能目标</w:t>
      </w:r>
    </w:p>
    <w:p w14:paraId="14B68940" w14:textId="3638964F" w:rsidR="000602D1" w:rsidRDefault="000602D1" w:rsidP="000602D1">
      <w:pPr>
        <w:spacing w:beforeLines="50" w:before="120" w:afterLines="50" w:after="120"/>
      </w:pPr>
      <w:r>
        <w:tab/>
      </w:r>
      <w:r>
        <w:rPr>
          <w:sz w:val="28"/>
          <w:szCs w:val="28"/>
        </w:rPr>
        <w:tab/>
      </w:r>
      <w:r w:rsidR="00B84C2F">
        <w:rPr>
          <w:rFonts w:hint="eastAsia"/>
          <w:sz w:val="28"/>
          <w:szCs w:val="28"/>
        </w:rPr>
        <w:t>客户授权文件管理</w:t>
      </w:r>
    </w:p>
    <w:p w14:paraId="39BC2BAD" w14:textId="77777777" w:rsidR="000602D1" w:rsidRDefault="000602D1" w:rsidP="000602D1">
      <w:pPr>
        <w:pStyle w:val="5"/>
      </w:pPr>
      <w:r>
        <w:rPr>
          <w:rFonts w:hint="eastAsia"/>
        </w:rPr>
        <w:t>岗位权限</w:t>
      </w:r>
    </w:p>
    <w:p w14:paraId="02E46B03" w14:textId="77777777" w:rsidR="000602D1" w:rsidRDefault="000602D1" w:rsidP="000602D1">
      <w:r>
        <w:tab/>
      </w:r>
      <w:r>
        <w:tab/>
      </w:r>
      <w:r>
        <w:tab/>
      </w:r>
      <w:r>
        <w:tab/>
      </w:r>
    </w:p>
    <w:p w14:paraId="0FE9F96E" w14:textId="77777777" w:rsidR="000602D1" w:rsidRDefault="000602D1" w:rsidP="000602D1">
      <w:pPr>
        <w:pStyle w:val="5"/>
        <w:spacing w:line="360" w:lineRule="auto"/>
      </w:pPr>
      <w:r>
        <w:rPr>
          <w:rFonts w:hint="eastAsia"/>
        </w:rPr>
        <w:t>信息项描述</w:t>
      </w:r>
    </w:p>
    <w:tbl>
      <w:tblPr>
        <w:tblStyle w:val="aff8"/>
        <w:tblW w:w="0" w:type="auto"/>
        <w:tblInd w:w="279" w:type="dxa"/>
        <w:tblLook w:val="04A0" w:firstRow="1" w:lastRow="0" w:firstColumn="1" w:lastColumn="0" w:noHBand="0" w:noVBand="1"/>
      </w:tblPr>
      <w:tblGrid>
        <w:gridCol w:w="2058"/>
        <w:gridCol w:w="2338"/>
        <w:gridCol w:w="2338"/>
        <w:gridCol w:w="2338"/>
      </w:tblGrid>
      <w:tr w:rsidR="000602D1" w:rsidRPr="00766E59" w14:paraId="120AD948" w14:textId="77777777" w:rsidTr="000602D1">
        <w:tc>
          <w:tcPr>
            <w:tcW w:w="2058" w:type="dxa"/>
            <w:shd w:val="clear" w:color="auto" w:fill="D6E3BC" w:themeFill="accent3" w:themeFillTint="66"/>
          </w:tcPr>
          <w:p w14:paraId="4CD1531D" w14:textId="77777777" w:rsidR="000602D1" w:rsidRPr="00766E59" w:rsidRDefault="000602D1" w:rsidP="00975DB3">
            <w:pPr>
              <w:rPr>
                <w:b/>
              </w:rPr>
            </w:pPr>
            <w:r w:rsidRPr="00766E59">
              <w:rPr>
                <w:rFonts w:hint="eastAsia"/>
                <w:b/>
              </w:rPr>
              <w:t>客户</w:t>
            </w:r>
          </w:p>
        </w:tc>
        <w:tc>
          <w:tcPr>
            <w:tcW w:w="2338" w:type="dxa"/>
            <w:shd w:val="clear" w:color="auto" w:fill="D6E3BC" w:themeFill="accent3" w:themeFillTint="66"/>
          </w:tcPr>
          <w:p w14:paraId="156E5ED9" w14:textId="77777777" w:rsidR="000602D1" w:rsidRPr="00766E59" w:rsidRDefault="000602D1" w:rsidP="00975DB3">
            <w:pPr>
              <w:rPr>
                <w:b/>
              </w:rPr>
            </w:pPr>
            <w:r w:rsidRPr="00766E59">
              <w:rPr>
                <w:rFonts w:hint="eastAsia"/>
                <w:b/>
              </w:rPr>
              <w:t>文件类别</w:t>
            </w:r>
          </w:p>
        </w:tc>
        <w:tc>
          <w:tcPr>
            <w:tcW w:w="2338" w:type="dxa"/>
            <w:shd w:val="clear" w:color="auto" w:fill="D6E3BC" w:themeFill="accent3" w:themeFillTint="66"/>
          </w:tcPr>
          <w:p w14:paraId="4639601B" w14:textId="77777777" w:rsidR="000602D1" w:rsidRPr="00766E59" w:rsidRDefault="000602D1" w:rsidP="00975DB3">
            <w:pPr>
              <w:rPr>
                <w:b/>
              </w:rPr>
            </w:pPr>
            <w:r w:rsidRPr="00766E59">
              <w:rPr>
                <w:rFonts w:hint="eastAsia"/>
                <w:b/>
              </w:rPr>
              <w:t>文件号</w:t>
            </w:r>
          </w:p>
        </w:tc>
        <w:tc>
          <w:tcPr>
            <w:tcW w:w="2338" w:type="dxa"/>
            <w:shd w:val="clear" w:color="auto" w:fill="D6E3BC" w:themeFill="accent3" w:themeFillTint="66"/>
          </w:tcPr>
          <w:p w14:paraId="2228CB45" w14:textId="77777777" w:rsidR="000602D1" w:rsidRPr="00766E59" w:rsidRDefault="000602D1" w:rsidP="00975DB3">
            <w:pPr>
              <w:rPr>
                <w:b/>
              </w:rPr>
            </w:pPr>
            <w:r w:rsidRPr="00766E59">
              <w:rPr>
                <w:rFonts w:hint="eastAsia"/>
                <w:b/>
              </w:rPr>
              <w:t>文件操作</w:t>
            </w:r>
          </w:p>
        </w:tc>
      </w:tr>
      <w:tr w:rsidR="000602D1" w:rsidRPr="00766E59" w14:paraId="28B7980C" w14:textId="77777777" w:rsidTr="000602D1">
        <w:tc>
          <w:tcPr>
            <w:tcW w:w="2058" w:type="dxa"/>
          </w:tcPr>
          <w:p w14:paraId="453E5002" w14:textId="77777777" w:rsidR="000602D1" w:rsidRPr="00766E59" w:rsidRDefault="000602D1" w:rsidP="00975DB3">
            <w:pPr>
              <w:rPr>
                <w:b/>
              </w:rPr>
            </w:pPr>
          </w:p>
        </w:tc>
        <w:tc>
          <w:tcPr>
            <w:tcW w:w="2338" w:type="dxa"/>
          </w:tcPr>
          <w:p w14:paraId="0290470E" w14:textId="77777777" w:rsidR="000602D1" w:rsidRPr="00766E59" w:rsidRDefault="000602D1" w:rsidP="00975DB3">
            <w:pPr>
              <w:rPr>
                <w:b/>
              </w:rPr>
            </w:pPr>
          </w:p>
        </w:tc>
        <w:tc>
          <w:tcPr>
            <w:tcW w:w="2338" w:type="dxa"/>
          </w:tcPr>
          <w:p w14:paraId="74028DE5" w14:textId="77777777" w:rsidR="000602D1" w:rsidRPr="00766E59" w:rsidRDefault="000602D1" w:rsidP="00975DB3">
            <w:pPr>
              <w:rPr>
                <w:b/>
              </w:rPr>
            </w:pPr>
          </w:p>
        </w:tc>
        <w:tc>
          <w:tcPr>
            <w:tcW w:w="2338" w:type="dxa"/>
          </w:tcPr>
          <w:p w14:paraId="210A71AC" w14:textId="77777777" w:rsidR="000602D1" w:rsidRPr="00766E59" w:rsidRDefault="000602D1" w:rsidP="00975DB3">
            <w:pPr>
              <w:rPr>
                <w:b/>
              </w:rPr>
            </w:pPr>
            <w:r w:rsidRPr="00766E59">
              <w:rPr>
                <w:rFonts w:hint="eastAsia"/>
                <w:b/>
              </w:rPr>
              <w:t>上传，查看，下载</w:t>
            </w:r>
          </w:p>
        </w:tc>
      </w:tr>
      <w:tr w:rsidR="000602D1" w:rsidRPr="00766E59" w14:paraId="02A83C6C" w14:textId="77777777" w:rsidTr="000602D1">
        <w:tc>
          <w:tcPr>
            <w:tcW w:w="2058" w:type="dxa"/>
          </w:tcPr>
          <w:p w14:paraId="2650BF8E" w14:textId="77777777" w:rsidR="000602D1" w:rsidRPr="00766E59" w:rsidRDefault="000602D1" w:rsidP="00975DB3">
            <w:pPr>
              <w:rPr>
                <w:b/>
              </w:rPr>
            </w:pPr>
          </w:p>
        </w:tc>
        <w:tc>
          <w:tcPr>
            <w:tcW w:w="2338" w:type="dxa"/>
          </w:tcPr>
          <w:p w14:paraId="02D17119" w14:textId="77777777" w:rsidR="000602D1" w:rsidRPr="00766E59" w:rsidRDefault="000602D1" w:rsidP="00975DB3">
            <w:pPr>
              <w:rPr>
                <w:b/>
              </w:rPr>
            </w:pPr>
          </w:p>
        </w:tc>
        <w:tc>
          <w:tcPr>
            <w:tcW w:w="2338" w:type="dxa"/>
          </w:tcPr>
          <w:p w14:paraId="37EC7CA3" w14:textId="77777777" w:rsidR="000602D1" w:rsidRPr="00766E59" w:rsidRDefault="000602D1" w:rsidP="00975DB3">
            <w:pPr>
              <w:rPr>
                <w:b/>
              </w:rPr>
            </w:pPr>
          </w:p>
        </w:tc>
        <w:tc>
          <w:tcPr>
            <w:tcW w:w="2338" w:type="dxa"/>
          </w:tcPr>
          <w:p w14:paraId="067647AC" w14:textId="77777777" w:rsidR="000602D1" w:rsidRPr="00766E59" w:rsidRDefault="000602D1" w:rsidP="00975DB3">
            <w:pPr>
              <w:rPr>
                <w:b/>
              </w:rPr>
            </w:pPr>
          </w:p>
        </w:tc>
      </w:tr>
    </w:tbl>
    <w:p w14:paraId="6ADE4B84" w14:textId="77777777" w:rsidR="000602D1" w:rsidRDefault="000602D1" w:rsidP="000602D1">
      <w:pPr>
        <w:pStyle w:val="5"/>
        <w:spacing w:line="360" w:lineRule="auto"/>
      </w:pPr>
      <w:r>
        <w:rPr>
          <w:rFonts w:hint="eastAsia"/>
        </w:rPr>
        <w:t>逻辑控制</w:t>
      </w:r>
    </w:p>
    <w:p w14:paraId="6D0405A8" w14:textId="6D6DFEC5" w:rsidR="000602D1" w:rsidRPr="000602D1" w:rsidRDefault="00696398" w:rsidP="000602D1">
      <w:pPr>
        <w:pStyle w:val="afff0"/>
        <w:numPr>
          <w:ilvl w:val="2"/>
          <w:numId w:val="18"/>
        </w:numPr>
        <w:ind w:firstLineChars="0"/>
      </w:pPr>
      <w:r>
        <w:rPr>
          <w:rFonts w:hint="eastAsia"/>
        </w:rPr>
        <w:t>批量上传</w:t>
      </w:r>
      <w:r w:rsidR="000602D1" w:rsidRPr="000602D1">
        <w:rPr>
          <w:rFonts w:hint="eastAsia"/>
        </w:rPr>
        <w:t>。</w:t>
      </w:r>
    </w:p>
    <w:p w14:paraId="5571A0C3" w14:textId="77777777" w:rsidR="000602D1" w:rsidRPr="000602D1" w:rsidRDefault="000602D1" w:rsidP="000602D1"/>
    <w:p w14:paraId="415A9BE3" w14:textId="52ADEDF5" w:rsidR="000602D1" w:rsidRPr="00665822" w:rsidRDefault="006B2CC3" w:rsidP="000602D1">
      <w:pPr>
        <w:pStyle w:val="3"/>
        <w:ind w:left="851"/>
      </w:pPr>
      <w:bookmarkStart w:id="18" w:name="_Toc503778745"/>
      <w:r w:rsidRPr="00665822">
        <w:rPr>
          <w:rFonts w:hint="eastAsia"/>
        </w:rPr>
        <w:t>客户</w:t>
      </w:r>
      <w:r w:rsidR="000602D1" w:rsidRPr="00665822">
        <w:rPr>
          <w:rFonts w:hint="eastAsia"/>
        </w:rPr>
        <w:t>授权</w:t>
      </w:r>
      <w:r w:rsidRPr="00665822">
        <w:rPr>
          <w:rFonts w:hint="eastAsia"/>
        </w:rPr>
        <w:t>导入</w:t>
      </w:r>
      <w:bookmarkEnd w:id="18"/>
    </w:p>
    <w:p w14:paraId="3CD6217B" w14:textId="77777777" w:rsidR="000602D1" w:rsidRPr="000602D1" w:rsidRDefault="000602D1" w:rsidP="000602D1"/>
    <w:p w14:paraId="4E59DDDD" w14:textId="77777777" w:rsidR="000602D1" w:rsidRDefault="000602D1" w:rsidP="000602D1">
      <w:pPr>
        <w:pStyle w:val="5"/>
      </w:pPr>
      <w:r>
        <w:rPr>
          <w:rFonts w:hint="eastAsia"/>
        </w:rPr>
        <w:t>功能目标</w:t>
      </w:r>
    </w:p>
    <w:p w14:paraId="68A14D69" w14:textId="3C0DA62C" w:rsidR="000602D1" w:rsidRDefault="000602D1" w:rsidP="000602D1">
      <w:pPr>
        <w:spacing w:beforeLines="50" w:before="120" w:afterLines="50" w:after="120"/>
      </w:pPr>
      <w:r>
        <w:tab/>
      </w:r>
      <w:r>
        <w:rPr>
          <w:sz w:val="28"/>
          <w:szCs w:val="28"/>
        </w:rPr>
        <w:tab/>
      </w:r>
      <w:r w:rsidR="00A748A2">
        <w:rPr>
          <w:rFonts w:hint="eastAsia"/>
          <w:sz w:val="28"/>
          <w:szCs w:val="28"/>
        </w:rPr>
        <w:t>批量导入客户授权信息数据。</w:t>
      </w:r>
    </w:p>
    <w:p w14:paraId="0F23A517" w14:textId="77777777" w:rsidR="000602D1" w:rsidRDefault="000602D1" w:rsidP="000602D1">
      <w:pPr>
        <w:pStyle w:val="5"/>
      </w:pPr>
      <w:r>
        <w:rPr>
          <w:rFonts w:hint="eastAsia"/>
        </w:rPr>
        <w:t>岗位权限</w:t>
      </w:r>
    </w:p>
    <w:p w14:paraId="65812511" w14:textId="77777777" w:rsidR="000602D1" w:rsidRDefault="000602D1" w:rsidP="000602D1">
      <w:r>
        <w:lastRenderedPageBreak/>
        <w:tab/>
      </w:r>
      <w:r>
        <w:tab/>
      </w:r>
      <w:r>
        <w:tab/>
      </w:r>
      <w:r>
        <w:tab/>
      </w:r>
    </w:p>
    <w:p w14:paraId="2677E27B" w14:textId="77777777" w:rsidR="000602D1" w:rsidRDefault="000602D1" w:rsidP="000602D1">
      <w:pPr>
        <w:pStyle w:val="5"/>
        <w:spacing w:line="360" w:lineRule="auto"/>
      </w:pPr>
      <w:r>
        <w:rPr>
          <w:rFonts w:hint="eastAsia"/>
        </w:rPr>
        <w:t>信息项描述</w:t>
      </w:r>
    </w:p>
    <w:tbl>
      <w:tblPr>
        <w:tblStyle w:val="aff8"/>
        <w:tblW w:w="0" w:type="auto"/>
        <w:tblLook w:val="04A0" w:firstRow="1" w:lastRow="0" w:firstColumn="1" w:lastColumn="0" w:noHBand="0" w:noVBand="1"/>
      </w:tblPr>
      <w:tblGrid>
        <w:gridCol w:w="1134"/>
        <w:gridCol w:w="1159"/>
        <w:gridCol w:w="1264"/>
        <w:gridCol w:w="1473"/>
        <w:gridCol w:w="1369"/>
        <w:gridCol w:w="1635"/>
        <w:gridCol w:w="1593"/>
      </w:tblGrid>
      <w:tr w:rsidR="000602D1" w:rsidRPr="00766E59" w14:paraId="1660E3E5" w14:textId="77777777" w:rsidTr="00214AE2">
        <w:trPr>
          <w:trHeight w:val="793"/>
        </w:trPr>
        <w:tc>
          <w:tcPr>
            <w:tcW w:w="1134" w:type="dxa"/>
            <w:shd w:val="clear" w:color="auto" w:fill="D6E3BC" w:themeFill="accent3" w:themeFillTint="66"/>
          </w:tcPr>
          <w:p w14:paraId="6995F9CE" w14:textId="77777777" w:rsidR="000602D1" w:rsidRPr="00766E59" w:rsidRDefault="000602D1" w:rsidP="00975DB3">
            <w:pPr>
              <w:rPr>
                <w:b/>
              </w:rPr>
            </w:pPr>
            <w:r w:rsidRPr="00766E59">
              <w:rPr>
                <w:rFonts w:hint="eastAsia"/>
                <w:b/>
              </w:rPr>
              <w:t>工号</w:t>
            </w:r>
          </w:p>
        </w:tc>
        <w:tc>
          <w:tcPr>
            <w:tcW w:w="1159" w:type="dxa"/>
            <w:shd w:val="clear" w:color="auto" w:fill="D6E3BC" w:themeFill="accent3" w:themeFillTint="66"/>
          </w:tcPr>
          <w:p w14:paraId="399D42E1" w14:textId="77777777" w:rsidR="000602D1" w:rsidRPr="00766E59" w:rsidRDefault="000602D1" w:rsidP="00975DB3">
            <w:pPr>
              <w:rPr>
                <w:b/>
              </w:rPr>
            </w:pPr>
            <w:r w:rsidRPr="00766E59">
              <w:rPr>
                <w:rFonts w:hint="eastAsia"/>
                <w:b/>
              </w:rPr>
              <w:t>姓名</w:t>
            </w:r>
          </w:p>
        </w:tc>
        <w:tc>
          <w:tcPr>
            <w:tcW w:w="1264" w:type="dxa"/>
            <w:shd w:val="clear" w:color="auto" w:fill="D6E3BC" w:themeFill="accent3" w:themeFillTint="66"/>
          </w:tcPr>
          <w:p w14:paraId="611B92EB" w14:textId="77777777" w:rsidR="000602D1" w:rsidRPr="00766E59" w:rsidRDefault="000602D1" w:rsidP="00975DB3">
            <w:pPr>
              <w:rPr>
                <w:b/>
              </w:rPr>
            </w:pPr>
            <w:r w:rsidRPr="00766E59">
              <w:rPr>
                <w:rFonts w:hint="eastAsia"/>
                <w:b/>
              </w:rPr>
              <w:t>客户</w:t>
            </w:r>
          </w:p>
        </w:tc>
        <w:tc>
          <w:tcPr>
            <w:tcW w:w="1473" w:type="dxa"/>
            <w:shd w:val="clear" w:color="auto" w:fill="D6E3BC" w:themeFill="accent3" w:themeFillTint="66"/>
          </w:tcPr>
          <w:p w14:paraId="79E031C3" w14:textId="77777777" w:rsidR="000602D1" w:rsidRPr="00766E59" w:rsidRDefault="000602D1" w:rsidP="00975DB3">
            <w:pPr>
              <w:rPr>
                <w:b/>
              </w:rPr>
            </w:pPr>
            <w:r w:rsidRPr="00766E59">
              <w:rPr>
                <w:rFonts w:hint="eastAsia"/>
                <w:b/>
              </w:rPr>
              <w:t>授权类型</w:t>
            </w:r>
          </w:p>
        </w:tc>
        <w:tc>
          <w:tcPr>
            <w:tcW w:w="1369" w:type="dxa"/>
            <w:shd w:val="clear" w:color="auto" w:fill="D6E3BC" w:themeFill="accent3" w:themeFillTint="66"/>
          </w:tcPr>
          <w:p w14:paraId="28E1F15D" w14:textId="77777777" w:rsidR="000602D1" w:rsidRPr="00766E59" w:rsidRDefault="000602D1" w:rsidP="00975DB3">
            <w:pPr>
              <w:rPr>
                <w:b/>
              </w:rPr>
            </w:pPr>
            <w:r w:rsidRPr="00766E59">
              <w:rPr>
                <w:rFonts w:hint="eastAsia"/>
                <w:b/>
              </w:rPr>
              <w:t>授权颁发日期</w:t>
            </w:r>
          </w:p>
        </w:tc>
        <w:tc>
          <w:tcPr>
            <w:tcW w:w="1635" w:type="dxa"/>
            <w:shd w:val="clear" w:color="auto" w:fill="D6E3BC" w:themeFill="accent3" w:themeFillTint="66"/>
          </w:tcPr>
          <w:p w14:paraId="7EF5496F" w14:textId="77777777" w:rsidR="000602D1" w:rsidRPr="00766E59" w:rsidRDefault="000602D1" w:rsidP="00975DB3">
            <w:pPr>
              <w:rPr>
                <w:b/>
              </w:rPr>
            </w:pPr>
            <w:r w:rsidRPr="00766E59">
              <w:rPr>
                <w:rFonts w:hint="eastAsia"/>
                <w:b/>
              </w:rPr>
              <w:t>授权截止日期</w:t>
            </w:r>
          </w:p>
        </w:tc>
        <w:tc>
          <w:tcPr>
            <w:tcW w:w="1593" w:type="dxa"/>
            <w:shd w:val="clear" w:color="auto" w:fill="D6E3BC" w:themeFill="accent3" w:themeFillTint="66"/>
          </w:tcPr>
          <w:p w14:paraId="230F208F" w14:textId="77777777" w:rsidR="000602D1" w:rsidRPr="00766E59" w:rsidRDefault="000602D1" w:rsidP="00975DB3">
            <w:pPr>
              <w:rPr>
                <w:b/>
              </w:rPr>
            </w:pPr>
            <w:r w:rsidRPr="00766E59">
              <w:rPr>
                <w:rFonts w:hint="eastAsia"/>
                <w:b/>
              </w:rPr>
              <w:t>依据文件（如有）</w:t>
            </w:r>
          </w:p>
        </w:tc>
      </w:tr>
      <w:tr w:rsidR="000602D1" w:rsidRPr="00766E59" w14:paraId="5CEA4CFA" w14:textId="77777777" w:rsidTr="00214AE2">
        <w:trPr>
          <w:trHeight w:val="534"/>
        </w:trPr>
        <w:tc>
          <w:tcPr>
            <w:tcW w:w="1134" w:type="dxa"/>
          </w:tcPr>
          <w:p w14:paraId="1E1388C8" w14:textId="77777777" w:rsidR="000602D1" w:rsidRPr="00766E59" w:rsidRDefault="000602D1" w:rsidP="00975DB3">
            <w:pPr>
              <w:rPr>
                <w:b/>
              </w:rPr>
            </w:pPr>
          </w:p>
        </w:tc>
        <w:tc>
          <w:tcPr>
            <w:tcW w:w="1159" w:type="dxa"/>
          </w:tcPr>
          <w:p w14:paraId="6E732A29" w14:textId="77777777" w:rsidR="000602D1" w:rsidRPr="00766E59" w:rsidRDefault="000602D1" w:rsidP="00975DB3">
            <w:pPr>
              <w:rPr>
                <w:b/>
              </w:rPr>
            </w:pPr>
          </w:p>
        </w:tc>
        <w:tc>
          <w:tcPr>
            <w:tcW w:w="1264" w:type="dxa"/>
          </w:tcPr>
          <w:p w14:paraId="53254800" w14:textId="77777777" w:rsidR="000602D1" w:rsidRPr="00766E59" w:rsidRDefault="000602D1" w:rsidP="00975DB3">
            <w:pPr>
              <w:rPr>
                <w:b/>
              </w:rPr>
            </w:pPr>
          </w:p>
        </w:tc>
        <w:tc>
          <w:tcPr>
            <w:tcW w:w="1473" w:type="dxa"/>
          </w:tcPr>
          <w:p w14:paraId="5848116C" w14:textId="77777777" w:rsidR="000602D1" w:rsidRPr="00766E59" w:rsidRDefault="000602D1" w:rsidP="00975DB3">
            <w:pPr>
              <w:rPr>
                <w:b/>
              </w:rPr>
            </w:pPr>
          </w:p>
        </w:tc>
        <w:tc>
          <w:tcPr>
            <w:tcW w:w="1369" w:type="dxa"/>
          </w:tcPr>
          <w:p w14:paraId="5FD14BE0" w14:textId="77777777" w:rsidR="000602D1" w:rsidRPr="00766E59" w:rsidRDefault="000602D1" w:rsidP="00975DB3">
            <w:pPr>
              <w:rPr>
                <w:b/>
              </w:rPr>
            </w:pPr>
          </w:p>
        </w:tc>
        <w:tc>
          <w:tcPr>
            <w:tcW w:w="1635" w:type="dxa"/>
          </w:tcPr>
          <w:p w14:paraId="7B58C2F0" w14:textId="77777777" w:rsidR="000602D1" w:rsidRPr="00766E59" w:rsidRDefault="000602D1" w:rsidP="00975DB3">
            <w:pPr>
              <w:rPr>
                <w:b/>
              </w:rPr>
            </w:pPr>
          </w:p>
        </w:tc>
        <w:tc>
          <w:tcPr>
            <w:tcW w:w="1593" w:type="dxa"/>
          </w:tcPr>
          <w:p w14:paraId="173B66FA" w14:textId="77777777" w:rsidR="000602D1" w:rsidRPr="00766E59" w:rsidRDefault="000602D1" w:rsidP="00975DB3">
            <w:pPr>
              <w:rPr>
                <w:b/>
              </w:rPr>
            </w:pPr>
            <w:r w:rsidRPr="00766E59">
              <w:rPr>
                <w:rFonts w:hint="eastAsia"/>
                <w:b/>
              </w:rPr>
              <w:t>文件号关联</w:t>
            </w:r>
          </w:p>
        </w:tc>
      </w:tr>
      <w:tr w:rsidR="000602D1" w:rsidRPr="00766E59" w14:paraId="076C17ED" w14:textId="77777777" w:rsidTr="00214AE2">
        <w:trPr>
          <w:trHeight w:val="382"/>
        </w:trPr>
        <w:tc>
          <w:tcPr>
            <w:tcW w:w="1134" w:type="dxa"/>
          </w:tcPr>
          <w:p w14:paraId="2397E997" w14:textId="77777777" w:rsidR="000602D1" w:rsidRPr="00766E59" w:rsidRDefault="000602D1" w:rsidP="00975DB3">
            <w:pPr>
              <w:rPr>
                <w:b/>
              </w:rPr>
            </w:pPr>
          </w:p>
        </w:tc>
        <w:tc>
          <w:tcPr>
            <w:tcW w:w="1159" w:type="dxa"/>
          </w:tcPr>
          <w:p w14:paraId="15E9065F" w14:textId="77777777" w:rsidR="000602D1" w:rsidRPr="00766E59" w:rsidRDefault="000602D1" w:rsidP="00975DB3">
            <w:pPr>
              <w:rPr>
                <w:b/>
              </w:rPr>
            </w:pPr>
          </w:p>
        </w:tc>
        <w:tc>
          <w:tcPr>
            <w:tcW w:w="1264" w:type="dxa"/>
          </w:tcPr>
          <w:p w14:paraId="27A62D0D" w14:textId="77777777" w:rsidR="000602D1" w:rsidRPr="00766E59" w:rsidRDefault="000602D1" w:rsidP="00975DB3">
            <w:pPr>
              <w:rPr>
                <w:b/>
              </w:rPr>
            </w:pPr>
          </w:p>
        </w:tc>
        <w:tc>
          <w:tcPr>
            <w:tcW w:w="1473" w:type="dxa"/>
          </w:tcPr>
          <w:p w14:paraId="2D1B0A97" w14:textId="77777777" w:rsidR="000602D1" w:rsidRPr="00766E59" w:rsidRDefault="000602D1" w:rsidP="00975DB3">
            <w:pPr>
              <w:rPr>
                <w:b/>
              </w:rPr>
            </w:pPr>
          </w:p>
        </w:tc>
        <w:tc>
          <w:tcPr>
            <w:tcW w:w="1369" w:type="dxa"/>
          </w:tcPr>
          <w:p w14:paraId="0172058C" w14:textId="77777777" w:rsidR="000602D1" w:rsidRPr="00766E59" w:rsidRDefault="000602D1" w:rsidP="00975DB3">
            <w:pPr>
              <w:rPr>
                <w:b/>
              </w:rPr>
            </w:pPr>
          </w:p>
        </w:tc>
        <w:tc>
          <w:tcPr>
            <w:tcW w:w="1635" w:type="dxa"/>
          </w:tcPr>
          <w:p w14:paraId="0E4B724D" w14:textId="77777777" w:rsidR="000602D1" w:rsidRPr="00766E59" w:rsidRDefault="000602D1" w:rsidP="00975DB3">
            <w:pPr>
              <w:rPr>
                <w:b/>
              </w:rPr>
            </w:pPr>
          </w:p>
        </w:tc>
        <w:tc>
          <w:tcPr>
            <w:tcW w:w="1593" w:type="dxa"/>
          </w:tcPr>
          <w:p w14:paraId="7F6CAE6A" w14:textId="77777777" w:rsidR="000602D1" w:rsidRPr="00766E59" w:rsidRDefault="000602D1" w:rsidP="00975DB3">
            <w:pPr>
              <w:rPr>
                <w:b/>
              </w:rPr>
            </w:pPr>
          </w:p>
        </w:tc>
      </w:tr>
    </w:tbl>
    <w:p w14:paraId="16AFCEBC" w14:textId="77777777" w:rsidR="000602D1" w:rsidRDefault="000602D1" w:rsidP="000602D1">
      <w:pPr>
        <w:pStyle w:val="5"/>
        <w:spacing w:line="360" w:lineRule="auto"/>
      </w:pPr>
      <w:r>
        <w:rPr>
          <w:rFonts w:hint="eastAsia"/>
        </w:rPr>
        <w:t>逻辑控制</w:t>
      </w:r>
    </w:p>
    <w:p w14:paraId="719AC86D" w14:textId="418E893F" w:rsidR="000602D1" w:rsidRPr="00AE59CD" w:rsidRDefault="000602D1" w:rsidP="000602D1">
      <w:pPr>
        <w:pStyle w:val="afff0"/>
        <w:numPr>
          <w:ilvl w:val="2"/>
          <w:numId w:val="18"/>
        </w:numPr>
        <w:ind w:firstLineChars="0"/>
      </w:pPr>
      <w:r w:rsidRPr="00AE59CD">
        <w:rPr>
          <w:rFonts w:hint="eastAsia"/>
        </w:rPr>
        <w:t>客户授权信息批量上传，按照客户名，授权类型，授权颁发时间，授权截止时间</w:t>
      </w:r>
    </w:p>
    <w:p w14:paraId="379CCCC3" w14:textId="156B3DBF" w:rsidR="00D0104D" w:rsidRDefault="00D0104D">
      <w:r>
        <w:br w:type="page"/>
      </w:r>
    </w:p>
    <w:p w14:paraId="1B40200F" w14:textId="77777777" w:rsidR="000602D1" w:rsidRPr="000602D1" w:rsidRDefault="000602D1" w:rsidP="000602D1"/>
    <w:p w14:paraId="156822B1" w14:textId="77777777" w:rsidR="00543236" w:rsidRDefault="00F831CF">
      <w:pPr>
        <w:pStyle w:val="2"/>
        <w:rPr>
          <w:sz w:val="32"/>
          <w:szCs w:val="32"/>
        </w:rPr>
      </w:pPr>
      <w:bookmarkStart w:id="19" w:name="_Toc503778746"/>
      <w:r>
        <w:rPr>
          <w:rFonts w:hint="eastAsia"/>
          <w:sz w:val="32"/>
          <w:szCs w:val="32"/>
        </w:rPr>
        <w:t>审核管理</w:t>
      </w:r>
      <w:bookmarkEnd w:id="19"/>
    </w:p>
    <w:p w14:paraId="5CE77AFC" w14:textId="77777777" w:rsidR="0019574B" w:rsidRDefault="0019574B" w:rsidP="00410BD0">
      <w:pPr>
        <w:pStyle w:val="3"/>
      </w:pPr>
      <w:bookmarkStart w:id="20" w:name="_Toc503778747"/>
      <w:r>
        <w:rPr>
          <w:rFonts w:hint="eastAsia"/>
        </w:rPr>
        <w:t>审核</w:t>
      </w:r>
      <w:r w:rsidR="006979EF">
        <w:rPr>
          <w:rFonts w:hint="eastAsia"/>
        </w:rPr>
        <w:t>项</w:t>
      </w:r>
      <w:r w:rsidRPr="00276597">
        <w:rPr>
          <w:rFonts w:hint="eastAsia"/>
        </w:rPr>
        <w:t>管理</w:t>
      </w:r>
      <w:bookmarkEnd w:id="20"/>
    </w:p>
    <w:p w14:paraId="3765F48F" w14:textId="77777777" w:rsidR="009C286B" w:rsidRDefault="009C286B" w:rsidP="009C286B">
      <w:pPr>
        <w:pStyle w:val="5"/>
        <w:rPr>
          <w:rFonts w:ascii="Calibri" w:hAnsi="Calibri"/>
        </w:rPr>
      </w:pPr>
      <w:r>
        <w:rPr>
          <w:rFonts w:hint="eastAsia"/>
        </w:rPr>
        <w:t>功能目标</w:t>
      </w:r>
    </w:p>
    <w:p w14:paraId="5D63D1B6" w14:textId="77777777" w:rsidR="009C286B" w:rsidRPr="00276597" w:rsidRDefault="009C286B" w:rsidP="009C286B">
      <w:pPr>
        <w:ind w:left="680" w:firstLine="676"/>
        <w:rPr>
          <w:rFonts w:ascii="微软雅黑" w:hAnsi="微软雅黑"/>
          <w:sz w:val="21"/>
          <w:szCs w:val="21"/>
        </w:rPr>
      </w:pPr>
      <w:r>
        <w:rPr>
          <w:rFonts w:ascii="微软雅黑" w:hAnsi="微软雅黑" w:hint="eastAsia"/>
          <w:sz w:val="21"/>
          <w:szCs w:val="21"/>
        </w:rPr>
        <w:t>维护审核管理中涉及的所有审核项信息。</w:t>
      </w:r>
    </w:p>
    <w:p w14:paraId="5971230F" w14:textId="77777777" w:rsidR="009C286B" w:rsidRDefault="009C286B" w:rsidP="009C286B">
      <w:pPr>
        <w:pStyle w:val="5"/>
      </w:pPr>
      <w:r>
        <w:rPr>
          <w:rFonts w:hint="eastAsia"/>
        </w:rPr>
        <w:t>岗位权限</w:t>
      </w:r>
    </w:p>
    <w:p w14:paraId="645ADE86" w14:textId="77777777" w:rsidR="009C286B" w:rsidRPr="009C286B" w:rsidRDefault="009C286B" w:rsidP="009C286B">
      <w:r>
        <w:tab/>
      </w:r>
      <w:r>
        <w:tab/>
      </w:r>
    </w:p>
    <w:p w14:paraId="5E615033" w14:textId="138EBDA3" w:rsidR="009C286B" w:rsidRPr="009C286B" w:rsidRDefault="009C286B" w:rsidP="009C286B">
      <w:pPr>
        <w:pStyle w:val="5"/>
      </w:pPr>
      <w:r>
        <w:rPr>
          <w:rFonts w:hint="eastAsia"/>
        </w:rPr>
        <w:t>信息项描述</w:t>
      </w:r>
    </w:p>
    <w:tbl>
      <w:tblPr>
        <w:tblStyle w:val="aff8"/>
        <w:tblW w:w="0" w:type="auto"/>
        <w:jc w:val="center"/>
        <w:tblLook w:val="04A0" w:firstRow="1" w:lastRow="0" w:firstColumn="1" w:lastColumn="0" w:noHBand="0" w:noVBand="1"/>
      </w:tblPr>
      <w:tblGrid>
        <w:gridCol w:w="8060"/>
      </w:tblGrid>
      <w:tr w:rsidR="0019574B" w14:paraId="0E96C9BD" w14:textId="77777777" w:rsidTr="00AB7543">
        <w:trPr>
          <w:trHeight w:val="689"/>
          <w:jc w:val="center"/>
        </w:trPr>
        <w:tc>
          <w:tcPr>
            <w:tcW w:w="8060" w:type="dxa"/>
          </w:tcPr>
          <w:p w14:paraId="564EA392" w14:textId="77777777" w:rsidR="0019574B" w:rsidRDefault="00AB7543" w:rsidP="0019574B">
            <w:r>
              <w:rPr>
                <w:rFonts w:hint="eastAsia"/>
              </w:rPr>
              <w:t>查询条件</w:t>
            </w:r>
          </w:p>
          <w:p w14:paraId="21E5F939" w14:textId="77777777" w:rsidR="0019574B" w:rsidRDefault="0019574B" w:rsidP="0019574B"/>
        </w:tc>
      </w:tr>
      <w:tr w:rsidR="0019574B" w14:paraId="5BF1BB23" w14:textId="77777777" w:rsidTr="00AB7543">
        <w:trPr>
          <w:trHeight w:val="1088"/>
          <w:jc w:val="center"/>
        </w:trPr>
        <w:tc>
          <w:tcPr>
            <w:tcW w:w="8060" w:type="dxa"/>
          </w:tcPr>
          <w:p w14:paraId="49C61CD2" w14:textId="77777777" w:rsidR="0019574B" w:rsidRDefault="0019574B" w:rsidP="0019574B">
            <w:r>
              <w:rPr>
                <w:rFonts w:hint="eastAsia"/>
              </w:rPr>
              <w:t>按钮功能</w:t>
            </w:r>
          </w:p>
          <w:p w14:paraId="504C70DD" w14:textId="77777777" w:rsidR="0019574B" w:rsidRDefault="0019574B" w:rsidP="0019574B"/>
          <w:p w14:paraId="1F92C08E" w14:textId="77777777" w:rsidR="0019574B" w:rsidRDefault="0019574B" w:rsidP="0019574B">
            <w:r>
              <w:rPr>
                <w:rFonts w:hint="eastAsia"/>
              </w:rPr>
              <w:t>查询</w:t>
            </w:r>
            <w:r w:rsidR="00481AC1">
              <w:rPr>
                <w:rFonts w:hint="eastAsia"/>
              </w:rPr>
              <w:t>、重置、</w:t>
            </w:r>
            <w:r w:rsidR="00481AC1">
              <w:rPr>
                <w:rFonts w:hint="eastAsia"/>
              </w:rPr>
              <w:t xml:space="preserve"> </w:t>
            </w:r>
            <w:r w:rsidR="00481AC1">
              <w:rPr>
                <w:rFonts w:hint="eastAsia"/>
              </w:rPr>
              <w:t>新增、修改、删除、导出</w:t>
            </w:r>
          </w:p>
        </w:tc>
      </w:tr>
      <w:tr w:rsidR="0019574B" w14:paraId="563893CB" w14:textId="77777777" w:rsidTr="00AB7543">
        <w:trPr>
          <w:trHeight w:val="1102"/>
          <w:jc w:val="center"/>
        </w:trPr>
        <w:tc>
          <w:tcPr>
            <w:tcW w:w="8060" w:type="dxa"/>
          </w:tcPr>
          <w:p w14:paraId="63A5065A" w14:textId="77777777" w:rsidR="0019574B" w:rsidRDefault="0019574B" w:rsidP="0019574B">
            <w:r>
              <w:rPr>
                <w:rFonts w:hint="eastAsia"/>
              </w:rPr>
              <w:t>查询列表</w:t>
            </w:r>
          </w:p>
          <w:tbl>
            <w:tblPr>
              <w:tblStyle w:val="aff8"/>
              <w:tblW w:w="7821" w:type="dxa"/>
              <w:tblLook w:val="04A0" w:firstRow="1" w:lastRow="0" w:firstColumn="1" w:lastColumn="0" w:noHBand="0" w:noVBand="1"/>
            </w:tblPr>
            <w:tblGrid>
              <w:gridCol w:w="1584"/>
              <w:gridCol w:w="1701"/>
              <w:gridCol w:w="1418"/>
              <w:gridCol w:w="1686"/>
              <w:gridCol w:w="1432"/>
            </w:tblGrid>
            <w:tr w:rsidR="00842878" w14:paraId="73BBEB5D" w14:textId="77777777" w:rsidTr="00CA0BC8">
              <w:trPr>
                <w:trHeight w:val="398"/>
              </w:trPr>
              <w:tc>
                <w:tcPr>
                  <w:tcW w:w="1584" w:type="dxa"/>
                  <w:shd w:val="clear" w:color="auto" w:fill="EAF1DD" w:themeFill="accent3" w:themeFillTint="33"/>
                </w:tcPr>
                <w:p w14:paraId="1A52458E" w14:textId="77777777" w:rsidR="00CA0BC8" w:rsidRDefault="00CA0BC8" w:rsidP="00CA0BC8">
                  <w:r>
                    <w:rPr>
                      <w:rFonts w:hint="eastAsia"/>
                    </w:rPr>
                    <w:t>审核名称</w:t>
                  </w:r>
                </w:p>
                <w:p w14:paraId="6D86B31D" w14:textId="1183C8FC" w:rsidR="00842878" w:rsidRDefault="00CA0BC8" w:rsidP="00CA0BC8">
                  <w:r w:rsidRPr="00E33443">
                    <w:t>Scope &amp; Area</w:t>
                  </w:r>
                </w:p>
              </w:tc>
              <w:tc>
                <w:tcPr>
                  <w:tcW w:w="1701" w:type="dxa"/>
                  <w:shd w:val="clear" w:color="auto" w:fill="EAF1DD" w:themeFill="accent3" w:themeFillTint="33"/>
                </w:tcPr>
                <w:p w14:paraId="79D178F4" w14:textId="57352F96" w:rsidR="00CA0BC8" w:rsidRDefault="00CA0BC8" w:rsidP="00CA0BC8">
                  <w:r>
                    <w:rPr>
                      <w:rFonts w:hint="eastAsia"/>
                    </w:rPr>
                    <w:t>审核编号</w:t>
                  </w:r>
                </w:p>
                <w:p w14:paraId="3B156D26" w14:textId="741A137C" w:rsidR="00842878" w:rsidRPr="00842878" w:rsidRDefault="00CA0BC8" w:rsidP="00CA0BC8">
                  <w:pPr>
                    <w:rPr>
                      <w:b/>
                    </w:rPr>
                  </w:pPr>
                  <w:r w:rsidRPr="00E33443">
                    <w:t>Audit number</w:t>
                  </w:r>
                </w:p>
              </w:tc>
              <w:tc>
                <w:tcPr>
                  <w:tcW w:w="1418" w:type="dxa"/>
                  <w:shd w:val="clear" w:color="auto" w:fill="EAF1DD" w:themeFill="accent3" w:themeFillTint="33"/>
                </w:tcPr>
                <w:p w14:paraId="0C75C048" w14:textId="77777777" w:rsidR="00842878" w:rsidRDefault="00842878" w:rsidP="0019574B">
                  <w:r>
                    <w:rPr>
                      <w:rFonts w:hint="eastAsia"/>
                    </w:rPr>
                    <w:t>审核范围</w:t>
                  </w:r>
                </w:p>
                <w:p w14:paraId="7ECC25B8" w14:textId="6D0F0281" w:rsidR="00842878" w:rsidRDefault="00842878" w:rsidP="0019574B">
                  <w:r w:rsidRPr="00842878">
                    <w:t>audit scope</w:t>
                  </w:r>
                </w:p>
              </w:tc>
              <w:tc>
                <w:tcPr>
                  <w:tcW w:w="1686" w:type="dxa"/>
                  <w:shd w:val="clear" w:color="auto" w:fill="EAF1DD" w:themeFill="accent3" w:themeFillTint="33"/>
                </w:tcPr>
                <w:p w14:paraId="78D00CF6" w14:textId="77777777" w:rsidR="00842878" w:rsidRDefault="00842878" w:rsidP="0019574B">
                  <w:r>
                    <w:rPr>
                      <w:rFonts w:hint="eastAsia"/>
                    </w:rPr>
                    <w:t>审核类型</w:t>
                  </w:r>
                </w:p>
                <w:p w14:paraId="608E22CA" w14:textId="77777777" w:rsidR="00842878" w:rsidRDefault="00842878" w:rsidP="0019574B">
                  <w:r w:rsidRPr="00E33443">
                    <w:t>Audit Type</w:t>
                  </w:r>
                </w:p>
              </w:tc>
              <w:tc>
                <w:tcPr>
                  <w:tcW w:w="1432" w:type="dxa"/>
                  <w:shd w:val="clear" w:color="auto" w:fill="EAF1DD" w:themeFill="accent3" w:themeFillTint="33"/>
                </w:tcPr>
                <w:p w14:paraId="24EB97B4" w14:textId="5906439D" w:rsidR="00842878" w:rsidRDefault="00842878" w:rsidP="0019574B">
                  <w:r>
                    <w:rPr>
                      <w:rFonts w:hint="eastAsia"/>
                    </w:rPr>
                    <w:t>责任部门</w:t>
                  </w:r>
                </w:p>
                <w:p w14:paraId="7D279CEB" w14:textId="77777777" w:rsidR="00842878" w:rsidRDefault="00842878" w:rsidP="0019574B">
                  <w:r w:rsidRPr="00AA5A62">
                    <w:rPr>
                      <w:rFonts w:hint="eastAsia"/>
                      <w:b/>
                    </w:rPr>
                    <w:t>Department</w:t>
                  </w:r>
                </w:p>
              </w:tc>
            </w:tr>
            <w:tr w:rsidR="00CA0BC8" w14:paraId="50E7DBF0" w14:textId="77777777" w:rsidTr="00CA0BC8">
              <w:trPr>
                <w:trHeight w:val="477"/>
              </w:trPr>
              <w:tc>
                <w:tcPr>
                  <w:tcW w:w="1584" w:type="dxa"/>
                </w:tcPr>
                <w:p w14:paraId="0B4142B4" w14:textId="77777777" w:rsidR="00CA0BC8" w:rsidRDefault="00CA0BC8" w:rsidP="0019574B">
                  <w:r>
                    <w:rPr>
                      <w:rFonts w:hint="eastAsia"/>
                    </w:rPr>
                    <w:t>XXX</w:t>
                  </w:r>
                </w:p>
              </w:tc>
              <w:tc>
                <w:tcPr>
                  <w:tcW w:w="1701" w:type="dxa"/>
                </w:tcPr>
                <w:p w14:paraId="185091EE" w14:textId="77777777" w:rsidR="00CA0BC8" w:rsidRDefault="00CA0BC8" w:rsidP="0019574B">
                  <w:r>
                    <w:rPr>
                      <w:rFonts w:hint="eastAsia"/>
                    </w:rPr>
                    <w:t>XXX</w:t>
                  </w:r>
                </w:p>
              </w:tc>
              <w:tc>
                <w:tcPr>
                  <w:tcW w:w="1418" w:type="dxa"/>
                </w:tcPr>
                <w:p w14:paraId="61A8A6DD" w14:textId="287E8211" w:rsidR="00CA0BC8" w:rsidRDefault="00CA0BC8" w:rsidP="0019574B"/>
              </w:tc>
              <w:tc>
                <w:tcPr>
                  <w:tcW w:w="1686" w:type="dxa"/>
                </w:tcPr>
                <w:p w14:paraId="1E166453" w14:textId="77777777" w:rsidR="00CA0BC8" w:rsidRDefault="00CA0BC8" w:rsidP="0019574B">
                  <w:r>
                    <w:rPr>
                      <w:rFonts w:hint="eastAsia"/>
                    </w:rPr>
                    <w:t>XXX</w:t>
                  </w:r>
                </w:p>
              </w:tc>
              <w:tc>
                <w:tcPr>
                  <w:tcW w:w="1432" w:type="dxa"/>
                </w:tcPr>
                <w:p w14:paraId="71CFEDEF" w14:textId="77777777" w:rsidR="00CA0BC8" w:rsidRDefault="00CA0BC8" w:rsidP="0019574B">
                  <w:r>
                    <w:rPr>
                      <w:rFonts w:hint="eastAsia"/>
                    </w:rPr>
                    <w:t>XXX</w:t>
                  </w:r>
                </w:p>
              </w:tc>
            </w:tr>
          </w:tbl>
          <w:p w14:paraId="69ED789A" w14:textId="77777777" w:rsidR="0019574B" w:rsidRDefault="0019574B" w:rsidP="0019574B"/>
        </w:tc>
      </w:tr>
    </w:tbl>
    <w:p w14:paraId="538AC982" w14:textId="77777777" w:rsidR="0019574B" w:rsidRPr="0083177B" w:rsidRDefault="0019574B" w:rsidP="0019574B"/>
    <w:p w14:paraId="0E61563F" w14:textId="77777777" w:rsidR="0019574B" w:rsidRDefault="00186EEB" w:rsidP="0019574B">
      <w:r>
        <w:tab/>
        <w:t xml:space="preserve"> </w:t>
      </w:r>
      <w:r w:rsidR="0019574B">
        <w:rPr>
          <w:rFonts w:hint="eastAsia"/>
        </w:rPr>
        <w:t>点击</w:t>
      </w:r>
      <w:r w:rsidR="0019574B">
        <w:t>”</w:t>
      </w:r>
      <w:r w:rsidR="0019574B">
        <w:rPr>
          <w:rFonts w:hint="eastAsia"/>
        </w:rPr>
        <w:t>新增</w:t>
      </w:r>
      <w:r w:rsidR="0019574B">
        <w:t>”</w:t>
      </w:r>
    </w:p>
    <w:tbl>
      <w:tblPr>
        <w:tblStyle w:val="aff8"/>
        <w:tblW w:w="0" w:type="auto"/>
        <w:jc w:val="center"/>
        <w:tblLook w:val="04A0" w:firstRow="1" w:lastRow="0" w:firstColumn="1" w:lastColumn="0" w:noHBand="0" w:noVBand="1"/>
      </w:tblPr>
      <w:tblGrid>
        <w:gridCol w:w="1980"/>
        <w:gridCol w:w="2126"/>
        <w:gridCol w:w="2069"/>
        <w:gridCol w:w="2061"/>
      </w:tblGrid>
      <w:tr w:rsidR="0019574B" w14:paraId="7E355C06" w14:textId="77777777" w:rsidTr="006F40E7">
        <w:trPr>
          <w:trHeight w:val="548"/>
          <w:jc w:val="center"/>
        </w:trPr>
        <w:tc>
          <w:tcPr>
            <w:tcW w:w="1980" w:type="dxa"/>
            <w:shd w:val="clear" w:color="auto" w:fill="EAF1DD" w:themeFill="accent3" w:themeFillTint="33"/>
          </w:tcPr>
          <w:p w14:paraId="47367671" w14:textId="77777777" w:rsidR="0019574B" w:rsidRDefault="0019574B" w:rsidP="0019142F">
            <w:r>
              <w:rPr>
                <w:rFonts w:hint="eastAsia"/>
              </w:rPr>
              <w:t>审核编号</w:t>
            </w:r>
          </w:p>
          <w:p w14:paraId="0F6AB8CD" w14:textId="77777777" w:rsidR="00E33443" w:rsidRDefault="00E33443" w:rsidP="0019142F">
            <w:r w:rsidRPr="00E33443">
              <w:t>Audit number</w:t>
            </w:r>
          </w:p>
        </w:tc>
        <w:tc>
          <w:tcPr>
            <w:tcW w:w="2126" w:type="dxa"/>
          </w:tcPr>
          <w:p w14:paraId="0C404B98" w14:textId="77777777" w:rsidR="0019574B" w:rsidRDefault="00AA51B4" w:rsidP="0019142F">
            <w:r>
              <w:rPr>
                <w:rFonts w:hint="eastAsia"/>
              </w:rPr>
              <w:t>XXXX</w:t>
            </w:r>
          </w:p>
        </w:tc>
        <w:tc>
          <w:tcPr>
            <w:tcW w:w="2069" w:type="dxa"/>
            <w:shd w:val="clear" w:color="auto" w:fill="EAF1DD" w:themeFill="accent3" w:themeFillTint="33"/>
          </w:tcPr>
          <w:p w14:paraId="19A0C5C3" w14:textId="77777777" w:rsidR="0019574B" w:rsidRDefault="0019574B" w:rsidP="0019142F"/>
        </w:tc>
        <w:tc>
          <w:tcPr>
            <w:tcW w:w="2061" w:type="dxa"/>
          </w:tcPr>
          <w:p w14:paraId="47CF7E84" w14:textId="77777777" w:rsidR="0019574B" w:rsidRDefault="0019574B" w:rsidP="0019142F"/>
        </w:tc>
      </w:tr>
      <w:tr w:rsidR="00AA51B4" w14:paraId="57A84BC7" w14:textId="77777777" w:rsidTr="006F40E7">
        <w:trPr>
          <w:trHeight w:val="548"/>
          <w:jc w:val="center"/>
        </w:trPr>
        <w:tc>
          <w:tcPr>
            <w:tcW w:w="1980" w:type="dxa"/>
            <w:shd w:val="clear" w:color="auto" w:fill="EAF1DD" w:themeFill="accent3" w:themeFillTint="33"/>
          </w:tcPr>
          <w:p w14:paraId="60185CB8" w14:textId="77777777" w:rsidR="00AA51B4" w:rsidRDefault="00AA51B4" w:rsidP="00AA51B4">
            <w:r>
              <w:rPr>
                <w:rFonts w:hint="eastAsia"/>
              </w:rPr>
              <w:t>审核代码</w:t>
            </w:r>
          </w:p>
          <w:p w14:paraId="21A9F981" w14:textId="77777777" w:rsidR="00E33443" w:rsidRDefault="00E33443" w:rsidP="00AA51B4">
            <w:r w:rsidRPr="00E33443">
              <w:t>Verification code</w:t>
            </w:r>
          </w:p>
        </w:tc>
        <w:tc>
          <w:tcPr>
            <w:tcW w:w="2126" w:type="dxa"/>
          </w:tcPr>
          <w:p w14:paraId="10D58A9B" w14:textId="77777777" w:rsidR="00AA51B4" w:rsidRDefault="00AA51B4" w:rsidP="00AA51B4">
            <w:r>
              <w:rPr>
                <w:rFonts w:hint="eastAsia"/>
              </w:rPr>
              <w:t>A</w:t>
            </w:r>
            <w:r>
              <w:t>1</w:t>
            </w:r>
          </w:p>
        </w:tc>
        <w:tc>
          <w:tcPr>
            <w:tcW w:w="2069" w:type="dxa"/>
            <w:shd w:val="clear" w:color="auto" w:fill="EAF1DD" w:themeFill="accent3" w:themeFillTint="33"/>
          </w:tcPr>
          <w:p w14:paraId="6B330D62" w14:textId="77777777" w:rsidR="00AA51B4" w:rsidRDefault="00AA51B4" w:rsidP="00AA51B4">
            <w:r>
              <w:rPr>
                <w:rFonts w:hint="eastAsia"/>
              </w:rPr>
              <w:t>审核名称</w:t>
            </w:r>
          </w:p>
          <w:p w14:paraId="209567D5" w14:textId="77777777" w:rsidR="00E33443" w:rsidRDefault="00E33443" w:rsidP="00AA51B4">
            <w:r w:rsidRPr="00E33443">
              <w:t>Scope &amp; Area</w:t>
            </w:r>
          </w:p>
        </w:tc>
        <w:tc>
          <w:tcPr>
            <w:tcW w:w="2061" w:type="dxa"/>
          </w:tcPr>
          <w:p w14:paraId="1EBD1A57" w14:textId="77777777" w:rsidR="00AA51B4" w:rsidRDefault="00AA51B4" w:rsidP="00AA51B4">
            <w:r>
              <w:rPr>
                <w:rFonts w:hint="eastAsia"/>
              </w:rPr>
              <w:t>质量部审核</w:t>
            </w:r>
          </w:p>
        </w:tc>
      </w:tr>
      <w:tr w:rsidR="0019574B" w14:paraId="25373AAE" w14:textId="77777777" w:rsidTr="006F40E7">
        <w:trPr>
          <w:trHeight w:val="97"/>
          <w:jc w:val="center"/>
        </w:trPr>
        <w:tc>
          <w:tcPr>
            <w:tcW w:w="1980" w:type="dxa"/>
            <w:shd w:val="clear" w:color="auto" w:fill="EAF1DD" w:themeFill="accent3" w:themeFillTint="33"/>
          </w:tcPr>
          <w:p w14:paraId="6E6FF8C4" w14:textId="77777777" w:rsidR="0019574B" w:rsidRDefault="0019574B" w:rsidP="0019142F">
            <w:r>
              <w:rPr>
                <w:rFonts w:hint="eastAsia"/>
              </w:rPr>
              <w:t>审核类型</w:t>
            </w:r>
          </w:p>
          <w:p w14:paraId="58A7717C" w14:textId="77777777" w:rsidR="00E33443" w:rsidRDefault="00E33443" w:rsidP="0019142F">
            <w:r w:rsidRPr="00E33443">
              <w:t>Audit Type</w:t>
            </w:r>
          </w:p>
        </w:tc>
        <w:tc>
          <w:tcPr>
            <w:tcW w:w="2126" w:type="dxa"/>
          </w:tcPr>
          <w:p w14:paraId="2AB98CAC" w14:textId="77777777" w:rsidR="0019574B" w:rsidRDefault="009A61D5" w:rsidP="0019142F">
            <w:r>
              <w:rPr>
                <w:rFonts w:hint="eastAsia"/>
              </w:rPr>
              <w:t>下拉列表</w:t>
            </w:r>
          </w:p>
        </w:tc>
        <w:tc>
          <w:tcPr>
            <w:tcW w:w="2069" w:type="dxa"/>
            <w:shd w:val="clear" w:color="auto" w:fill="EAF1DD" w:themeFill="accent3" w:themeFillTint="33"/>
          </w:tcPr>
          <w:p w14:paraId="72B5350B" w14:textId="77777777" w:rsidR="00214DA0" w:rsidRDefault="00214DA0" w:rsidP="00214DA0">
            <w:r>
              <w:rPr>
                <w:rFonts w:hint="eastAsia"/>
              </w:rPr>
              <w:t>隶属部门</w:t>
            </w:r>
          </w:p>
          <w:p w14:paraId="2CE7109D" w14:textId="2CC0E33B" w:rsidR="00E33443" w:rsidRDefault="00214DA0" w:rsidP="00214DA0">
            <w:r w:rsidRPr="00AA5A62">
              <w:rPr>
                <w:rFonts w:hint="eastAsia"/>
                <w:b/>
              </w:rPr>
              <w:t>Department</w:t>
            </w:r>
          </w:p>
        </w:tc>
        <w:tc>
          <w:tcPr>
            <w:tcW w:w="2061" w:type="dxa"/>
          </w:tcPr>
          <w:p w14:paraId="37752C74" w14:textId="36085DED" w:rsidR="0019574B" w:rsidRDefault="00214DA0" w:rsidP="0019142F">
            <w:r>
              <w:rPr>
                <w:rFonts w:hint="eastAsia"/>
              </w:rPr>
              <w:t>选择</w:t>
            </w:r>
          </w:p>
        </w:tc>
      </w:tr>
      <w:tr w:rsidR="00186EEB" w14:paraId="35541201" w14:textId="77777777" w:rsidTr="00186EEB">
        <w:trPr>
          <w:trHeight w:val="800"/>
          <w:jc w:val="center"/>
        </w:trPr>
        <w:tc>
          <w:tcPr>
            <w:tcW w:w="1980" w:type="dxa"/>
            <w:shd w:val="clear" w:color="auto" w:fill="EAF1DD" w:themeFill="accent3" w:themeFillTint="33"/>
          </w:tcPr>
          <w:p w14:paraId="54928502" w14:textId="7CB7A0B3" w:rsidR="00186EEB" w:rsidRDefault="00186EEB" w:rsidP="0019142F">
            <w:r>
              <w:rPr>
                <w:rFonts w:hint="eastAsia"/>
              </w:rPr>
              <w:t>审核</w:t>
            </w:r>
            <w:r w:rsidR="00CA0BC8">
              <w:rPr>
                <w:rFonts w:hint="eastAsia"/>
              </w:rPr>
              <w:t>范围</w:t>
            </w:r>
          </w:p>
          <w:p w14:paraId="14057552" w14:textId="72C6DBEF" w:rsidR="00E33443" w:rsidRDefault="00CA0BC8" w:rsidP="0019142F">
            <w:r w:rsidRPr="00CA0BC8">
              <w:t>audit scope</w:t>
            </w:r>
          </w:p>
        </w:tc>
        <w:tc>
          <w:tcPr>
            <w:tcW w:w="6256" w:type="dxa"/>
            <w:gridSpan w:val="3"/>
            <w:shd w:val="clear" w:color="auto" w:fill="FFFFFF" w:themeFill="background1"/>
          </w:tcPr>
          <w:p w14:paraId="30728B3B" w14:textId="77777777" w:rsidR="00186EEB" w:rsidRDefault="00186EEB" w:rsidP="0019142F"/>
        </w:tc>
      </w:tr>
      <w:tr w:rsidR="00410BD0" w14:paraId="33A87987" w14:textId="77777777" w:rsidTr="00186EEB">
        <w:trPr>
          <w:trHeight w:val="800"/>
          <w:jc w:val="center"/>
        </w:trPr>
        <w:tc>
          <w:tcPr>
            <w:tcW w:w="1980" w:type="dxa"/>
            <w:shd w:val="clear" w:color="auto" w:fill="EAF1DD" w:themeFill="accent3" w:themeFillTint="33"/>
          </w:tcPr>
          <w:p w14:paraId="5F94220C" w14:textId="77777777" w:rsidR="00410BD0" w:rsidRDefault="00410BD0" w:rsidP="00410BD0">
            <w:r>
              <w:rPr>
                <w:rFonts w:hint="eastAsia"/>
              </w:rPr>
              <w:t>公司程序</w:t>
            </w:r>
          </w:p>
          <w:p w14:paraId="02AF4512" w14:textId="50EB03D5" w:rsidR="00410BD0" w:rsidRDefault="00410BD0" w:rsidP="00410BD0">
            <w:r w:rsidRPr="00C477D9">
              <w:t>company procedure</w:t>
            </w:r>
          </w:p>
        </w:tc>
        <w:tc>
          <w:tcPr>
            <w:tcW w:w="6256" w:type="dxa"/>
            <w:gridSpan w:val="3"/>
            <w:shd w:val="clear" w:color="auto" w:fill="FFFFFF" w:themeFill="background1"/>
          </w:tcPr>
          <w:p w14:paraId="18F96BC7" w14:textId="77777777" w:rsidR="00410BD0" w:rsidRDefault="00410BD0" w:rsidP="0019142F"/>
        </w:tc>
      </w:tr>
      <w:tr w:rsidR="00410BD0" w14:paraId="24C9D980" w14:textId="77777777" w:rsidTr="00186EEB">
        <w:trPr>
          <w:trHeight w:val="800"/>
          <w:jc w:val="center"/>
        </w:trPr>
        <w:tc>
          <w:tcPr>
            <w:tcW w:w="1980" w:type="dxa"/>
            <w:shd w:val="clear" w:color="auto" w:fill="EAF1DD" w:themeFill="accent3" w:themeFillTint="33"/>
          </w:tcPr>
          <w:p w14:paraId="29582A1A" w14:textId="77777777" w:rsidR="00410BD0" w:rsidRDefault="00410BD0" w:rsidP="00410BD0">
            <w:r>
              <w:rPr>
                <w:rFonts w:hint="eastAsia"/>
              </w:rPr>
              <w:t>民航局</w:t>
            </w:r>
          </w:p>
          <w:p w14:paraId="39C7117C" w14:textId="3653E7CF" w:rsidR="00410BD0" w:rsidRDefault="00410BD0" w:rsidP="00410BD0">
            <w:r>
              <w:rPr>
                <w:rFonts w:hint="eastAsia"/>
              </w:rPr>
              <w:t>A</w:t>
            </w:r>
            <w:r>
              <w:t>uthority</w:t>
            </w:r>
          </w:p>
        </w:tc>
        <w:tc>
          <w:tcPr>
            <w:tcW w:w="6256" w:type="dxa"/>
            <w:gridSpan w:val="3"/>
            <w:shd w:val="clear" w:color="auto" w:fill="FFFFFF" w:themeFill="background1"/>
          </w:tcPr>
          <w:p w14:paraId="24F6A2A2" w14:textId="77777777" w:rsidR="00410BD0" w:rsidRDefault="00410BD0" w:rsidP="0019142F"/>
        </w:tc>
      </w:tr>
      <w:tr w:rsidR="00186EEB" w14:paraId="3E607B85" w14:textId="77777777" w:rsidTr="00186EEB">
        <w:trPr>
          <w:trHeight w:val="800"/>
          <w:jc w:val="center"/>
        </w:trPr>
        <w:tc>
          <w:tcPr>
            <w:tcW w:w="8236" w:type="dxa"/>
            <w:gridSpan w:val="4"/>
            <w:shd w:val="clear" w:color="auto" w:fill="FFFFFF" w:themeFill="background1"/>
          </w:tcPr>
          <w:p w14:paraId="009F6A76" w14:textId="77777777" w:rsidR="00186EEB" w:rsidRDefault="00186EEB" w:rsidP="00186EEB">
            <w:pPr>
              <w:jc w:val="center"/>
            </w:pPr>
            <w:r>
              <w:rPr>
                <w:rFonts w:hint="eastAsia"/>
              </w:rPr>
              <w:t>保存</w:t>
            </w:r>
            <w:r>
              <w:rPr>
                <w:rFonts w:hint="eastAsia"/>
              </w:rPr>
              <w:t xml:space="preserve">  </w:t>
            </w:r>
            <w:r>
              <w:t xml:space="preserve">       </w:t>
            </w:r>
            <w:r>
              <w:rPr>
                <w:rFonts w:hint="eastAsia"/>
              </w:rPr>
              <w:t>取消</w:t>
            </w:r>
          </w:p>
          <w:p w14:paraId="7EC3F37A" w14:textId="77777777" w:rsidR="00C477D9" w:rsidRDefault="00C477D9" w:rsidP="00186EEB">
            <w:pPr>
              <w:jc w:val="center"/>
            </w:pPr>
            <w:r>
              <w:t xml:space="preserve">    </w:t>
            </w:r>
            <w:r>
              <w:rPr>
                <w:rFonts w:hint="eastAsia"/>
              </w:rPr>
              <w:t>S</w:t>
            </w:r>
            <w:r>
              <w:t>AVE       CANCEL</w:t>
            </w:r>
          </w:p>
        </w:tc>
      </w:tr>
    </w:tbl>
    <w:p w14:paraId="61DDF3F6" w14:textId="77777777" w:rsidR="006064E0" w:rsidRPr="006064E0" w:rsidRDefault="006064E0" w:rsidP="006064E0">
      <w:pPr>
        <w:pStyle w:val="afff0"/>
        <w:ind w:left="1412" w:firstLineChars="0" w:firstLine="0"/>
        <w:rPr>
          <w:rFonts w:ascii="微软雅黑" w:hAnsi="微软雅黑" w:cs="微软雅黑"/>
        </w:rPr>
      </w:pPr>
    </w:p>
    <w:p w14:paraId="166F676C" w14:textId="426CD515" w:rsidR="009C286B" w:rsidRDefault="009C286B" w:rsidP="009C286B">
      <w:pPr>
        <w:pStyle w:val="5"/>
      </w:pPr>
      <w:r>
        <w:rPr>
          <w:rFonts w:hint="eastAsia"/>
        </w:rPr>
        <w:t>逻辑控制</w:t>
      </w:r>
    </w:p>
    <w:p w14:paraId="4ADF665C" w14:textId="77777777" w:rsidR="009C286B" w:rsidRPr="009C286B" w:rsidRDefault="009C286B" w:rsidP="009C286B">
      <w:r>
        <w:lastRenderedPageBreak/>
        <w:tab/>
      </w:r>
      <w:r w:rsidR="005A260B">
        <w:rPr>
          <w:rFonts w:hint="eastAsia"/>
        </w:rPr>
        <w:t>如下为年度审核项</w:t>
      </w:r>
    </w:p>
    <w:p w14:paraId="7766C63D" w14:textId="77777777" w:rsidR="005A260B" w:rsidRDefault="005A260B" w:rsidP="0019574B">
      <w:r>
        <w:tab/>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6"/>
        <w:gridCol w:w="5568"/>
        <w:gridCol w:w="2410"/>
      </w:tblGrid>
      <w:tr w:rsidR="005A260B" w:rsidRPr="00AA5A62" w14:paraId="1AD55E80" w14:textId="77777777" w:rsidTr="00E37BBC">
        <w:trPr>
          <w:cantSplit/>
          <w:trHeight w:val="532"/>
          <w:jc w:val="center"/>
        </w:trPr>
        <w:tc>
          <w:tcPr>
            <w:tcW w:w="0" w:type="auto"/>
            <w:vAlign w:val="center"/>
          </w:tcPr>
          <w:p w14:paraId="3CD004CD" w14:textId="77777777" w:rsidR="005A260B" w:rsidRPr="00AA5A62" w:rsidRDefault="005A260B" w:rsidP="00C32A14">
            <w:pPr>
              <w:spacing w:line="200" w:lineRule="atLeast"/>
              <w:rPr>
                <w:b/>
                <w:sz w:val="28"/>
              </w:rPr>
            </w:pPr>
            <w:r w:rsidRPr="00AA5A62">
              <w:rPr>
                <w:rFonts w:hint="eastAsia"/>
                <w:b/>
                <w:sz w:val="28"/>
              </w:rPr>
              <w:t>Code</w:t>
            </w:r>
          </w:p>
        </w:tc>
        <w:tc>
          <w:tcPr>
            <w:tcW w:w="5568" w:type="dxa"/>
            <w:vAlign w:val="center"/>
          </w:tcPr>
          <w:p w14:paraId="13550305" w14:textId="77777777" w:rsidR="005A260B" w:rsidRPr="00AA5A62" w:rsidRDefault="005A260B" w:rsidP="00C32A14">
            <w:pPr>
              <w:spacing w:line="200" w:lineRule="atLeast"/>
              <w:rPr>
                <w:b/>
              </w:rPr>
            </w:pPr>
            <w:r w:rsidRPr="00AA5A62">
              <w:rPr>
                <w:rFonts w:hint="eastAsia"/>
                <w:b/>
              </w:rPr>
              <w:t>Scope &amp; Area</w:t>
            </w:r>
          </w:p>
        </w:tc>
        <w:tc>
          <w:tcPr>
            <w:tcW w:w="2410" w:type="dxa"/>
            <w:vAlign w:val="center"/>
          </w:tcPr>
          <w:p w14:paraId="3F61826D" w14:textId="77777777" w:rsidR="005A260B" w:rsidRPr="00AA5A62" w:rsidRDefault="005A260B" w:rsidP="00C32A14">
            <w:pPr>
              <w:spacing w:before="100" w:beforeAutospacing="1" w:line="200" w:lineRule="atLeast"/>
              <w:jc w:val="center"/>
              <w:rPr>
                <w:b/>
              </w:rPr>
            </w:pPr>
            <w:r w:rsidRPr="00AA5A62">
              <w:rPr>
                <w:rFonts w:hint="eastAsia"/>
                <w:b/>
              </w:rPr>
              <w:t>Department</w:t>
            </w:r>
          </w:p>
        </w:tc>
      </w:tr>
      <w:tr w:rsidR="005A260B" w:rsidRPr="006C5E53" w14:paraId="623C9169" w14:textId="77777777" w:rsidTr="00E37BBC">
        <w:trPr>
          <w:cantSplit/>
          <w:trHeight w:val="904"/>
          <w:jc w:val="center"/>
        </w:trPr>
        <w:tc>
          <w:tcPr>
            <w:tcW w:w="0" w:type="auto"/>
            <w:vAlign w:val="center"/>
          </w:tcPr>
          <w:p w14:paraId="0697123F" w14:textId="77777777" w:rsidR="005A260B" w:rsidRPr="006C5E53" w:rsidRDefault="005A260B" w:rsidP="00C32A14">
            <w:pPr>
              <w:spacing w:line="200" w:lineRule="atLeast"/>
              <w:jc w:val="center"/>
            </w:pPr>
            <w:r w:rsidRPr="006C5E53">
              <w:rPr>
                <w:rFonts w:hint="eastAsia"/>
              </w:rPr>
              <w:t>A1</w:t>
            </w:r>
          </w:p>
        </w:tc>
        <w:tc>
          <w:tcPr>
            <w:tcW w:w="5568" w:type="dxa"/>
            <w:vAlign w:val="center"/>
          </w:tcPr>
          <w:p w14:paraId="6CA3A1C6" w14:textId="77777777" w:rsidR="005A260B" w:rsidRDefault="005A260B" w:rsidP="00C32A14">
            <w:pPr>
              <w:spacing w:line="160" w:lineRule="atLeast"/>
            </w:pPr>
            <w:r w:rsidRPr="006C5E53">
              <w:t>Quality</w:t>
            </w:r>
            <w:r w:rsidRPr="006C5E53">
              <w:rPr>
                <w:rFonts w:hint="eastAsia"/>
              </w:rPr>
              <w:t xml:space="preserve"> </w:t>
            </w:r>
            <w:r>
              <w:rPr>
                <w:rFonts w:hint="eastAsia"/>
              </w:rPr>
              <w:t>Assurance/Technical Records</w:t>
            </w:r>
          </w:p>
          <w:p w14:paraId="5C820D2F" w14:textId="77777777" w:rsidR="005A260B" w:rsidRPr="006C5E53" w:rsidRDefault="005A260B" w:rsidP="00C32A14">
            <w:pPr>
              <w:spacing w:line="160" w:lineRule="atLeast"/>
            </w:pPr>
            <w:r>
              <w:rPr>
                <w:rFonts w:hint="eastAsia"/>
              </w:rPr>
              <w:t>质量保证</w:t>
            </w:r>
            <w:r>
              <w:rPr>
                <w:rFonts w:hint="eastAsia"/>
              </w:rPr>
              <w:t>/</w:t>
            </w:r>
            <w:r>
              <w:rPr>
                <w:rFonts w:hint="eastAsia"/>
              </w:rPr>
              <w:t>技术记录</w:t>
            </w:r>
          </w:p>
        </w:tc>
        <w:tc>
          <w:tcPr>
            <w:tcW w:w="2410" w:type="dxa"/>
            <w:vAlign w:val="center"/>
          </w:tcPr>
          <w:p w14:paraId="04409F6A" w14:textId="77777777" w:rsidR="005A260B" w:rsidRDefault="005A260B" w:rsidP="00C32A14">
            <w:pPr>
              <w:spacing w:line="200" w:lineRule="atLeast"/>
            </w:pPr>
            <w:r>
              <w:rPr>
                <w:rFonts w:hint="eastAsia"/>
              </w:rPr>
              <w:t>Quality Department</w:t>
            </w:r>
          </w:p>
          <w:p w14:paraId="3E306918" w14:textId="77777777" w:rsidR="005A260B" w:rsidRPr="006C5E53" w:rsidRDefault="005A260B" w:rsidP="00C32A14">
            <w:pPr>
              <w:spacing w:line="200" w:lineRule="atLeast"/>
            </w:pPr>
            <w:r>
              <w:rPr>
                <w:rFonts w:hint="eastAsia"/>
              </w:rPr>
              <w:t>质量安全部</w:t>
            </w:r>
          </w:p>
        </w:tc>
      </w:tr>
      <w:tr w:rsidR="005A260B" w:rsidRPr="006C5E53" w14:paraId="7031DA10" w14:textId="77777777" w:rsidTr="00E37BBC">
        <w:trPr>
          <w:cantSplit/>
          <w:trHeight w:val="532"/>
          <w:jc w:val="center"/>
        </w:trPr>
        <w:tc>
          <w:tcPr>
            <w:tcW w:w="0" w:type="auto"/>
            <w:vAlign w:val="center"/>
          </w:tcPr>
          <w:p w14:paraId="48A3653A" w14:textId="77777777" w:rsidR="005A260B" w:rsidRPr="006C5E53" w:rsidRDefault="005A260B" w:rsidP="00C32A14">
            <w:pPr>
              <w:spacing w:line="200" w:lineRule="atLeast"/>
              <w:jc w:val="center"/>
            </w:pPr>
            <w:r w:rsidRPr="006C5E53">
              <w:rPr>
                <w:rFonts w:hint="eastAsia"/>
              </w:rPr>
              <w:t>A2</w:t>
            </w:r>
          </w:p>
        </w:tc>
        <w:tc>
          <w:tcPr>
            <w:tcW w:w="5568" w:type="dxa"/>
            <w:vAlign w:val="center"/>
          </w:tcPr>
          <w:p w14:paraId="3F6F341E" w14:textId="77777777" w:rsidR="005A260B" w:rsidRPr="006C5E53" w:rsidRDefault="005A260B" w:rsidP="00C32A14">
            <w:pPr>
              <w:spacing w:line="200" w:lineRule="atLeast"/>
            </w:pPr>
            <w:r w:rsidRPr="006C5E53">
              <w:rPr>
                <w:rFonts w:hint="eastAsia"/>
              </w:rPr>
              <w:t>Engineering</w:t>
            </w:r>
            <w:r>
              <w:rPr>
                <w:rFonts w:hint="eastAsia"/>
              </w:rPr>
              <w:t>/TPC</w:t>
            </w:r>
            <w:r w:rsidRPr="006C5E53">
              <w:rPr>
                <w:rFonts w:hint="eastAsia"/>
              </w:rPr>
              <w:t>工程</w:t>
            </w:r>
            <w:r>
              <w:rPr>
                <w:rFonts w:hint="eastAsia"/>
              </w:rPr>
              <w:t>支援</w:t>
            </w:r>
            <w:r>
              <w:rPr>
                <w:rFonts w:hint="eastAsia"/>
              </w:rPr>
              <w:t>/</w:t>
            </w:r>
            <w:r>
              <w:rPr>
                <w:rFonts w:hint="eastAsia"/>
              </w:rPr>
              <w:t>技术资料</w:t>
            </w:r>
          </w:p>
        </w:tc>
        <w:tc>
          <w:tcPr>
            <w:tcW w:w="2410" w:type="dxa"/>
          </w:tcPr>
          <w:p w14:paraId="282F38C5" w14:textId="77777777" w:rsidR="005A260B" w:rsidRDefault="005A260B" w:rsidP="00C32A14">
            <w:pPr>
              <w:spacing w:line="200" w:lineRule="atLeast"/>
            </w:pPr>
            <w:r>
              <w:rPr>
                <w:rFonts w:hint="eastAsia"/>
              </w:rPr>
              <w:t xml:space="preserve">TE Department </w:t>
            </w:r>
          </w:p>
          <w:p w14:paraId="36A19730" w14:textId="77777777" w:rsidR="005A260B" w:rsidRPr="006C5E53" w:rsidRDefault="005A260B" w:rsidP="00C32A14">
            <w:pPr>
              <w:spacing w:line="200" w:lineRule="atLeast"/>
            </w:pPr>
            <w:r>
              <w:rPr>
                <w:rFonts w:hint="eastAsia"/>
              </w:rPr>
              <w:t>技术工程部</w:t>
            </w:r>
          </w:p>
        </w:tc>
      </w:tr>
      <w:tr w:rsidR="005A260B" w:rsidRPr="006C5E53" w14:paraId="561BFF30" w14:textId="77777777" w:rsidTr="00E37BBC">
        <w:trPr>
          <w:cantSplit/>
          <w:trHeight w:val="532"/>
          <w:jc w:val="center"/>
        </w:trPr>
        <w:tc>
          <w:tcPr>
            <w:tcW w:w="0" w:type="auto"/>
            <w:vAlign w:val="center"/>
          </w:tcPr>
          <w:p w14:paraId="4387788C" w14:textId="77777777" w:rsidR="005A260B" w:rsidRPr="006C5E53" w:rsidRDefault="005A260B" w:rsidP="00C32A14">
            <w:pPr>
              <w:spacing w:line="200" w:lineRule="atLeast"/>
              <w:jc w:val="center"/>
            </w:pPr>
            <w:r w:rsidRPr="006C5E53">
              <w:rPr>
                <w:rFonts w:hint="eastAsia"/>
              </w:rPr>
              <w:t>A3</w:t>
            </w:r>
          </w:p>
        </w:tc>
        <w:tc>
          <w:tcPr>
            <w:tcW w:w="5568" w:type="dxa"/>
            <w:vAlign w:val="center"/>
          </w:tcPr>
          <w:p w14:paraId="3F285984" w14:textId="77777777" w:rsidR="005A260B" w:rsidRPr="006C5E53" w:rsidRDefault="005A260B" w:rsidP="00C32A14">
            <w:pPr>
              <w:spacing w:line="200" w:lineRule="atLeast"/>
            </w:pPr>
            <w:r w:rsidRPr="006C5E53">
              <w:t>Training</w:t>
            </w:r>
            <w:r w:rsidRPr="006C5E53">
              <w:rPr>
                <w:rFonts w:hint="eastAsia"/>
              </w:rPr>
              <w:t xml:space="preserve"> Department</w:t>
            </w:r>
            <w:r w:rsidRPr="006C5E53">
              <w:rPr>
                <w:rFonts w:hint="eastAsia"/>
              </w:rPr>
              <w:t>培训中心</w:t>
            </w:r>
          </w:p>
        </w:tc>
        <w:tc>
          <w:tcPr>
            <w:tcW w:w="2410" w:type="dxa"/>
          </w:tcPr>
          <w:p w14:paraId="09FF01CF" w14:textId="77777777" w:rsidR="005A260B" w:rsidRDefault="005A260B" w:rsidP="00C32A14">
            <w:pPr>
              <w:spacing w:line="200" w:lineRule="atLeast"/>
            </w:pPr>
            <w:r w:rsidRPr="006C5E53">
              <w:t>Training</w:t>
            </w:r>
            <w:r w:rsidRPr="006C5E53">
              <w:rPr>
                <w:rFonts w:hint="eastAsia"/>
              </w:rPr>
              <w:t xml:space="preserve"> Department</w:t>
            </w:r>
          </w:p>
          <w:p w14:paraId="16F52869" w14:textId="77777777" w:rsidR="005A260B" w:rsidRPr="006C5E53" w:rsidRDefault="005A260B" w:rsidP="00C32A14">
            <w:pPr>
              <w:spacing w:line="200" w:lineRule="atLeast"/>
            </w:pPr>
            <w:r>
              <w:rPr>
                <w:rFonts w:hint="eastAsia"/>
              </w:rPr>
              <w:t>培训中心</w:t>
            </w:r>
          </w:p>
        </w:tc>
      </w:tr>
      <w:tr w:rsidR="005A260B" w:rsidRPr="006C5E53" w14:paraId="24D0A044" w14:textId="77777777" w:rsidTr="00E37BBC">
        <w:trPr>
          <w:cantSplit/>
          <w:trHeight w:val="649"/>
          <w:jc w:val="center"/>
        </w:trPr>
        <w:tc>
          <w:tcPr>
            <w:tcW w:w="0" w:type="auto"/>
            <w:vAlign w:val="center"/>
          </w:tcPr>
          <w:p w14:paraId="0B19B360" w14:textId="77777777" w:rsidR="005A260B" w:rsidRPr="006C5E53" w:rsidRDefault="005A260B" w:rsidP="00C32A14">
            <w:pPr>
              <w:spacing w:line="200" w:lineRule="atLeast"/>
              <w:jc w:val="center"/>
            </w:pPr>
            <w:r w:rsidRPr="006C5E53">
              <w:rPr>
                <w:rFonts w:hint="eastAsia"/>
              </w:rPr>
              <w:t>A4</w:t>
            </w:r>
          </w:p>
        </w:tc>
        <w:tc>
          <w:tcPr>
            <w:tcW w:w="5568" w:type="dxa"/>
            <w:vAlign w:val="center"/>
          </w:tcPr>
          <w:p w14:paraId="740322AB" w14:textId="77777777" w:rsidR="005A260B" w:rsidRDefault="005A260B" w:rsidP="00C32A14">
            <w:pPr>
              <w:spacing w:line="200" w:lineRule="atLeast"/>
            </w:pPr>
            <w:r w:rsidRPr="006C5E53">
              <w:rPr>
                <w:rFonts w:hint="eastAsia"/>
              </w:rPr>
              <w:t xml:space="preserve">Calibration &amp; </w:t>
            </w:r>
            <w:r w:rsidRPr="006C5E53">
              <w:t>Tool</w:t>
            </w:r>
            <w:r w:rsidRPr="006C5E53">
              <w:rPr>
                <w:rFonts w:hint="eastAsia"/>
              </w:rPr>
              <w:t>ing Management</w:t>
            </w:r>
          </w:p>
          <w:p w14:paraId="3755EE30" w14:textId="77777777" w:rsidR="005A260B" w:rsidRPr="006C5E53" w:rsidRDefault="005A260B" w:rsidP="00C32A14">
            <w:pPr>
              <w:spacing w:line="200" w:lineRule="atLeast"/>
            </w:pPr>
            <w:r w:rsidRPr="006C5E53">
              <w:rPr>
                <w:rFonts w:hint="eastAsia"/>
              </w:rPr>
              <w:t>计量及工具管理</w:t>
            </w:r>
          </w:p>
        </w:tc>
        <w:tc>
          <w:tcPr>
            <w:tcW w:w="2410" w:type="dxa"/>
          </w:tcPr>
          <w:p w14:paraId="769F68D9" w14:textId="77777777" w:rsidR="005A260B" w:rsidRDefault="005A260B" w:rsidP="00C32A14">
            <w:pPr>
              <w:spacing w:line="200" w:lineRule="atLeast"/>
            </w:pPr>
            <w:r>
              <w:rPr>
                <w:rFonts w:hint="eastAsia"/>
              </w:rPr>
              <w:t>MS Department</w:t>
            </w:r>
          </w:p>
          <w:p w14:paraId="5C863CA0" w14:textId="77777777" w:rsidR="005A260B" w:rsidRPr="006C5E53" w:rsidRDefault="005A260B" w:rsidP="00C32A14">
            <w:pPr>
              <w:spacing w:line="200" w:lineRule="atLeast"/>
            </w:pPr>
            <w:r>
              <w:rPr>
                <w:rFonts w:hint="eastAsia"/>
              </w:rPr>
              <w:t>生产保障部</w:t>
            </w:r>
          </w:p>
        </w:tc>
      </w:tr>
      <w:tr w:rsidR="005A260B" w:rsidRPr="006C5E53" w14:paraId="28BAE631" w14:textId="77777777" w:rsidTr="00E37BBC">
        <w:trPr>
          <w:cantSplit/>
          <w:trHeight w:val="532"/>
          <w:jc w:val="center"/>
        </w:trPr>
        <w:tc>
          <w:tcPr>
            <w:tcW w:w="0" w:type="auto"/>
            <w:vAlign w:val="center"/>
          </w:tcPr>
          <w:p w14:paraId="72A117E2" w14:textId="77777777" w:rsidR="005A260B" w:rsidRPr="006C5E53" w:rsidRDefault="005A260B" w:rsidP="00C32A14">
            <w:pPr>
              <w:spacing w:line="200" w:lineRule="atLeast"/>
              <w:jc w:val="center"/>
            </w:pPr>
            <w:r w:rsidRPr="006C5E53">
              <w:rPr>
                <w:rFonts w:hint="eastAsia"/>
              </w:rPr>
              <w:t>A5</w:t>
            </w:r>
          </w:p>
        </w:tc>
        <w:tc>
          <w:tcPr>
            <w:tcW w:w="5568" w:type="dxa"/>
            <w:vAlign w:val="center"/>
          </w:tcPr>
          <w:p w14:paraId="291E285F" w14:textId="77777777" w:rsidR="005A260B" w:rsidRPr="006C5E53" w:rsidRDefault="005A260B" w:rsidP="00C32A14">
            <w:pPr>
              <w:spacing w:line="200" w:lineRule="atLeast"/>
            </w:pPr>
            <w:r w:rsidRPr="006C5E53">
              <w:rPr>
                <w:rFonts w:hint="eastAsia"/>
              </w:rPr>
              <w:t xml:space="preserve">NDT </w:t>
            </w:r>
            <w:r w:rsidRPr="006C5E53">
              <w:rPr>
                <w:rFonts w:hint="eastAsia"/>
              </w:rPr>
              <w:t>无损探伤</w:t>
            </w:r>
          </w:p>
        </w:tc>
        <w:tc>
          <w:tcPr>
            <w:tcW w:w="2410" w:type="dxa"/>
          </w:tcPr>
          <w:p w14:paraId="04FF9450" w14:textId="77777777" w:rsidR="005A260B" w:rsidRDefault="005A260B" w:rsidP="00C32A14">
            <w:pPr>
              <w:spacing w:line="200" w:lineRule="atLeast"/>
            </w:pPr>
            <w:r>
              <w:rPr>
                <w:rFonts w:hint="eastAsia"/>
              </w:rPr>
              <w:t>MS Department</w:t>
            </w:r>
          </w:p>
          <w:p w14:paraId="5BE985B2" w14:textId="77777777" w:rsidR="005A260B" w:rsidRPr="006C5E53" w:rsidRDefault="005A260B" w:rsidP="00C32A14">
            <w:pPr>
              <w:spacing w:line="200" w:lineRule="atLeast"/>
            </w:pPr>
            <w:r>
              <w:rPr>
                <w:rFonts w:hint="eastAsia"/>
              </w:rPr>
              <w:t>生产保障部</w:t>
            </w:r>
          </w:p>
        </w:tc>
      </w:tr>
      <w:tr w:rsidR="005A260B" w:rsidRPr="006C5E53" w14:paraId="71916D17" w14:textId="77777777" w:rsidTr="00E37BBC">
        <w:trPr>
          <w:cantSplit/>
          <w:trHeight w:val="532"/>
          <w:jc w:val="center"/>
        </w:trPr>
        <w:tc>
          <w:tcPr>
            <w:tcW w:w="0" w:type="auto"/>
            <w:vAlign w:val="center"/>
          </w:tcPr>
          <w:p w14:paraId="251DA830" w14:textId="77777777" w:rsidR="005A260B" w:rsidRPr="006C5E53" w:rsidRDefault="005A260B" w:rsidP="00C32A14">
            <w:pPr>
              <w:spacing w:line="200" w:lineRule="atLeast"/>
              <w:jc w:val="center"/>
            </w:pPr>
            <w:r w:rsidRPr="006C5E53">
              <w:rPr>
                <w:rFonts w:hint="eastAsia"/>
              </w:rPr>
              <w:t>A6</w:t>
            </w:r>
          </w:p>
        </w:tc>
        <w:tc>
          <w:tcPr>
            <w:tcW w:w="5568" w:type="dxa"/>
            <w:vAlign w:val="center"/>
          </w:tcPr>
          <w:p w14:paraId="7DCA10BA" w14:textId="77777777" w:rsidR="005A260B" w:rsidRPr="006C5E53" w:rsidRDefault="005A260B" w:rsidP="00C32A14">
            <w:pPr>
              <w:spacing w:line="200" w:lineRule="atLeast"/>
            </w:pPr>
            <w:r w:rsidRPr="006C5E53">
              <w:rPr>
                <w:rFonts w:hint="eastAsia"/>
              </w:rPr>
              <w:t>Fire Protection</w:t>
            </w:r>
            <w:r w:rsidRPr="006C5E53">
              <w:rPr>
                <w:rFonts w:hint="eastAsia"/>
              </w:rPr>
              <w:t>消防</w:t>
            </w:r>
          </w:p>
        </w:tc>
        <w:tc>
          <w:tcPr>
            <w:tcW w:w="2410" w:type="dxa"/>
          </w:tcPr>
          <w:p w14:paraId="4BF0A0DD" w14:textId="77777777" w:rsidR="005A260B" w:rsidRDefault="005A260B" w:rsidP="00C32A14">
            <w:pPr>
              <w:spacing w:line="200" w:lineRule="atLeast"/>
            </w:pPr>
            <w:r>
              <w:rPr>
                <w:rFonts w:hint="eastAsia"/>
              </w:rPr>
              <w:t>MS Department</w:t>
            </w:r>
          </w:p>
          <w:p w14:paraId="69580A56" w14:textId="77777777" w:rsidR="005A260B" w:rsidRPr="006C5E53" w:rsidRDefault="005A260B" w:rsidP="00C32A14">
            <w:pPr>
              <w:spacing w:line="200" w:lineRule="atLeast"/>
            </w:pPr>
            <w:r>
              <w:rPr>
                <w:rFonts w:hint="eastAsia"/>
              </w:rPr>
              <w:t>生产保障部</w:t>
            </w:r>
          </w:p>
        </w:tc>
      </w:tr>
      <w:tr w:rsidR="005A260B" w:rsidRPr="006C5E53" w14:paraId="0C50010C" w14:textId="77777777" w:rsidTr="00E37BBC">
        <w:trPr>
          <w:cantSplit/>
          <w:trHeight w:val="532"/>
          <w:jc w:val="center"/>
        </w:trPr>
        <w:tc>
          <w:tcPr>
            <w:tcW w:w="0" w:type="auto"/>
            <w:vAlign w:val="center"/>
          </w:tcPr>
          <w:p w14:paraId="7313021D" w14:textId="77777777" w:rsidR="005A260B" w:rsidRPr="006C5E53" w:rsidRDefault="005A260B" w:rsidP="00C32A14">
            <w:pPr>
              <w:spacing w:line="200" w:lineRule="atLeast"/>
              <w:jc w:val="center"/>
            </w:pPr>
            <w:r w:rsidRPr="006C5E53">
              <w:rPr>
                <w:rFonts w:hint="eastAsia"/>
              </w:rPr>
              <w:t>A7</w:t>
            </w:r>
          </w:p>
        </w:tc>
        <w:tc>
          <w:tcPr>
            <w:tcW w:w="5568" w:type="dxa"/>
            <w:vAlign w:val="center"/>
          </w:tcPr>
          <w:p w14:paraId="3B450EFE" w14:textId="77777777" w:rsidR="005A260B" w:rsidRPr="006C5E53" w:rsidRDefault="005A260B" w:rsidP="00C32A14">
            <w:pPr>
              <w:spacing w:line="200" w:lineRule="atLeast"/>
            </w:pPr>
            <w:r>
              <w:rPr>
                <w:rFonts w:hint="eastAsia"/>
              </w:rPr>
              <w:t>Facilities</w:t>
            </w:r>
            <w:r>
              <w:rPr>
                <w:rFonts w:hint="eastAsia"/>
              </w:rPr>
              <w:t>维修设施</w:t>
            </w:r>
          </w:p>
        </w:tc>
        <w:tc>
          <w:tcPr>
            <w:tcW w:w="2410" w:type="dxa"/>
          </w:tcPr>
          <w:p w14:paraId="635CF4DF" w14:textId="77777777" w:rsidR="005A260B" w:rsidRDefault="005A260B" w:rsidP="00C32A14">
            <w:pPr>
              <w:spacing w:line="200" w:lineRule="atLeast"/>
            </w:pPr>
            <w:r>
              <w:rPr>
                <w:rFonts w:hint="eastAsia"/>
              </w:rPr>
              <w:t>MS Department</w:t>
            </w:r>
          </w:p>
          <w:p w14:paraId="002AFD9C" w14:textId="77777777" w:rsidR="005A260B" w:rsidRPr="006C5E53" w:rsidRDefault="005A260B" w:rsidP="00C32A14">
            <w:pPr>
              <w:spacing w:line="200" w:lineRule="atLeast"/>
            </w:pPr>
            <w:r>
              <w:rPr>
                <w:rFonts w:hint="eastAsia"/>
              </w:rPr>
              <w:t>生产保障部</w:t>
            </w:r>
          </w:p>
        </w:tc>
      </w:tr>
      <w:tr w:rsidR="005A260B" w:rsidRPr="006C5E53" w14:paraId="59A96F68" w14:textId="77777777" w:rsidTr="00E37BBC">
        <w:trPr>
          <w:cantSplit/>
          <w:trHeight w:val="532"/>
          <w:jc w:val="center"/>
        </w:trPr>
        <w:tc>
          <w:tcPr>
            <w:tcW w:w="0" w:type="auto"/>
            <w:vAlign w:val="center"/>
          </w:tcPr>
          <w:p w14:paraId="7444E5C0" w14:textId="77777777" w:rsidR="005A260B" w:rsidRPr="006C5E53" w:rsidRDefault="005A260B" w:rsidP="00C32A14">
            <w:pPr>
              <w:spacing w:line="200" w:lineRule="atLeast"/>
              <w:jc w:val="center"/>
            </w:pPr>
            <w:r w:rsidRPr="006C5E53">
              <w:t>A</w:t>
            </w:r>
            <w:r w:rsidRPr="006C5E53">
              <w:rPr>
                <w:rFonts w:hint="eastAsia"/>
              </w:rPr>
              <w:t>8</w:t>
            </w:r>
          </w:p>
        </w:tc>
        <w:tc>
          <w:tcPr>
            <w:tcW w:w="5568" w:type="dxa"/>
            <w:vAlign w:val="center"/>
          </w:tcPr>
          <w:p w14:paraId="122EEE67" w14:textId="77777777" w:rsidR="005A260B" w:rsidRPr="006C5E53" w:rsidRDefault="005A260B" w:rsidP="00C32A14">
            <w:pPr>
              <w:spacing w:line="200" w:lineRule="atLeast"/>
            </w:pPr>
            <w:r w:rsidRPr="006C5E53">
              <w:t>Planning</w:t>
            </w:r>
            <w:r w:rsidRPr="006C5E53">
              <w:rPr>
                <w:rFonts w:hint="eastAsia"/>
              </w:rPr>
              <w:t xml:space="preserve"> Department</w:t>
            </w:r>
            <w:r w:rsidRPr="006C5E53">
              <w:rPr>
                <w:rFonts w:hint="eastAsia"/>
              </w:rPr>
              <w:t>生产计划部</w:t>
            </w:r>
          </w:p>
        </w:tc>
        <w:tc>
          <w:tcPr>
            <w:tcW w:w="2410" w:type="dxa"/>
          </w:tcPr>
          <w:p w14:paraId="2D7CB31F" w14:textId="77777777" w:rsidR="005A260B" w:rsidRDefault="005A260B" w:rsidP="00C32A14">
            <w:pPr>
              <w:spacing w:line="200" w:lineRule="atLeast"/>
            </w:pPr>
            <w:r w:rsidRPr="006C5E53">
              <w:t>Planning</w:t>
            </w:r>
            <w:r w:rsidRPr="006C5E53">
              <w:rPr>
                <w:rFonts w:hint="eastAsia"/>
              </w:rPr>
              <w:t xml:space="preserve"> Department</w:t>
            </w:r>
          </w:p>
          <w:p w14:paraId="23F06D9A" w14:textId="77777777" w:rsidR="005A260B" w:rsidRPr="006C5E53" w:rsidRDefault="005A260B" w:rsidP="00C32A14">
            <w:pPr>
              <w:spacing w:line="200" w:lineRule="atLeast"/>
            </w:pPr>
            <w:r w:rsidRPr="006C5E53">
              <w:rPr>
                <w:rFonts w:hint="eastAsia"/>
              </w:rPr>
              <w:t>生产计划部</w:t>
            </w:r>
          </w:p>
        </w:tc>
      </w:tr>
      <w:tr w:rsidR="005A260B" w:rsidRPr="009257C6" w14:paraId="5C0751AF" w14:textId="77777777" w:rsidTr="00E37BBC">
        <w:trPr>
          <w:cantSplit/>
          <w:trHeight w:val="532"/>
          <w:jc w:val="center"/>
        </w:trPr>
        <w:tc>
          <w:tcPr>
            <w:tcW w:w="0" w:type="auto"/>
            <w:vAlign w:val="center"/>
          </w:tcPr>
          <w:p w14:paraId="5423C70A" w14:textId="77777777" w:rsidR="005A260B" w:rsidRPr="006C5E53" w:rsidRDefault="005A260B" w:rsidP="00C32A14">
            <w:pPr>
              <w:spacing w:line="200" w:lineRule="atLeast"/>
              <w:jc w:val="center"/>
            </w:pPr>
            <w:r w:rsidRPr="006C5E53">
              <w:t>A</w:t>
            </w:r>
            <w:r w:rsidRPr="006C5E53">
              <w:rPr>
                <w:rFonts w:hint="eastAsia"/>
              </w:rPr>
              <w:t>9</w:t>
            </w:r>
          </w:p>
        </w:tc>
        <w:tc>
          <w:tcPr>
            <w:tcW w:w="5568" w:type="dxa"/>
            <w:vAlign w:val="center"/>
          </w:tcPr>
          <w:p w14:paraId="7B97B7CD" w14:textId="77777777" w:rsidR="005A260B" w:rsidRDefault="005A260B" w:rsidP="00C32A14">
            <w:pPr>
              <w:spacing w:line="200" w:lineRule="atLeast"/>
            </w:pPr>
            <w:r w:rsidRPr="009257C6">
              <w:t>C</w:t>
            </w:r>
            <w:r w:rsidRPr="009257C6">
              <w:rPr>
                <w:rFonts w:hint="eastAsia"/>
              </w:rPr>
              <w:t>ontractor &amp;Sub-contractor &amp; Supplier</w:t>
            </w:r>
          </w:p>
          <w:p w14:paraId="06732644" w14:textId="77777777" w:rsidR="005A260B" w:rsidRPr="006C5E53" w:rsidRDefault="005A260B" w:rsidP="00C32A14">
            <w:pPr>
              <w:spacing w:line="200" w:lineRule="atLeast"/>
            </w:pPr>
            <w:r w:rsidRPr="006C5E53">
              <w:rPr>
                <w:rFonts w:hint="eastAsia"/>
              </w:rPr>
              <w:t>外委单位及供应商</w:t>
            </w:r>
          </w:p>
        </w:tc>
        <w:tc>
          <w:tcPr>
            <w:tcW w:w="2410" w:type="dxa"/>
            <w:vAlign w:val="center"/>
          </w:tcPr>
          <w:p w14:paraId="0A8FBCAC" w14:textId="77777777" w:rsidR="005A260B" w:rsidRDefault="005A260B" w:rsidP="00C32A14">
            <w:pPr>
              <w:spacing w:line="200" w:lineRule="atLeast"/>
            </w:pPr>
            <w:r w:rsidRPr="009257C6">
              <w:t>C</w:t>
            </w:r>
            <w:r w:rsidRPr="009257C6">
              <w:rPr>
                <w:rFonts w:hint="eastAsia"/>
              </w:rPr>
              <w:t>ontractor</w:t>
            </w:r>
          </w:p>
          <w:p w14:paraId="4745CE47" w14:textId="77777777" w:rsidR="005A260B" w:rsidRPr="009257C6" w:rsidRDefault="005A260B" w:rsidP="00C32A14">
            <w:pPr>
              <w:spacing w:line="200" w:lineRule="atLeast"/>
            </w:pPr>
            <w:r w:rsidRPr="006C5E53">
              <w:rPr>
                <w:rFonts w:hint="eastAsia"/>
              </w:rPr>
              <w:t>外委单位</w:t>
            </w:r>
          </w:p>
        </w:tc>
      </w:tr>
      <w:tr w:rsidR="005A260B" w:rsidRPr="006C5E53" w14:paraId="11488E6B" w14:textId="77777777" w:rsidTr="00E37BBC">
        <w:trPr>
          <w:cantSplit/>
          <w:trHeight w:val="505"/>
          <w:jc w:val="center"/>
        </w:trPr>
        <w:tc>
          <w:tcPr>
            <w:tcW w:w="0" w:type="auto"/>
            <w:vAlign w:val="center"/>
          </w:tcPr>
          <w:p w14:paraId="1FD582E3" w14:textId="77777777" w:rsidR="005A260B" w:rsidRPr="006C5E53" w:rsidRDefault="005A260B" w:rsidP="00C32A14">
            <w:pPr>
              <w:spacing w:line="200" w:lineRule="atLeast"/>
              <w:jc w:val="center"/>
            </w:pPr>
            <w:r w:rsidRPr="006C5E53">
              <w:rPr>
                <w:rFonts w:hint="eastAsia"/>
              </w:rPr>
              <w:t>A10</w:t>
            </w:r>
          </w:p>
        </w:tc>
        <w:tc>
          <w:tcPr>
            <w:tcW w:w="5568" w:type="dxa"/>
            <w:vAlign w:val="center"/>
          </w:tcPr>
          <w:p w14:paraId="5D0B0FE9" w14:textId="77777777" w:rsidR="005A260B" w:rsidRPr="006C5E53" w:rsidRDefault="005A260B" w:rsidP="00C32A14">
            <w:pPr>
              <w:spacing w:line="200" w:lineRule="atLeast"/>
            </w:pPr>
            <w:r w:rsidRPr="006C5E53">
              <w:rPr>
                <w:rFonts w:hint="eastAsia"/>
              </w:rPr>
              <w:t>Line Maintenance</w:t>
            </w:r>
            <w:r w:rsidRPr="006C5E53">
              <w:rPr>
                <w:rFonts w:hint="eastAsia"/>
              </w:rPr>
              <w:t>航线</w:t>
            </w:r>
            <w:r>
              <w:rPr>
                <w:rFonts w:hint="eastAsia"/>
              </w:rPr>
              <w:t>维修</w:t>
            </w:r>
          </w:p>
        </w:tc>
        <w:tc>
          <w:tcPr>
            <w:tcW w:w="2410" w:type="dxa"/>
            <w:vAlign w:val="center"/>
          </w:tcPr>
          <w:p w14:paraId="0C6E487F" w14:textId="77777777" w:rsidR="005A260B" w:rsidRDefault="005A260B" w:rsidP="00C32A14">
            <w:pPr>
              <w:spacing w:line="200" w:lineRule="atLeast"/>
            </w:pPr>
            <w:r w:rsidRPr="006C5E53">
              <w:rPr>
                <w:rFonts w:hint="eastAsia"/>
              </w:rPr>
              <w:t>L</w:t>
            </w:r>
            <w:r>
              <w:rPr>
                <w:rFonts w:hint="eastAsia"/>
              </w:rPr>
              <w:t>/</w:t>
            </w:r>
            <w:r w:rsidRPr="006C5E53">
              <w:rPr>
                <w:rFonts w:hint="eastAsia"/>
              </w:rPr>
              <w:t>M Department</w:t>
            </w:r>
          </w:p>
          <w:p w14:paraId="7DDFE45C" w14:textId="77777777" w:rsidR="005A260B" w:rsidRPr="006C5E53" w:rsidRDefault="005A260B" w:rsidP="00C32A14">
            <w:pPr>
              <w:spacing w:line="200" w:lineRule="atLeast"/>
            </w:pPr>
            <w:r w:rsidRPr="006C5E53">
              <w:rPr>
                <w:rFonts w:hint="eastAsia"/>
              </w:rPr>
              <w:t>航线部</w:t>
            </w:r>
          </w:p>
        </w:tc>
      </w:tr>
      <w:tr w:rsidR="005A260B" w:rsidRPr="00334382" w14:paraId="0B005420" w14:textId="77777777" w:rsidTr="00E37BBC">
        <w:trPr>
          <w:cantSplit/>
          <w:trHeight w:val="64"/>
          <w:jc w:val="center"/>
        </w:trPr>
        <w:tc>
          <w:tcPr>
            <w:tcW w:w="0" w:type="auto"/>
            <w:vAlign w:val="center"/>
          </w:tcPr>
          <w:p w14:paraId="278C4F0D" w14:textId="77777777" w:rsidR="005A260B" w:rsidRPr="00AA5A62" w:rsidRDefault="005A260B" w:rsidP="00C32A14">
            <w:pPr>
              <w:spacing w:line="200" w:lineRule="atLeast"/>
              <w:jc w:val="center"/>
              <w:rPr>
                <w:color w:val="000000"/>
              </w:rPr>
            </w:pPr>
            <w:r w:rsidRPr="00AA5A62">
              <w:rPr>
                <w:color w:val="000000"/>
              </w:rPr>
              <w:t>A1</w:t>
            </w:r>
            <w:r w:rsidRPr="00AA5A62">
              <w:rPr>
                <w:rFonts w:hint="eastAsia"/>
                <w:color w:val="000000"/>
              </w:rPr>
              <w:t>1</w:t>
            </w:r>
          </w:p>
        </w:tc>
        <w:tc>
          <w:tcPr>
            <w:tcW w:w="5568" w:type="dxa"/>
            <w:vAlign w:val="center"/>
          </w:tcPr>
          <w:p w14:paraId="4CC177B2" w14:textId="77777777" w:rsidR="005A260B" w:rsidRPr="00334382" w:rsidRDefault="005A260B" w:rsidP="00C32A14">
            <w:pPr>
              <w:spacing w:line="200" w:lineRule="atLeast"/>
              <w:rPr>
                <w:color w:val="FF0000"/>
              </w:rPr>
            </w:pPr>
            <w:r>
              <w:rPr>
                <w:rFonts w:hint="eastAsia"/>
              </w:rPr>
              <w:t>Purchase Control/</w:t>
            </w:r>
            <w:r>
              <w:t>Receive</w:t>
            </w:r>
            <w:r>
              <w:rPr>
                <w:rFonts w:hint="eastAsia"/>
              </w:rPr>
              <w:t xml:space="preserve"> Inspection/Storage Control </w:t>
            </w:r>
            <w:r>
              <w:rPr>
                <w:rFonts w:hint="eastAsia"/>
              </w:rPr>
              <w:t>采购控制</w:t>
            </w:r>
            <w:r>
              <w:rPr>
                <w:rFonts w:hint="eastAsia"/>
              </w:rPr>
              <w:t>/</w:t>
            </w:r>
            <w:r>
              <w:rPr>
                <w:rFonts w:hint="eastAsia"/>
              </w:rPr>
              <w:t>检验</w:t>
            </w:r>
            <w:r>
              <w:rPr>
                <w:rFonts w:hint="eastAsia"/>
              </w:rPr>
              <w:t>/</w:t>
            </w:r>
            <w:r>
              <w:rPr>
                <w:rFonts w:hint="eastAsia"/>
              </w:rPr>
              <w:t>库房管理</w:t>
            </w:r>
          </w:p>
        </w:tc>
        <w:tc>
          <w:tcPr>
            <w:tcW w:w="2410" w:type="dxa"/>
            <w:vAlign w:val="center"/>
          </w:tcPr>
          <w:p w14:paraId="3519B691" w14:textId="77777777" w:rsidR="005A260B" w:rsidRDefault="005A260B" w:rsidP="00C32A14">
            <w:pPr>
              <w:spacing w:line="200" w:lineRule="atLeast"/>
            </w:pPr>
            <w:r>
              <w:rPr>
                <w:rFonts w:hint="eastAsia"/>
              </w:rPr>
              <w:t>Supply Department</w:t>
            </w:r>
          </w:p>
          <w:p w14:paraId="367D966B" w14:textId="77777777" w:rsidR="005A260B" w:rsidRPr="00334382" w:rsidRDefault="005A260B" w:rsidP="00C32A14">
            <w:pPr>
              <w:spacing w:line="200" w:lineRule="atLeast"/>
              <w:rPr>
                <w:color w:val="FF0000"/>
              </w:rPr>
            </w:pPr>
            <w:r>
              <w:rPr>
                <w:rFonts w:hint="eastAsia"/>
              </w:rPr>
              <w:t>供应部</w:t>
            </w:r>
          </w:p>
        </w:tc>
      </w:tr>
    </w:tbl>
    <w:p w14:paraId="26A80D85" w14:textId="77777777" w:rsidR="00C32A14" w:rsidRPr="00C32A14" w:rsidRDefault="00C32A14" w:rsidP="00C32A14">
      <w:r>
        <w:tab/>
      </w:r>
      <w:r>
        <w:rPr>
          <w:rFonts w:hint="eastAsia"/>
        </w:rPr>
        <w:t>如下为月度和其它审核项</w:t>
      </w:r>
      <w:r w:rsidR="00E37BBC">
        <w:rPr>
          <w:rFonts w:hint="eastAsia"/>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2"/>
        <w:gridCol w:w="4794"/>
        <w:gridCol w:w="2268"/>
      </w:tblGrid>
      <w:tr w:rsidR="00C32A14" w:rsidRPr="006C5E53" w14:paraId="6CAAAD16" w14:textId="77777777" w:rsidTr="00C32A14">
        <w:trPr>
          <w:cantSplit/>
          <w:trHeight w:hRule="exact" w:val="423"/>
          <w:jc w:val="center"/>
        </w:trPr>
        <w:tc>
          <w:tcPr>
            <w:tcW w:w="8784" w:type="dxa"/>
            <w:gridSpan w:val="3"/>
            <w:tcBorders>
              <w:left w:val="single" w:sz="4" w:space="0" w:color="auto"/>
              <w:right w:val="single" w:sz="4" w:space="0" w:color="auto"/>
            </w:tcBorders>
            <w:vAlign w:val="center"/>
          </w:tcPr>
          <w:p w14:paraId="181B5C25" w14:textId="77777777" w:rsidR="00C32A14" w:rsidRPr="006C5E53" w:rsidRDefault="00C32A14" w:rsidP="00C32A14">
            <w:pPr>
              <w:spacing w:beforeLines="50" w:before="120" w:afterLines="50" w:after="120" w:line="240" w:lineRule="exact"/>
              <w:rPr>
                <w:b/>
                <w:bCs/>
                <w:i/>
                <w:iCs/>
                <w:sz w:val="28"/>
              </w:rPr>
            </w:pPr>
            <w:r w:rsidRPr="006C5E53">
              <w:rPr>
                <w:rFonts w:hint="eastAsia"/>
                <w:b/>
                <w:bCs/>
                <w:i/>
                <w:iCs/>
                <w:sz w:val="28"/>
              </w:rPr>
              <w:t>Product Audit Code and Rating</w:t>
            </w:r>
          </w:p>
        </w:tc>
      </w:tr>
      <w:tr w:rsidR="00C32A14" w:rsidRPr="00EC0362" w14:paraId="0BCD3526" w14:textId="77777777" w:rsidTr="00C32A14">
        <w:trPr>
          <w:cantSplit/>
          <w:trHeight w:hRule="exact" w:val="486"/>
          <w:jc w:val="center"/>
        </w:trPr>
        <w:tc>
          <w:tcPr>
            <w:tcW w:w="0" w:type="auto"/>
            <w:tcBorders>
              <w:left w:val="single" w:sz="4" w:space="0" w:color="auto"/>
            </w:tcBorders>
            <w:vAlign w:val="center"/>
          </w:tcPr>
          <w:p w14:paraId="6ABF274A" w14:textId="77777777" w:rsidR="00C32A14" w:rsidRPr="00EC0362" w:rsidRDefault="00C32A14" w:rsidP="00C32A14">
            <w:pPr>
              <w:jc w:val="center"/>
              <w:rPr>
                <w:b/>
                <w:sz w:val="28"/>
              </w:rPr>
            </w:pPr>
            <w:r w:rsidRPr="00EC0362">
              <w:rPr>
                <w:b/>
                <w:sz w:val="28"/>
              </w:rPr>
              <w:t>Code</w:t>
            </w:r>
          </w:p>
        </w:tc>
        <w:tc>
          <w:tcPr>
            <w:tcW w:w="4794" w:type="dxa"/>
            <w:vAlign w:val="center"/>
          </w:tcPr>
          <w:p w14:paraId="42533D4A" w14:textId="77777777" w:rsidR="00C32A14" w:rsidRPr="00EC0362" w:rsidRDefault="00C32A14" w:rsidP="00C32A14">
            <w:pPr>
              <w:jc w:val="center"/>
              <w:rPr>
                <w:b/>
                <w:sz w:val="28"/>
              </w:rPr>
            </w:pPr>
            <w:r w:rsidRPr="00EC0362">
              <w:rPr>
                <w:b/>
                <w:sz w:val="28"/>
              </w:rPr>
              <w:t>Rating</w:t>
            </w:r>
          </w:p>
        </w:tc>
        <w:tc>
          <w:tcPr>
            <w:tcW w:w="2268" w:type="dxa"/>
            <w:tcBorders>
              <w:left w:val="single" w:sz="4" w:space="0" w:color="auto"/>
              <w:right w:val="single" w:sz="4" w:space="0" w:color="auto"/>
            </w:tcBorders>
          </w:tcPr>
          <w:p w14:paraId="0E631FF2" w14:textId="77777777" w:rsidR="00C32A14" w:rsidRPr="00EC0362" w:rsidRDefault="00C32A14" w:rsidP="00C32A14">
            <w:pPr>
              <w:ind w:leftChars="-51" w:left="-122" w:rightChars="-51" w:right="-122"/>
              <w:jc w:val="center"/>
              <w:rPr>
                <w:b/>
                <w:sz w:val="28"/>
              </w:rPr>
            </w:pPr>
            <w:r w:rsidRPr="00EC0362">
              <w:rPr>
                <w:b/>
                <w:sz w:val="28"/>
              </w:rPr>
              <w:t>QAR Reference</w:t>
            </w:r>
          </w:p>
        </w:tc>
      </w:tr>
      <w:tr w:rsidR="00C32A14" w:rsidRPr="006C5E53" w14:paraId="63E452A8" w14:textId="77777777" w:rsidTr="00C32A14">
        <w:trPr>
          <w:cantSplit/>
          <w:trHeight w:val="624"/>
          <w:jc w:val="center"/>
        </w:trPr>
        <w:tc>
          <w:tcPr>
            <w:tcW w:w="0" w:type="auto"/>
            <w:tcBorders>
              <w:left w:val="single" w:sz="4" w:space="0" w:color="auto"/>
            </w:tcBorders>
            <w:vAlign w:val="center"/>
          </w:tcPr>
          <w:p w14:paraId="5A7CA90D" w14:textId="77777777" w:rsidR="00C32A14" w:rsidRPr="006C5E53" w:rsidRDefault="00C32A14" w:rsidP="00C32A14">
            <w:pPr>
              <w:ind w:rightChars="-51" w:right="-122"/>
              <w:jc w:val="center"/>
              <w:rPr>
                <w:sz w:val="28"/>
              </w:rPr>
            </w:pPr>
            <w:r w:rsidRPr="006C5E53">
              <w:rPr>
                <w:sz w:val="28"/>
              </w:rPr>
              <w:t>PA1</w:t>
            </w:r>
          </w:p>
        </w:tc>
        <w:tc>
          <w:tcPr>
            <w:tcW w:w="4794" w:type="dxa"/>
            <w:vAlign w:val="center"/>
          </w:tcPr>
          <w:p w14:paraId="7B6E450A" w14:textId="77777777" w:rsidR="00C32A14" w:rsidRPr="006C5E53" w:rsidRDefault="00C32A14" w:rsidP="00C32A14">
            <w:pPr>
              <w:spacing w:line="320" w:lineRule="exact"/>
              <w:rPr>
                <w:sz w:val="28"/>
              </w:rPr>
            </w:pPr>
            <w:r w:rsidRPr="006C5E53">
              <w:rPr>
                <w:sz w:val="28"/>
              </w:rPr>
              <w:t>B737</w:t>
            </w:r>
            <w:r w:rsidRPr="006C5E53">
              <w:rPr>
                <w:rFonts w:hint="eastAsia"/>
                <w:sz w:val="28"/>
              </w:rPr>
              <w:t>CL (ALL)</w:t>
            </w:r>
          </w:p>
        </w:tc>
        <w:tc>
          <w:tcPr>
            <w:tcW w:w="2268" w:type="dxa"/>
            <w:tcBorders>
              <w:left w:val="single" w:sz="4" w:space="0" w:color="auto"/>
              <w:right w:val="single" w:sz="4" w:space="0" w:color="auto"/>
            </w:tcBorders>
          </w:tcPr>
          <w:p w14:paraId="505B915C" w14:textId="77777777" w:rsidR="00C32A14" w:rsidRPr="006C5E53" w:rsidRDefault="00C32A14" w:rsidP="00C32A14">
            <w:pPr>
              <w:rPr>
                <w:spacing w:val="-12"/>
                <w:sz w:val="28"/>
              </w:rPr>
            </w:pPr>
          </w:p>
        </w:tc>
      </w:tr>
      <w:tr w:rsidR="00C32A14" w:rsidRPr="006C5E53" w14:paraId="4FFFB634" w14:textId="77777777" w:rsidTr="00C32A14">
        <w:trPr>
          <w:cantSplit/>
          <w:trHeight w:val="625"/>
          <w:jc w:val="center"/>
        </w:trPr>
        <w:tc>
          <w:tcPr>
            <w:tcW w:w="0" w:type="auto"/>
            <w:tcBorders>
              <w:left w:val="single" w:sz="4" w:space="0" w:color="auto"/>
            </w:tcBorders>
            <w:vAlign w:val="center"/>
          </w:tcPr>
          <w:p w14:paraId="4943E7DF" w14:textId="77777777" w:rsidR="00C32A14" w:rsidRPr="006C5E53" w:rsidRDefault="00C32A14" w:rsidP="00C32A14">
            <w:pPr>
              <w:ind w:rightChars="-51" w:right="-122"/>
              <w:jc w:val="center"/>
              <w:rPr>
                <w:sz w:val="28"/>
              </w:rPr>
            </w:pPr>
            <w:r w:rsidRPr="006C5E53">
              <w:rPr>
                <w:sz w:val="28"/>
              </w:rPr>
              <w:t>PA2</w:t>
            </w:r>
          </w:p>
        </w:tc>
        <w:tc>
          <w:tcPr>
            <w:tcW w:w="4794" w:type="dxa"/>
            <w:vAlign w:val="center"/>
          </w:tcPr>
          <w:p w14:paraId="4D2344FB" w14:textId="77777777" w:rsidR="00C32A14" w:rsidRPr="006C5E53" w:rsidRDefault="00C32A14" w:rsidP="00C32A14">
            <w:pPr>
              <w:spacing w:line="320" w:lineRule="exact"/>
              <w:rPr>
                <w:sz w:val="28"/>
              </w:rPr>
            </w:pPr>
            <w:r w:rsidRPr="006C5E53">
              <w:rPr>
                <w:sz w:val="28"/>
              </w:rPr>
              <w:t>B737NG</w:t>
            </w:r>
            <w:r w:rsidRPr="006C5E53">
              <w:rPr>
                <w:rFonts w:hint="eastAsia"/>
                <w:sz w:val="28"/>
              </w:rPr>
              <w:t xml:space="preserve"> (ALL)</w:t>
            </w:r>
          </w:p>
        </w:tc>
        <w:tc>
          <w:tcPr>
            <w:tcW w:w="2268" w:type="dxa"/>
            <w:tcBorders>
              <w:left w:val="single" w:sz="4" w:space="0" w:color="auto"/>
              <w:right w:val="single" w:sz="4" w:space="0" w:color="auto"/>
            </w:tcBorders>
          </w:tcPr>
          <w:p w14:paraId="5D1A2B65" w14:textId="77777777" w:rsidR="00C32A14" w:rsidRPr="006C5E53" w:rsidRDefault="00C32A14" w:rsidP="00C32A14">
            <w:pPr>
              <w:rPr>
                <w:spacing w:val="-12"/>
                <w:sz w:val="28"/>
              </w:rPr>
            </w:pPr>
          </w:p>
        </w:tc>
      </w:tr>
      <w:tr w:rsidR="00C32A14" w:rsidRPr="006C5E53" w14:paraId="74418017" w14:textId="77777777" w:rsidTr="00C32A14">
        <w:trPr>
          <w:cantSplit/>
          <w:trHeight w:val="625"/>
          <w:jc w:val="center"/>
        </w:trPr>
        <w:tc>
          <w:tcPr>
            <w:tcW w:w="0" w:type="auto"/>
            <w:tcBorders>
              <w:left w:val="single" w:sz="4" w:space="0" w:color="auto"/>
            </w:tcBorders>
            <w:vAlign w:val="center"/>
          </w:tcPr>
          <w:p w14:paraId="1FFDD40A" w14:textId="77777777" w:rsidR="00C32A14" w:rsidRPr="006C5E53" w:rsidRDefault="00C32A14" w:rsidP="00C32A14">
            <w:pPr>
              <w:ind w:rightChars="-51" w:right="-122"/>
              <w:jc w:val="center"/>
              <w:rPr>
                <w:sz w:val="28"/>
              </w:rPr>
            </w:pPr>
            <w:r w:rsidRPr="006C5E53">
              <w:rPr>
                <w:sz w:val="28"/>
              </w:rPr>
              <w:t>PA3</w:t>
            </w:r>
          </w:p>
        </w:tc>
        <w:tc>
          <w:tcPr>
            <w:tcW w:w="4794" w:type="dxa"/>
            <w:vAlign w:val="center"/>
          </w:tcPr>
          <w:p w14:paraId="67BC53BB" w14:textId="77777777" w:rsidR="00C32A14" w:rsidRPr="006C5E53" w:rsidRDefault="00C32A14" w:rsidP="00C32A14">
            <w:pPr>
              <w:spacing w:line="320" w:lineRule="exact"/>
              <w:rPr>
                <w:sz w:val="28"/>
              </w:rPr>
            </w:pPr>
            <w:r w:rsidRPr="006C5E53">
              <w:rPr>
                <w:sz w:val="28"/>
              </w:rPr>
              <w:t>A320</w:t>
            </w:r>
            <w:r w:rsidRPr="006C5E53">
              <w:rPr>
                <w:rFonts w:hint="eastAsia"/>
                <w:sz w:val="28"/>
              </w:rPr>
              <w:t>s</w:t>
            </w:r>
            <w:r w:rsidRPr="006C5E53">
              <w:rPr>
                <w:sz w:val="28"/>
              </w:rPr>
              <w:t>(</w:t>
            </w:r>
            <w:r w:rsidRPr="006C5E53">
              <w:rPr>
                <w:rFonts w:hint="eastAsia"/>
                <w:sz w:val="28"/>
              </w:rPr>
              <w:t>ALL</w:t>
            </w:r>
            <w:r w:rsidRPr="006C5E53">
              <w:rPr>
                <w:sz w:val="28"/>
              </w:rPr>
              <w:t>)</w:t>
            </w:r>
          </w:p>
        </w:tc>
        <w:tc>
          <w:tcPr>
            <w:tcW w:w="2268" w:type="dxa"/>
            <w:tcBorders>
              <w:left w:val="single" w:sz="4" w:space="0" w:color="auto"/>
              <w:right w:val="single" w:sz="4" w:space="0" w:color="auto"/>
            </w:tcBorders>
            <w:vAlign w:val="center"/>
          </w:tcPr>
          <w:p w14:paraId="3EE50D71" w14:textId="77777777" w:rsidR="00C32A14" w:rsidRPr="006C5E53" w:rsidRDefault="00C32A14" w:rsidP="00C32A14">
            <w:pPr>
              <w:spacing w:line="320" w:lineRule="exact"/>
              <w:rPr>
                <w:sz w:val="28"/>
              </w:rPr>
            </w:pPr>
          </w:p>
        </w:tc>
      </w:tr>
      <w:tr w:rsidR="00C32A14" w:rsidRPr="006C5E53" w14:paraId="310AB8C4" w14:textId="77777777" w:rsidTr="00C32A14">
        <w:trPr>
          <w:cantSplit/>
          <w:trHeight w:val="223"/>
          <w:jc w:val="center"/>
        </w:trPr>
        <w:tc>
          <w:tcPr>
            <w:tcW w:w="0" w:type="auto"/>
            <w:tcBorders>
              <w:left w:val="single" w:sz="4" w:space="0" w:color="auto"/>
            </w:tcBorders>
            <w:vAlign w:val="center"/>
          </w:tcPr>
          <w:p w14:paraId="0FDBDC9B" w14:textId="77777777" w:rsidR="00C32A14" w:rsidRPr="006C5E53" w:rsidRDefault="00C32A14" w:rsidP="00C32A14">
            <w:pPr>
              <w:spacing w:line="520" w:lineRule="exact"/>
              <w:ind w:rightChars="-51" w:right="-122"/>
              <w:jc w:val="center"/>
              <w:rPr>
                <w:sz w:val="28"/>
              </w:rPr>
            </w:pPr>
            <w:r w:rsidRPr="006C5E53">
              <w:rPr>
                <w:sz w:val="28"/>
              </w:rPr>
              <w:t>PA4</w:t>
            </w:r>
          </w:p>
        </w:tc>
        <w:tc>
          <w:tcPr>
            <w:tcW w:w="4794" w:type="dxa"/>
            <w:vAlign w:val="center"/>
          </w:tcPr>
          <w:p w14:paraId="00AAEFAB" w14:textId="77777777" w:rsidR="00C32A14" w:rsidRPr="006C5E53" w:rsidRDefault="00C32A14" w:rsidP="00C32A14">
            <w:pPr>
              <w:spacing w:line="320" w:lineRule="exact"/>
              <w:rPr>
                <w:sz w:val="28"/>
                <w:lang w:val="pl-PL"/>
              </w:rPr>
            </w:pPr>
            <w:r w:rsidRPr="006C5E53">
              <w:rPr>
                <w:rFonts w:hint="eastAsia"/>
                <w:sz w:val="28"/>
                <w:lang w:val="pl-PL"/>
              </w:rPr>
              <w:t>CL600-2B19</w:t>
            </w:r>
            <w:r w:rsidRPr="006C5E53">
              <w:rPr>
                <w:sz w:val="28"/>
                <w:lang w:val="pl-PL"/>
              </w:rPr>
              <w:t xml:space="preserve"> (CAAC, JCAB</w:t>
            </w:r>
            <w:r w:rsidRPr="006C5E53">
              <w:rPr>
                <w:rFonts w:hint="eastAsia"/>
                <w:sz w:val="28"/>
                <w:lang w:val="pl-PL"/>
              </w:rPr>
              <w:t>, FAA</w:t>
            </w:r>
            <w:r w:rsidRPr="006C5E53">
              <w:rPr>
                <w:sz w:val="28"/>
                <w:lang w:val="pl-PL"/>
              </w:rPr>
              <w:t xml:space="preserve"> )</w:t>
            </w:r>
          </w:p>
        </w:tc>
        <w:tc>
          <w:tcPr>
            <w:tcW w:w="2268" w:type="dxa"/>
            <w:tcBorders>
              <w:left w:val="single" w:sz="4" w:space="0" w:color="auto"/>
              <w:right w:val="single" w:sz="4" w:space="0" w:color="auto"/>
            </w:tcBorders>
            <w:vAlign w:val="center"/>
          </w:tcPr>
          <w:p w14:paraId="38B91FEE" w14:textId="77777777" w:rsidR="00C32A14" w:rsidRPr="006C5E53" w:rsidRDefault="00C32A14" w:rsidP="00C32A14">
            <w:pPr>
              <w:spacing w:line="320" w:lineRule="exact"/>
              <w:rPr>
                <w:sz w:val="28"/>
                <w:lang w:val="pl-PL"/>
              </w:rPr>
            </w:pPr>
          </w:p>
        </w:tc>
      </w:tr>
      <w:tr w:rsidR="00C32A14" w:rsidRPr="006C5E53" w14:paraId="3B29B913" w14:textId="77777777" w:rsidTr="00C32A14">
        <w:trPr>
          <w:cantSplit/>
          <w:trHeight w:val="223"/>
          <w:jc w:val="center"/>
        </w:trPr>
        <w:tc>
          <w:tcPr>
            <w:tcW w:w="0" w:type="auto"/>
            <w:tcBorders>
              <w:left w:val="single" w:sz="4" w:space="0" w:color="auto"/>
            </w:tcBorders>
            <w:vAlign w:val="center"/>
          </w:tcPr>
          <w:p w14:paraId="035F0B34" w14:textId="77777777" w:rsidR="00C32A14" w:rsidRPr="006C5E53" w:rsidRDefault="00C32A14" w:rsidP="00C32A14">
            <w:pPr>
              <w:spacing w:line="520" w:lineRule="exact"/>
              <w:ind w:rightChars="-51" w:right="-122"/>
              <w:jc w:val="center"/>
              <w:rPr>
                <w:sz w:val="28"/>
              </w:rPr>
            </w:pPr>
            <w:r w:rsidRPr="006C5E53">
              <w:rPr>
                <w:sz w:val="28"/>
              </w:rPr>
              <w:t>PA5</w:t>
            </w:r>
          </w:p>
        </w:tc>
        <w:tc>
          <w:tcPr>
            <w:tcW w:w="4794" w:type="dxa"/>
            <w:vAlign w:val="center"/>
          </w:tcPr>
          <w:p w14:paraId="703D6EC1" w14:textId="77777777" w:rsidR="00C32A14" w:rsidRPr="006C5E53" w:rsidRDefault="00C32A14" w:rsidP="00C32A14">
            <w:pPr>
              <w:spacing w:line="320" w:lineRule="exact"/>
              <w:rPr>
                <w:sz w:val="28"/>
              </w:rPr>
            </w:pPr>
            <w:r w:rsidRPr="006C5E53">
              <w:rPr>
                <w:sz w:val="28"/>
              </w:rPr>
              <w:t>SAAB340</w:t>
            </w:r>
            <w:r w:rsidRPr="006C5E53">
              <w:rPr>
                <w:rFonts w:hint="eastAsia"/>
                <w:sz w:val="28"/>
              </w:rPr>
              <w:t>B</w:t>
            </w:r>
            <w:r w:rsidRPr="006C5E53">
              <w:rPr>
                <w:sz w:val="28"/>
              </w:rPr>
              <w:t xml:space="preserve"> (CAAC, JCAB)</w:t>
            </w:r>
          </w:p>
        </w:tc>
        <w:tc>
          <w:tcPr>
            <w:tcW w:w="2268" w:type="dxa"/>
            <w:tcBorders>
              <w:left w:val="single" w:sz="4" w:space="0" w:color="auto"/>
              <w:right w:val="single" w:sz="4" w:space="0" w:color="auto"/>
            </w:tcBorders>
            <w:vAlign w:val="center"/>
          </w:tcPr>
          <w:p w14:paraId="7FCECA09" w14:textId="77777777" w:rsidR="00C32A14" w:rsidRPr="006C5E53" w:rsidRDefault="00C32A14" w:rsidP="00C32A14">
            <w:pPr>
              <w:spacing w:line="320" w:lineRule="exact"/>
              <w:rPr>
                <w:sz w:val="28"/>
                <w:lang w:val="pl-PL"/>
              </w:rPr>
            </w:pPr>
          </w:p>
        </w:tc>
      </w:tr>
      <w:tr w:rsidR="00C32A14" w:rsidRPr="006C5E53" w14:paraId="6AA56FE0" w14:textId="77777777" w:rsidTr="00C32A14">
        <w:trPr>
          <w:cantSplit/>
          <w:trHeight w:val="223"/>
          <w:jc w:val="center"/>
        </w:trPr>
        <w:tc>
          <w:tcPr>
            <w:tcW w:w="0" w:type="auto"/>
            <w:tcBorders>
              <w:left w:val="single" w:sz="4" w:space="0" w:color="auto"/>
            </w:tcBorders>
            <w:vAlign w:val="center"/>
          </w:tcPr>
          <w:p w14:paraId="4AADE6D8" w14:textId="77777777" w:rsidR="00C32A14" w:rsidRPr="006C5E53" w:rsidRDefault="00C32A14" w:rsidP="00C32A14">
            <w:pPr>
              <w:spacing w:line="520" w:lineRule="exact"/>
              <w:ind w:rightChars="-51" w:right="-122"/>
              <w:jc w:val="center"/>
              <w:rPr>
                <w:sz w:val="28"/>
              </w:rPr>
            </w:pPr>
            <w:r w:rsidRPr="006C5E53">
              <w:rPr>
                <w:sz w:val="28"/>
              </w:rPr>
              <w:lastRenderedPageBreak/>
              <w:t>PA6</w:t>
            </w:r>
          </w:p>
        </w:tc>
        <w:tc>
          <w:tcPr>
            <w:tcW w:w="4794" w:type="dxa"/>
            <w:vAlign w:val="center"/>
          </w:tcPr>
          <w:p w14:paraId="0C7DB740" w14:textId="77777777" w:rsidR="00C32A14" w:rsidRPr="006C5E53" w:rsidRDefault="00C32A14" w:rsidP="00C32A14">
            <w:pPr>
              <w:spacing w:line="320" w:lineRule="exact"/>
              <w:rPr>
                <w:sz w:val="28"/>
              </w:rPr>
            </w:pPr>
            <w:r w:rsidRPr="006C5E53">
              <w:rPr>
                <w:sz w:val="28"/>
              </w:rPr>
              <w:t>CRJ700</w:t>
            </w:r>
            <w:r w:rsidRPr="006C5E53">
              <w:rPr>
                <w:rFonts w:hint="eastAsia"/>
                <w:sz w:val="28"/>
              </w:rPr>
              <w:t>/900 (</w:t>
            </w:r>
            <w:r w:rsidRPr="006C5E53">
              <w:rPr>
                <w:sz w:val="28"/>
              </w:rPr>
              <w:t>CAA</w:t>
            </w:r>
            <w:r w:rsidRPr="006C5E53">
              <w:rPr>
                <w:rFonts w:hint="eastAsia"/>
                <w:sz w:val="28"/>
              </w:rPr>
              <w:t xml:space="preserve">C,EASA, </w:t>
            </w:r>
            <w:r w:rsidRPr="006C5E53">
              <w:rPr>
                <w:sz w:val="28"/>
              </w:rPr>
              <w:t>JCAB</w:t>
            </w:r>
            <w:r w:rsidRPr="006C5E53">
              <w:rPr>
                <w:rFonts w:hint="eastAsia"/>
                <w:sz w:val="28"/>
              </w:rPr>
              <w:t>）</w:t>
            </w:r>
          </w:p>
        </w:tc>
        <w:tc>
          <w:tcPr>
            <w:tcW w:w="2268" w:type="dxa"/>
            <w:tcBorders>
              <w:left w:val="single" w:sz="4" w:space="0" w:color="auto"/>
              <w:right w:val="single" w:sz="4" w:space="0" w:color="auto"/>
            </w:tcBorders>
            <w:vAlign w:val="center"/>
          </w:tcPr>
          <w:p w14:paraId="4DEBD05D" w14:textId="77777777" w:rsidR="00C32A14" w:rsidRPr="006C5E53" w:rsidRDefault="00C32A14" w:rsidP="00C32A14">
            <w:pPr>
              <w:spacing w:line="320" w:lineRule="exact"/>
              <w:rPr>
                <w:sz w:val="28"/>
                <w:lang w:val="pl-PL"/>
              </w:rPr>
            </w:pPr>
          </w:p>
        </w:tc>
      </w:tr>
      <w:tr w:rsidR="00C32A14" w:rsidRPr="006C5E53" w14:paraId="6CFBB6EA" w14:textId="77777777" w:rsidTr="00C32A14">
        <w:trPr>
          <w:cantSplit/>
          <w:trHeight w:val="223"/>
          <w:jc w:val="center"/>
        </w:trPr>
        <w:tc>
          <w:tcPr>
            <w:tcW w:w="0" w:type="auto"/>
            <w:tcBorders>
              <w:left w:val="single" w:sz="4" w:space="0" w:color="auto"/>
            </w:tcBorders>
            <w:vAlign w:val="center"/>
          </w:tcPr>
          <w:p w14:paraId="67C1DA63" w14:textId="77777777" w:rsidR="00C32A14" w:rsidRPr="006C5E53" w:rsidRDefault="00C32A14" w:rsidP="00C32A14">
            <w:pPr>
              <w:spacing w:line="320" w:lineRule="exact"/>
              <w:jc w:val="center"/>
              <w:rPr>
                <w:sz w:val="28"/>
              </w:rPr>
            </w:pPr>
            <w:r w:rsidRPr="006C5E53">
              <w:rPr>
                <w:sz w:val="28"/>
              </w:rPr>
              <w:t>PA7</w:t>
            </w:r>
          </w:p>
        </w:tc>
        <w:tc>
          <w:tcPr>
            <w:tcW w:w="4794" w:type="dxa"/>
            <w:vAlign w:val="center"/>
          </w:tcPr>
          <w:p w14:paraId="12E3E507" w14:textId="77777777" w:rsidR="00C32A14" w:rsidRPr="006C5E53" w:rsidRDefault="00C32A14" w:rsidP="00C32A14">
            <w:pPr>
              <w:spacing w:line="320" w:lineRule="exact"/>
              <w:rPr>
                <w:sz w:val="28"/>
              </w:rPr>
            </w:pPr>
            <w:r w:rsidRPr="006C5E53">
              <w:rPr>
                <w:sz w:val="28"/>
              </w:rPr>
              <w:t>BD-700-1A10</w:t>
            </w:r>
            <w:r w:rsidRPr="006C5E53">
              <w:rPr>
                <w:rFonts w:hint="eastAsia"/>
                <w:sz w:val="28"/>
              </w:rPr>
              <w:t xml:space="preserve"> (</w:t>
            </w:r>
            <w:r w:rsidRPr="006C5E53">
              <w:rPr>
                <w:sz w:val="28"/>
              </w:rPr>
              <w:t>CAAC</w:t>
            </w:r>
            <w:r w:rsidRPr="006C5E53">
              <w:rPr>
                <w:rFonts w:hint="eastAsia"/>
                <w:sz w:val="28"/>
                <w:lang w:val="pl-PL"/>
              </w:rPr>
              <w:t>, FAA</w:t>
            </w:r>
            <w:r w:rsidRPr="006C5E53">
              <w:rPr>
                <w:rFonts w:hint="eastAsia"/>
                <w:sz w:val="28"/>
              </w:rPr>
              <w:t>)</w:t>
            </w:r>
          </w:p>
        </w:tc>
        <w:tc>
          <w:tcPr>
            <w:tcW w:w="2268" w:type="dxa"/>
            <w:tcBorders>
              <w:left w:val="single" w:sz="4" w:space="0" w:color="auto"/>
              <w:right w:val="single" w:sz="4" w:space="0" w:color="auto"/>
            </w:tcBorders>
            <w:vAlign w:val="center"/>
          </w:tcPr>
          <w:p w14:paraId="4BD607F2" w14:textId="77777777" w:rsidR="00C32A14" w:rsidRPr="006C5E53" w:rsidRDefault="00C32A14" w:rsidP="00C32A14">
            <w:pPr>
              <w:spacing w:line="320" w:lineRule="exact"/>
              <w:rPr>
                <w:sz w:val="28"/>
              </w:rPr>
            </w:pPr>
          </w:p>
        </w:tc>
      </w:tr>
      <w:tr w:rsidR="00C32A14" w:rsidRPr="006C5E53" w14:paraId="3E5425E5" w14:textId="77777777" w:rsidTr="00C32A14">
        <w:trPr>
          <w:cantSplit/>
          <w:trHeight w:val="223"/>
          <w:jc w:val="center"/>
        </w:trPr>
        <w:tc>
          <w:tcPr>
            <w:tcW w:w="0" w:type="auto"/>
            <w:tcBorders>
              <w:left w:val="single" w:sz="4" w:space="0" w:color="auto"/>
            </w:tcBorders>
            <w:vAlign w:val="center"/>
          </w:tcPr>
          <w:p w14:paraId="0FA50D59" w14:textId="77777777" w:rsidR="00C32A14" w:rsidRPr="006C5E53" w:rsidRDefault="00C32A14" w:rsidP="00C32A14">
            <w:pPr>
              <w:spacing w:line="320" w:lineRule="exact"/>
              <w:jc w:val="center"/>
              <w:rPr>
                <w:sz w:val="28"/>
              </w:rPr>
            </w:pPr>
            <w:r w:rsidRPr="006C5E53">
              <w:rPr>
                <w:sz w:val="28"/>
              </w:rPr>
              <w:t>PA8</w:t>
            </w:r>
          </w:p>
        </w:tc>
        <w:tc>
          <w:tcPr>
            <w:tcW w:w="4794" w:type="dxa"/>
            <w:vAlign w:val="center"/>
          </w:tcPr>
          <w:p w14:paraId="49FDB6D2" w14:textId="77777777" w:rsidR="00C32A14" w:rsidRPr="006C5E53" w:rsidRDefault="00C32A14" w:rsidP="00C32A14">
            <w:pPr>
              <w:spacing w:line="320" w:lineRule="exact"/>
              <w:rPr>
                <w:sz w:val="28"/>
              </w:rPr>
            </w:pPr>
            <w:r w:rsidRPr="006C5E53">
              <w:rPr>
                <w:sz w:val="28"/>
              </w:rPr>
              <w:t>CL600-2B16</w:t>
            </w:r>
            <w:r w:rsidRPr="006C5E53">
              <w:rPr>
                <w:rFonts w:hint="eastAsia"/>
                <w:sz w:val="28"/>
              </w:rPr>
              <w:t xml:space="preserve"> (</w:t>
            </w:r>
            <w:r w:rsidRPr="006C5E53">
              <w:rPr>
                <w:sz w:val="28"/>
              </w:rPr>
              <w:t>CAAC</w:t>
            </w:r>
            <w:r w:rsidRPr="006C5E53">
              <w:rPr>
                <w:rFonts w:hint="eastAsia"/>
                <w:sz w:val="28"/>
              </w:rPr>
              <w:t>)</w:t>
            </w:r>
          </w:p>
        </w:tc>
        <w:tc>
          <w:tcPr>
            <w:tcW w:w="2268" w:type="dxa"/>
            <w:tcBorders>
              <w:left w:val="single" w:sz="4" w:space="0" w:color="auto"/>
              <w:right w:val="single" w:sz="4" w:space="0" w:color="auto"/>
            </w:tcBorders>
            <w:vAlign w:val="center"/>
          </w:tcPr>
          <w:p w14:paraId="255B6591" w14:textId="77777777" w:rsidR="00C32A14" w:rsidRPr="006C5E53" w:rsidRDefault="00C32A14" w:rsidP="00C32A14">
            <w:pPr>
              <w:spacing w:line="320" w:lineRule="exact"/>
              <w:rPr>
                <w:sz w:val="28"/>
              </w:rPr>
            </w:pPr>
          </w:p>
        </w:tc>
      </w:tr>
      <w:tr w:rsidR="00C32A14" w:rsidRPr="006C5E53" w14:paraId="507625BF" w14:textId="77777777" w:rsidTr="00C32A14">
        <w:trPr>
          <w:cantSplit/>
          <w:trHeight w:val="634"/>
          <w:jc w:val="center"/>
        </w:trPr>
        <w:tc>
          <w:tcPr>
            <w:tcW w:w="0" w:type="auto"/>
            <w:tcBorders>
              <w:left w:val="single" w:sz="4" w:space="0" w:color="auto"/>
            </w:tcBorders>
            <w:vAlign w:val="center"/>
          </w:tcPr>
          <w:p w14:paraId="3D3EA133" w14:textId="77777777" w:rsidR="00C32A14" w:rsidRPr="00EC0362" w:rsidRDefault="00C32A14" w:rsidP="00C32A14">
            <w:pPr>
              <w:spacing w:line="320" w:lineRule="exact"/>
              <w:jc w:val="center"/>
              <w:rPr>
                <w:color w:val="000000"/>
                <w:sz w:val="28"/>
              </w:rPr>
            </w:pPr>
            <w:r w:rsidRPr="00EC0362">
              <w:rPr>
                <w:rFonts w:hint="eastAsia"/>
                <w:color w:val="000000"/>
                <w:sz w:val="28"/>
              </w:rPr>
              <w:t>PA9</w:t>
            </w:r>
          </w:p>
        </w:tc>
        <w:tc>
          <w:tcPr>
            <w:tcW w:w="4794" w:type="dxa"/>
            <w:vAlign w:val="center"/>
          </w:tcPr>
          <w:p w14:paraId="26BB07A8" w14:textId="77777777" w:rsidR="00C32A14" w:rsidRPr="00EC0362" w:rsidRDefault="00C32A14" w:rsidP="00C32A14">
            <w:pPr>
              <w:spacing w:line="320" w:lineRule="exact"/>
              <w:rPr>
                <w:color w:val="000000"/>
                <w:sz w:val="28"/>
              </w:rPr>
            </w:pPr>
            <w:r w:rsidRPr="00EC0362">
              <w:rPr>
                <w:color w:val="000000"/>
                <w:sz w:val="28"/>
              </w:rPr>
              <w:t>G450</w:t>
            </w:r>
            <w:r w:rsidRPr="00EC0362">
              <w:rPr>
                <w:rFonts w:hint="eastAsia"/>
                <w:color w:val="000000"/>
                <w:sz w:val="28"/>
              </w:rPr>
              <w:t xml:space="preserve"> (</w:t>
            </w:r>
            <w:r w:rsidRPr="00EC0362">
              <w:rPr>
                <w:color w:val="000000"/>
                <w:sz w:val="28"/>
              </w:rPr>
              <w:t>CAAC</w:t>
            </w:r>
            <w:r w:rsidRPr="00EC0362">
              <w:rPr>
                <w:rFonts w:hint="eastAsia"/>
                <w:color w:val="000000"/>
                <w:sz w:val="28"/>
              </w:rPr>
              <w:t>）</w:t>
            </w:r>
          </w:p>
        </w:tc>
        <w:tc>
          <w:tcPr>
            <w:tcW w:w="2268" w:type="dxa"/>
            <w:tcBorders>
              <w:left w:val="single" w:sz="4" w:space="0" w:color="auto"/>
              <w:right w:val="single" w:sz="4" w:space="0" w:color="auto"/>
            </w:tcBorders>
            <w:vAlign w:val="center"/>
          </w:tcPr>
          <w:p w14:paraId="7021819C" w14:textId="77777777" w:rsidR="00C32A14" w:rsidRPr="006C5E53" w:rsidRDefault="00C32A14" w:rsidP="00C32A14">
            <w:pPr>
              <w:spacing w:line="320" w:lineRule="exact"/>
              <w:rPr>
                <w:sz w:val="28"/>
              </w:rPr>
            </w:pPr>
          </w:p>
        </w:tc>
      </w:tr>
      <w:tr w:rsidR="00C32A14" w:rsidRPr="006C5E53" w14:paraId="3CBF5DF6" w14:textId="77777777" w:rsidTr="00C32A14">
        <w:trPr>
          <w:cantSplit/>
          <w:trHeight w:val="545"/>
          <w:jc w:val="center"/>
        </w:trPr>
        <w:tc>
          <w:tcPr>
            <w:tcW w:w="0" w:type="auto"/>
            <w:tcBorders>
              <w:left w:val="single" w:sz="4" w:space="0" w:color="auto"/>
            </w:tcBorders>
            <w:vAlign w:val="center"/>
          </w:tcPr>
          <w:p w14:paraId="5F92F5C3" w14:textId="77777777" w:rsidR="00C32A14" w:rsidRPr="00EC0362" w:rsidRDefault="00C32A14" w:rsidP="00C32A14">
            <w:pPr>
              <w:spacing w:line="320" w:lineRule="exact"/>
              <w:jc w:val="center"/>
              <w:rPr>
                <w:color w:val="000000"/>
                <w:sz w:val="28"/>
              </w:rPr>
            </w:pPr>
            <w:r w:rsidRPr="00EC0362">
              <w:rPr>
                <w:rFonts w:hint="eastAsia"/>
                <w:color w:val="000000"/>
                <w:sz w:val="28"/>
              </w:rPr>
              <w:t>PA10</w:t>
            </w:r>
          </w:p>
        </w:tc>
        <w:tc>
          <w:tcPr>
            <w:tcW w:w="4794" w:type="dxa"/>
            <w:vAlign w:val="center"/>
          </w:tcPr>
          <w:p w14:paraId="23EB30D4" w14:textId="77777777" w:rsidR="00C32A14" w:rsidRPr="00EC0362" w:rsidRDefault="00C32A14" w:rsidP="00C32A14">
            <w:pPr>
              <w:spacing w:line="320" w:lineRule="exact"/>
              <w:rPr>
                <w:color w:val="000000"/>
                <w:sz w:val="28"/>
              </w:rPr>
            </w:pPr>
            <w:r w:rsidRPr="00EC0362">
              <w:rPr>
                <w:rFonts w:hint="eastAsia"/>
                <w:color w:val="000000"/>
                <w:sz w:val="28"/>
              </w:rPr>
              <w:t>ERJ170/190 (CAAC, EASA)</w:t>
            </w:r>
          </w:p>
        </w:tc>
        <w:tc>
          <w:tcPr>
            <w:tcW w:w="2268" w:type="dxa"/>
            <w:tcBorders>
              <w:left w:val="single" w:sz="4" w:space="0" w:color="auto"/>
              <w:right w:val="single" w:sz="4" w:space="0" w:color="auto"/>
            </w:tcBorders>
            <w:vAlign w:val="center"/>
          </w:tcPr>
          <w:p w14:paraId="10BCF994" w14:textId="77777777" w:rsidR="00C32A14" w:rsidRPr="006C5E53" w:rsidRDefault="00C32A14" w:rsidP="00C32A14">
            <w:pPr>
              <w:spacing w:line="320" w:lineRule="exact"/>
              <w:rPr>
                <w:sz w:val="28"/>
              </w:rPr>
            </w:pPr>
          </w:p>
        </w:tc>
      </w:tr>
      <w:tr w:rsidR="00C32A14" w:rsidRPr="006C5E53" w14:paraId="15B35053" w14:textId="77777777" w:rsidTr="00C32A14">
        <w:trPr>
          <w:cantSplit/>
          <w:trHeight w:val="704"/>
          <w:jc w:val="center"/>
        </w:trPr>
        <w:tc>
          <w:tcPr>
            <w:tcW w:w="0" w:type="auto"/>
            <w:tcBorders>
              <w:left w:val="single" w:sz="4" w:space="0" w:color="auto"/>
            </w:tcBorders>
            <w:vAlign w:val="center"/>
          </w:tcPr>
          <w:p w14:paraId="14846CE1" w14:textId="77777777" w:rsidR="00C32A14" w:rsidRPr="00EC0362" w:rsidRDefault="00C32A14" w:rsidP="00C32A14">
            <w:pPr>
              <w:spacing w:line="320" w:lineRule="exact"/>
              <w:jc w:val="center"/>
              <w:rPr>
                <w:color w:val="000000"/>
                <w:sz w:val="28"/>
              </w:rPr>
            </w:pPr>
            <w:r w:rsidRPr="00EC0362">
              <w:rPr>
                <w:rFonts w:hint="eastAsia"/>
                <w:color w:val="000000"/>
                <w:sz w:val="28"/>
              </w:rPr>
              <w:t>PA11</w:t>
            </w:r>
          </w:p>
        </w:tc>
        <w:tc>
          <w:tcPr>
            <w:tcW w:w="4794" w:type="dxa"/>
            <w:vAlign w:val="center"/>
          </w:tcPr>
          <w:p w14:paraId="3751A44B" w14:textId="77777777" w:rsidR="00C32A14" w:rsidRPr="00EC0362" w:rsidRDefault="00C32A14" w:rsidP="00C32A14">
            <w:pPr>
              <w:spacing w:line="320" w:lineRule="exact"/>
              <w:rPr>
                <w:color w:val="000000"/>
                <w:sz w:val="28"/>
              </w:rPr>
            </w:pPr>
            <w:r w:rsidRPr="00EC0362">
              <w:rPr>
                <w:rFonts w:hint="eastAsia"/>
                <w:color w:val="000000"/>
                <w:sz w:val="28"/>
              </w:rPr>
              <w:t>DHC-8-Q400</w:t>
            </w:r>
            <w:r w:rsidRPr="00EC0362">
              <w:rPr>
                <w:color w:val="000000"/>
                <w:sz w:val="28"/>
              </w:rPr>
              <w:t>(CAAC, JCAB)</w:t>
            </w:r>
          </w:p>
        </w:tc>
        <w:tc>
          <w:tcPr>
            <w:tcW w:w="2268" w:type="dxa"/>
            <w:tcBorders>
              <w:left w:val="single" w:sz="4" w:space="0" w:color="auto"/>
              <w:right w:val="single" w:sz="4" w:space="0" w:color="auto"/>
            </w:tcBorders>
            <w:vAlign w:val="center"/>
          </w:tcPr>
          <w:p w14:paraId="52189FB2" w14:textId="77777777" w:rsidR="00C32A14" w:rsidRPr="006C5E53" w:rsidRDefault="00C32A14" w:rsidP="00C32A14">
            <w:pPr>
              <w:spacing w:line="320" w:lineRule="exact"/>
              <w:rPr>
                <w:sz w:val="28"/>
              </w:rPr>
            </w:pPr>
          </w:p>
        </w:tc>
      </w:tr>
      <w:tr w:rsidR="00C32A14" w:rsidRPr="006C5E53" w14:paraId="5E12C697" w14:textId="77777777" w:rsidTr="00C32A14">
        <w:trPr>
          <w:cantSplit/>
          <w:trHeight w:val="704"/>
          <w:jc w:val="center"/>
        </w:trPr>
        <w:tc>
          <w:tcPr>
            <w:tcW w:w="0" w:type="auto"/>
            <w:tcBorders>
              <w:left w:val="single" w:sz="4" w:space="0" w:color="auto"/>
            </w:tcBorders>
            <w:vAlign w:val="center"/>
          </w:tcPr>
          <w:p w14:paraId="1B1D3FC5" w14:textId="77777777" w:rsidR="00C32A14" w:rsidRPr="006C5E53" w:rsidRDefault="00C32A14" w:rsidP="00C32A14">
            <w:pPr>
              <w:spacing w:line="320" w:lineRule="exact"/>
              <w:jc w:val="center"/>
              <w:rPr>
                <w:sz w:val="28"/>
              </w:rPr>
            </w:pPr>
            <w:r>
              <w:rPr>
                <w:rFonts w:hint="eastAsia"/>
                <w:sz w:val="28"/>
              </w:rPr>
              <w:t>PB1</w:t>
            </w:r>
          </w:p>
        </w:tc>
        <w:tc>
          <w:tcPr>
            <w:tcW w:w="4794" w:type="dxa"/>
            <w:vAlign w:val="center"/>
          </w:tcPr>
          <w:p w14:paraId="4C242435" w14:textId="77777777" w:rsidR="00C32A14" w:rsidRPr="006C5E53" w:rsidRDefault="00C32A14" w:rsidP="00C32A14">
            <w:pPr>
              <w:spacing w:line="320" w:lineRule="exact"/>
              <w:rPr>
                <w:sz w:val="28"/>
              </w:rPr>
            </w:pPr>
            <w:r>
              <w:rPr>
                <w:rFonts w:hint="eastAsia"/>
                <w:sz w:val="28"/>
              </w:rPr>
              <w:t>Transponder(FAA)</w:t>
            </w:r>
          </w:p>
        </w:tc>
        <w:tc>
          <w:tcPr>
            <w:tcW w:w="2268" w:type="dxa"/>
            <w:tcBorders>
              <w:left w:val="single" w:sz="4" w:space="0" w:color="auto"/>
              <w:right w:val="single" w:sz="4" w:space="0" w:color="auto"/>
            </w:tcBorders>
            <w:vAlign w:val="center"/>
          </w:tcPr>
          <w:p w14:paraId="218DF593" w14:textId="77777777" w:rsidR="00C32A14" w:rsidRPr="006C5E53" w:rsidRDefault="00C32A14" w:rsidP="00C32A14">
            <w:pPr>
              <w:spacing w:line="320" w:lineRule="exact"/>
              <w:rPr>
                <w:sz w:val="28"/>
              </w:rPr>
            </w:pPr>
          </w:p>
        </w:tc>
      </w:tr>
      <w:tr w:rsidR="00C32A14" w:rsidRPr="006C5E53" w14:paraId="2FAF8628" w14:textId="77777777" w:rsidTr="00C32A14">
        <w:trPr>
          <w:cantSplit/>
          <w:trHeight w:val="632"/>
          <w:jc w:val="center"/>
        </w:trPr>
        <w:tc>
          <w:tcPr>
            <w:tcW w:w="0" w:type="auto"/>
            <w:tcBorders>
              <w:left w:val="single" w:sz="4" w:space="0" w:color="auto"/>
            </w:tcBorders>
            <w:vAlign w:val="center"/>
          </w:tcPr>
          <w:p w14:paraId="115985EB" w14:textId="77777777" w:rsidR="00C32A14" w:rsidRPr="006C5E53" w:rsidRDefault="00C32A14" w:rsidP="00C32A14">
            <w:pPr>
              <w:spacing w:line="320" w:lineRule="exact"/>
              <w:jc w:val="center"/>
              <w:rPr>
                <w:sz w:val="28"/>
              </w:rPr>
            </w:pPr>
            <w:r w:rsidRPr="006C5E53">
              <w:rPr>
                <w:sz w:val="28"/>
              </w:rPr>
              <w:t>PC1</w:t>
            </w:r>
          </w:p>
        </w:tc>
        <w:tc>
          <w:tcPr>
            <w:tcW w:w="4794" w:type="dxa"/>
            <w:vAlign w:val="center"/>
          </w:tcPr>
          <w:p w14:paraId="327353E6" w14:textId="77777777" w:rsidR="00C32A14" w:rsidRPr="006C5E53" w:rsidRDefault="00C32A14" w:rsidP="00C32A14">
            <w:pPr>
              <w:spacing w:line="320" w:lineRule="exact"/>
              <w:rPr>
                <w:sz w:val="28"/>
              </w:rPr>
            </w:pPr>
            <w:r w:rsidRPr="006C5E53">
              <w:rPr>
                <w:rFonts w:hint="eastAsia"/>
                <w:sz w:val="28"/>
              </w:rPr>
              <w:t>Component ATA21/24/25/32/38/56 (CAAC)</w:t>
            </w:r>
          </w:p>
        </w:tc>
        <w:tc>
          <w:tcPr>
            <w:tcW w:w="2268" w:type="dxa"/>
            <w:tcBorders>
              <w:left w:val="single" w:sz="4" w:space="0" w:color="auto"/>
              <w:right w:val="single" w:sz="4" w:space="0" w:color="auto"/>
            </w:tcBorders>
            <w:vAlign w:val="center"/>
          </w:tcPr>
          <w:p w14:paraId="0D667BFE" w14:textId="77777777" w:rsidR="00C32A14" w:rsidRPr="006C5E53" w:rsidRDefault="00C32A14" w:rsidP="00C32A14">
            <w:pPr>
              <w:spacing w:line="320" w:lineRule="exact"/>
              <w:rPr>
                <w:sz w:val="28"/>
              </w:rPr>
            </w:pPr>
          </w:p>
        </w:tc>
      </w:tr>
      <w:tr w:rsidR="00C32A14" w:rsidRPr="006C5E53" w14:paraId="12762205" w14:textId="77777777" w:rsidTr="00C32A14">
        <w:trPr>
          <w:cantSplit/>
          <w:trHeight w:val="569"/>
          <w:jc w:val="center"/>
        </w:trPr>
        <w:tc>
          <w:tcPr>
            <w:tcW w:w="0" w:type="auto"/>
            <w:tcBorders>
              <w:left w:val="single" w:sz="4" w:space="0" w:color="auto"/>
            </w:tcBorders>
            <w:vAlign w:val="center"/>
          </w:tcPr>
          <w:p w14:paraId="7BBA7FEC" w14:textId="77777777" w:rsidR="00C32A14" w:rsidRPr="006C5E53" w:rsidRDefault="00C32A14" w:rsidP="00C32A14">
            <w:pPr>
              <w:spacing w:line="320" w:lineRule="exact"/>
              <w:jc w:val="center"/>
              <w:rPr>
                <w:sz w:val="28"/>
              </w:rPr>
            </w:pPr>
            <w:r w:rsidRPr="006C5E53">
              <w:rPr>
                <w:sz w:val="28"/>
              </w:rPr>
              <w:t>PC</w:t>
            </w:r>
            <w:r w:rsidRPr="006C5E53">
              <w:rPr>
                <w:rFonts w:hint="eastAsia"/>
                <w:sz w:val="28"/>
              </w:rPr>
              <w:t>2</w:t>
            </w:r>
          </w:p>
        </w:tc>
        <w:tc>
          <w:tcPr>
            <w:tcW w:w="4794" w:type="dxa"/>
            <w:vAlign w:val="center"/>
          </w:tcPr>
          <w:p w14:paraId="3CCA874E" w14:textId="77777777" w:rsidR="00C32A14" w:rsidRPr="006C5E53" w:rsidRDefault="00C32A14" w:rsidP="00C32A14">
            <w:pPr>
              <w:spacing w:line="320" w:lineRule="exact"/>
              <w:rPr>
                <w:sz w:val="28"/>
              </w:rPr>
            </w:pPr>
            <w:r w:rsidRPr="006C5E53">
              <w:rPr>
                <w:rFonts w:hint="eastAsia"/>
                <w:sz w:val="28"/>
              </w:rPr>
              <w:t>Component C6 (EASA)</w:t>
            </w:r>
          </w:p>
        </w:tc>
        <w:tc>
          <w:tcPr>
            <w:tcW w:w="2268" w:type="dxa"/>
            <w:tcBorders>
              <w:left w:val="single" w:sz="4" w:space="0" w:color="auto"/>
              <w:right w:val="single" w:sz="4" w:space="0" w:color="auto"/>
            </w:tcBorders>
            <w:vAlign w:val="center"/>
          </w:tcPr>
          <w:p w14:paraId="40B59DDE" w14:textId="77777777" w:rsidR="00C32A14" w:rsidRPr="006C5E53" w:rsidRDefault="00C32A14" w:rsidP="00C32A14">
            <w:pPr>
              <w:spacing w:line="320" w:lineRule="exact"/>
              <w:rPr>
                <w:sz w:val="28"/>
              </w:rPr>
            </w:pPr>
          </w:p>
        </w:tc>
      </w:tr>
      <w:tr w:rsidR="00C32A14" w:rsidRPr="006C5E53" w14:paraId="3EF06CD0" w14:textId="77777777" w:rsidTr="00C32A14">
        <w:trPr>
          <w:cantSplit/>
          <w:trHeight w:val="624"/>
          <w:jc w:val="center"/>
        </w:trPr>
        <w:tc>
          <w:tcPr>
            <w:tcW w:w="1722" w:type="dxa"/>
            <w:tcBorders>
              <w:left w:val="single" w:sz="4" w:space="0" w:color="auto"/>
            </w:tcBorders>
            <w:vAlign w:val="center"/>
          </w:tcPr>
          <w:p w14:paraId="5903E186" w14:textId="77777777" w:rsidR="00C32A14" w:rsidRPr="006C5E53" w:rsidRDefault="00C32A14" w:rsidP="00C32A14">
            <w:pPr>
              <w:spacing w:line="320" w:lineRule="exact"/>
              <w:jc w:val="center"/>
              <w:rPr>
                <w:sz w:val="28"/>
              </w:rPr>
            </w:pPr>
            <w:r w:rsidRPr="006C5E53">
              <w:rPr>
                <w:sz w:val="28"/>
              </w:rPr>
              <w:t>PD1</w:t>
            </w:r>
          </w:p>
        </w:tc>
        <w:tc>
          <w:tcPr>
            <w:tcW w:w="4794" w:type="dxa"/>
            <w:vAlign w:val="center"/>
          </w:tcPr>
          <w:p w14:paraId="04EFA501" w14:textId="77777777" w:rsidR="00C32A14" w:rsidRPr="006C5E53" w:rsidRDefault="00C32A14" w:rsidP="00C32A14">
            <w:pPr>
              <w:spacing w:line="320" w:lineRule="exact"/>
              <w:rPr>
                <w:sz w:val="28"/>
              </w:rPr>
            </w:pPr>
            <w:r w:rsidRPr="006C5E53">
              <w:rPr>
                <w:sz w:val="28"/>
              </w:rPr>
              <w:t>Non-Destructive Testing</w:t>
            </w:r>
            <w:r w:rsidRPr="006C5E53">
              <w:rPr>
                <w:rFonts w:hint="eastAsia"/>
                <w:sz w:val="28"/>
              </w:rPr>
              <w:t xml:space="preserve"> (ALL)</w:t>
            </w:r>
          </w:p>
        </w:tc>
        <w:tc>
          <w:tcPr>
            <w:tcW w:w="2268" w:type="dxa"/>
            <w:vAlign w:val="center"/>
          </w:tcPr>
          <w:p w14:paraId="7899CA3D" w14:textId="77777777" w:rsidR="00C32A14" w:rsidRPr="006C5E53" w:rsidRDefault="00C32A14" w:rsidP="00C32A14">
            <w:pPr>
              <w:rPr>
                <w:sz w:val="28"/>
              </w:rPr>
            </w:pPr>
          </w:p>
        </w:tc>
      </w:tr>
      <w:tr w:rsidR="00C32A14" w:rsidRPr="006C5E53" w14:paraId="2D3B2B34" w14:textId="77777777" w:rsidTr="00C32A14">
        <w:trPr>
          <w:cantSplit/>
          <w:trHeight w:val="625"/>
          <w:jc w:val="center"/>
        </w:trPr>
        <w:tc>
          <w:tcPr>
            <w:tcW w:w="1722" w:type="dxa"/>
            <w:tcBorders>
              <w:left w:val="single" w:sz="4" w:space="0" w:color="auto"/>
            </w:tcBorders>
            <w:vAlign w:val="center"/>
          </w:tcPr>
          <w:p w14:paraId="288B3BB5" w14:textId="77777777" w:rsidR="00C32A14" w:rsidRPr="006C5E53" w:rsidRDefault="00C32A14" w:rsidP="00C32A14">
            <w:pPr>
              <w:jc w:val="center"/>
              <w:rPr>
                <w:sz w:val="28"/>
              </w:rPr>
            </w:pPr>
            <w:r w:rsidRPr="006C5E53">
              <w:rPr>
                <w:spacing w:val="-12"/>
                <w:sz w:val="28"/>
              </w:rPr>
              <w:t>PP1</w:t>
            </w:r>
          </w:p>
        </w:tc>
        <w:tc>
          <w:tcPr>
            <w:tcW w:w="4794" w:type="dxa"/>
            <w:vAlign w:val="center"/>
          </w:tcPr>
          <w:p w14:paraId="007E67EC" w14:textId="77777777" w:rsidR="00C32A14" w:rsidRPr="006C5E53" w:rsidRDefault="00C32A14" w:rsidP="00C32A14">
            <w:pPr>
              <w:spacing w:line="200" w:lineRule="atLeast"/>
              <w:rPr>
                <w:sz w:val="28"/>
              </w:rPr>
            </w:pPr>
            <w:r w:rsidRPr="006C5E53">
              <w:rPr>
                <w:sz w:val="28"/>
              </w:rPr>
              <w:t>Welding</w:t>
            </w:r>
            <w:r w:rsidRPr="006C5E53">
              <w:rPr>
                <w:rFonts w:hint="eastAsia"/>
                <w:sz w:val="28"/>
              </w:rPr>
              <w:t>/</w:t>
            </w:r>
            <w:r w:rsidRPr="006C5E53">
              <w:rPr>
                <w:sz w:val="28"/>
              </w:rPr>
              <w:t xml:space="preserve"> Heat Treatment</w:t>
            </w:r>
            <w:r w:rsidRPr="006C5E53">
              <w:rPr>
                <w:rFonts w:hint="eastAsia"/>
                <w:sz w:val="28"/>
              </w:rPr>
              <w:t>/</w:t>
            </w:r>
            <w:r>
              <w:rPr>
                <w:sz w:val="28"/>
              </w:rPr>
              <w:t>Flame</w:t>
            </w:r>
            <w:r>
              <w:rPr>
                <w:rFonts w:hint="eastAsia"/>
                <w:sz w:val="28"/>
              </w:rPr>
              <w:t xml:space="preserve"> </w:t>
            </w:r>
            <w:r w:rsidRPr="006C5E53">
              <w:rPr>
                <w:sz w:val="28"/>
              </w:rPr>
              <w:t>Spray</w:t>
            </w:r>
            <w:r>
              <w:rPr>
                <w:rFonts w:hint="eastAsia"/>
                <w:sz w:val="28"/>
              </w:rPr>
              <w:t>/Plating</w:t>
            </w:r>
            <w:r w:rsidRPr="006C5E53">
              <w:rPr>
                <w:sz w:val="28"/>
              </w:rPr>
              <w:t xml:space="preserve"> </w:t>
            </w:r>
          </w:p>
        </w:tc>
        <w:tc>
          <w:tcPr>
            <w:tcW w:w="2268" w:type="dxa"/>
            <w:vAlign w:val="center"/>
          </w:tcPr>
          <w:p w14:paraId="0C65820F" w14:textId="77777777" w:rsidR="00C32A14" w:rsidRPr="006C5E53" w:rsidRDefault="00C32A14" w:rsidP="00C32A14">
            <w:pPr>
              <w:rPr>
                <w:sz w:val="28"/>
              </w:rPr>
            </w:pPr>
          </w:p>
        </w:tc>
      </w:tr>
      <w:tr w:rsidR="00C32A14" w:rsidRPr="006C5E53" w14:paraId="4AA4A4E3" w14:textId="77777777" w:rsidTr="00C32A14">
        <w:trPr>
          <w:cantSplit/>
          <w:trHeight w:val="625"/>
          <w:jc w:val="center"/>
        </w:trPr>
        <w:tc>
          <w:tcPr>
            <w:tcW w:w="1722" w:type="dxa"/>
            <w:tcBorders>
              <w:left w:val="single" w:sz="4" w:space="0" w:color="auto"/>
            </w:tcBorders>
            <w:vAlign w:val="center"/>
          </w:tcPr>
          <w:p w14:paraId="51F5403F" w14:textId="77777777" w:rsidR="00C32A14" w:rsidRPr="006C5E53" w:rsidRDefault="00C32A14" w:rsidP="00C32A14">
            <w:pPr>
              <w:jc w:val="center"/>
              <w:rPr>
                <w:spacing w:val="-12"/>
                <w:sz w:val="28"/>
              </w:rPr>
            </w:pPr>
            <w:r w:rsidRPr="006C5E53">
              <w:rPr>
                <w:spacing w:val="-12"/>
                <w:sz w:val="28"/>
              </w:rPr>
              <w:t>PP2</w:t>
            </w:r>
          </w:p>
        </w:tc>
        <w:tc>
          <w:tcPr>
            <w:tcW w:w="4794" w:type="dxa"/>
            <w:vAlign w:val="center"/>
          </w:tcPr>
          <w:p w14:paraId="48AE849E" w14:textId="77777777" w:rsidR="00C32A14" w:rsidRPr="006C5E53" w:rsidRDefault="00C32A14" w:rsidP="00C32A14">
            <w:pPr>
              <w:spacing w:line="320" w:lineRule="exact"/>
              <w:rPr>
                <w:sz w:val="28"/>
              </w:rPr>
            </w:pPr>
            <w:r>
              <w:rPr>
                <w:rFonts w:hint="eastAsia"/>
                <w:sz w:val="28"/>
              </w:rPr>
              <w:t>Shot Peen/Blasting/Anodizing</w:t>
            </w:r>
            <w:r w:rsidRPr="006C5E53">
              <w:rPr>
                <w:rFonts w:hint="eastAsia"/>
                <w:sz w:val="28"/>
              </w:rPr>
              <w:t>/</w:t>
            </w:r>
            <w:r>
              <w:rPr>
                <w:rFonts w:hint="eastAsia"/>
                <w:sz w:val="28"/>
              </w:rPr>
              <w:t>Alodine</w:t>
            </w:r>
          </w:p>
        </w:tc>
        <w:tc>
          <w:tcPr>
            <w:tcW w:w="2268" w:type="dxa"/>
            <w:vAlign w:val="center"/>
          </w:tcPr>
          <w:p w14:paraId="6A228DBE" w14:textId="77777777" w:rsidR="00C32A14" w:rsidRPr="006C5E53" w:rsidRDefault="00C32A14" w:rsidP="00C32A14">
            <w:pPr>
              <w:rPr>
                <w:sz w:val="28"/>
              </w:rPr>
            </w:pPr>
          </w:p>
        </w:tc>
      </w:tr>
      <w:tr w:rsidR="00C32A14" w:rsidRPr="006C5E53" w14:paraId="0CE96685" w14:textId="77777777" w:rsidTr="00C32A14">
        <w:trPr>
          <w:cantSplit/>
          <w:trHeight w:val="223"/>
          <w:jc w:val="center"/>
        </w:trPr>
        <w:tc>
          <w:tcPr>
            <w:tcW w:w="1722" w:type="dxa"/>
            <w:tcBorders>
              <w:left w:val="single" w:sz="4" w:space="0" w:color="auto"/>
            </w:tcBorders>
            <w:vAlign w:val="center"/>
          </w:tcPr>
          <w:p w14:paraId="295683C4" w14:textId="77777777" w:rsidR="00C32A14" w:rsidRPr="006C5E53" w:rsidRDefault="00C32A14" w:rsidP="00C32A14">
            <w:pPr>
              <w:jc w:val="center"/>
              <w:rPr>
                <w:sz w:val="28"/>
              </w:rPr>
            </w:pPr>
            <w:r>
              <w:rPr>
                <w:spacing w:val="-12"/>
                <w:sz w:val="28"/>
              </w:rPr>
              <w:t>P</w:t>
            </w:r>
            <w:r>
              <w:rPr>
                <w:rFonts w:hint="eastAsia"/>
                <w:spacing w:val="-12"/>
                <w:sz w:val="28"/>
              </w:rPr>
              <w:t>S</w:t>
            </w:r>
            <w:r w:rsidRPr="006C5E53">
              <w:rPr>
                <w:spacing w:val="-12"/>
                <w:sz w:val="28"/>
              </w:rPr>
              <w:t>1</w:t>
            </w:r>
          </w:p>
        </w:tc>
        <w:tc>
          <w:tcPr>
            <w:tcW w:w="4794" w:type="dxa"/>
            <w:vAlign w:val="center"/>
          </w:tcPr>
          <w:p w14:paraId="7709ADDF" w14:textId="77777777" w:rsidR="00C32A14" w:rsidRPr="006C5E53" w:rsidRDefault="00C32A14" w:rsidP="00C32A14">
            <w:pPr>
              <w:rPr>
                <w:sz w:val="28"/>
              </w:rPr>
            </w:pPr>
            <w:r w:rsidRPr="006C5E53">
              <w:rPr>
                <w:spacing w:val="-12"/>
                <w:sz w:val="28"/>
              </w:rPr>
              <w:t>Painting</w:t>
            </w:r>
            <w:r w:rsidRPr="006C5E53">
              <w:rPr>
                <w:sz w:val="28"/>
              </w:rPr>
              <w:t xml:space="preserve"> </w:t>
            </w:r>
          </w:p>
        </w:tc>
        <w:tc>
          <w:tcPr>
            <w:tcW w:w="2268" w:type="dxa"/>
            <w:vAlign w:val="center"/>
          </w:tcPr>
          <w:p w14:paraId="496042A4" w14:textId="77777777" w:rsidR="00C32A14" w:rsidRPr="006C5E53" w:rsidRDefault="00C32A14" w:rsidP="00C32A14">
            <w:pPr>
              <w:spacing w:line="520" w:lineRule="exact"/>
              <w:rPr>
                <w:sz w:val="28"/>
              </w:rPr>
            </w:pPr>
          </w:p>
        </w:tc>
      </w:tr>
      <w:tr w:rsidR="00C32A14" w:rsidRPr="006C5E53" w14:paraId="6ED6917E" w14:textId="77777777" w:rsidTr="00C32A14">
        <w:trPr>
          <w:cantSplit/>
          <w:trHeight w:val="223"/>
          <w:jc w:val="center"/>
        </w:trPr>
        <w:tc>
          <w:tcPr>
            <w:tcW w:w="1722" w:type="dxa"/>
            <w:tcBorders>
              <w:left w:val="single" w:sz="4" w:space="0" w:color="auto"/>
            </w:tcBorders>
            <w:vAlign w:val="center"/>
          </w:tcPr>
          <w:p w14:paraId="710EC718" w14:textId="77777777" w:rsidR="00C32A14" w:rsidRPr="006C5E53" w:rsidRDefault="00C32A14" w:rsidP="00C32A14">
            <w:pPr>
              <w:jc w:val="center"/>
              <w:rPr>
                <w:spacing w:val="-12"/>
                <w:sz w:val="28"/>
              </w:rPr>
            </w:pPr>
            <w:r>
              <w:rPr>
                <w:spacing w:val="-12"/>
                <w:sz w:val="28"/>
              </w:rPr>
              <w:t>P</w:t>
            </w:r>
            <w:r>
              <w:rPr>
                <w:rFonts w:hint="eastAsia"/>
                <w:spacing w:val="-12"/>
                <w:sz w:val="28"/>
              </w:rPr>
              <w:t>S</w:t>
            </w:r>
            <w:r w:rsidRPr="006C5E53">
              <w:rPr>
                <w:spacing w:val="-12"/>
                <w:sz w:val="28"/>
              </w:rPr>
              <w:t>2</w:t>
            </w:r>
          </w:p>
        </w:tc>
        <w:tc>
          <w:tcPr>
            <w:tcW w:w="4794" w:type="dxa"/>
            <w:vAlign w:val="center"/>
          </w:tcPr>
          <w:p w14:paraId="5EF8C832" w14:textId="77777777" w:rsidR="00C32A14" w:rsidRPr="006C5E53" w:rsidRDefault="00C32A14" w:rsidP="00C32A14">
            <w:pPr>
              <w:spacing w:line="320" w:lineRule="exact"/>
              <w:rPr>
                <w:sz w:val="28"/>
              </w:rPr>
            </w:pPr>
            <w:r w:rsidRPr="006C5E53">
              <w:rPr>
                <w:sz w:val="28"/>
              </w:rPr>
              <w:t>Engine Replacement</w:t>
            </w:r>
            <w:r w:rsidRPr="006C5E53">
              <w:rPr>
                <w:rFonts w:hint="eastAsia"/>
                <w:sz w:val="28"/>
              </w:rPr>
              <w:t>/</w:t>
            </w:r>
            <w:r>
              <w:rPr>
                <w:rFonts w:hint="eastAsia"/>
                <w:sz w:val="28"/>
              </w:rPr>
              <w:t xml:space="preserve"> </w:t>
            </w:r>
            <w:r w:rsidRPr="006C5E53">
              <w:rPr>
                <w:rFonts w:hint="eastAsia"/>
                <w:sz w:val="28"/>
              </w:rPr>
              <w:t>Running Test</w:t>
            </w:r>
          </w:p>
        </w:tc>
        <w:tc>
          <w:tcPr>
            <w:tcW w:w="2268" w:type="dxa"/>
            <w:vAlign w:val="center"/>
          </w:tcPr>
          <w:p w14:paraId="09251656" w14:textId="77777777" w:rsidR="00C32A14" w:rsidRPr="006C5E53" w:rsidRDefault="00C32A14" w:rsidP="00C32A14">
            <w:pPr>
              <w:spacing w:line="520" w:lineRule="exact"/>
              <w:rPr>
                <w:sz w:val="28"/>
              </w:rPr>
            </w:pPr>
          </w:p>
        </w:tc>
      </w:tr>
      <w:tr w:rsidR="00C32A14" w:rsidRPr="006C5E53" w14:paraId="779BFDF0" w14:textId="77777777" w:rsidTr="00C32A14">
        <w:trPr>
          <w:cantSplit/>
          <w:trHeight w:val="223"/>
          <w:jc w:val="center"/>
        </w:trPr>
        <w:tc>
          <w:tcPr>
            <w:tcW w:w="1722" w:type="dxa"/>
            <w:tcBorders>
              <w:left w:val="single" w:sz="4" w:space="0" w:color="auto"/>
            </w:tcBorders>
            <w:vAlign w:val="center"/>
          </w:tcPr>
          <w:p w14:paraId="38988E14" w14:textId="77777777" w:rsidR="00C32A14" w:rsidRPr="006C5E53" w:rsidRDefault="00C32A14" w:rsidP="00C32A14">
            <w:pPr>
              <w:spacing w:line="320" w:lineRule="exact"/>
              <w:jc w:val="center"/>
              <w:rPr>
                <w:sz w:val="28"/>
              </w:rPr>
            </w:pPr>
            <w:r>
              <w:rPr>
                <w:sz w:val="28"/>
              </w:rPr>
              <w:t>P</w:t>
            </w:r>
            <w:r>
              <w:rPr>
                <w:rFonts w:hint="eastAsia"/>
                <w:sz w:val="28"/>
              </w:rPr>
              <w:t>S</w:t>
            </w:r>
            <w:r w:rsidRPr="006C5E53">
              <w:rPr>
                <w:sz w:val="28"/>
              </w:rPr>
              <w:t>3</w:t>
            </w:r>
          </w:p>
        </w:tc>
        <w:tc>
          <w:tcPr>
            <w:tcW w:w="4794" w:type="dxa"/>
            <w:vAlign w:val="center"/>
          </w:tcPr>
          <w:p w14:paraId="4F8F601E" w14:textId="77777777" w:rsidR="00C32A14" w:rsidRPr="006C5E53" w:rsidRDefault="00C32A14" w:rsidP="00C32A14">
            <w:pPr>
              <w:spacing w:line="320" w:lineRule="exact"/>
              <w:rPr>
                <w:sz w:val="28"/>
              </w:rPr>
            </w:pPr>
            <w:r w:rsidRPr="006C5E53">
              <w:rPr>
                <w:sz w:val="28"/>
              </w:rPr>
              <w:t>De-icing/anti-icing</w:t>
            </w:r>
          </w:p>
        </w:tc>
        <w:tc>
          <w:tcPr>
            <w:tcW w:w="2268" w:type="dxa"/>
            <w:vAlign w:val="center"/>
          </w:tcPr>
          <w:p w14:paraId="4A674A58" w14:textId="77777777" w:rsidR="00C32A14" w:rsidRPr="006C5E53" w:rsidRDefault="00C32A14" w:rsidP="00C32A14">
            <w:pPr>
              <w:spacing w:line="520" w:lineRule="exact"/>
              <w:rPr>
                <w:sz w:val="28"/>
              </w:rPr>
            </w:pPr>
          </w:p>
        </w:tc>
      </w:tr>
      <w:tr w:rsidR="00C32A14" w:rsidRPr="006C5E53" w14:paraId="0FEBB2FE" w14:textId="77777777" w:rsidTr="00C32A14">
        <w:trPr>
          <w:cantSplit/>
          <w:trHeight w:val="223"/>
          <w:jc w:val="center"/>
        </w:trPr>
        <w:tc>
          <w:tcPr>
            <w:tcW w:w="1722" w:type="dxa"/>
            <w:tcBorders>
              <w:left w:val="single" w:sz="4" w:space="0" w:color="auto"/>
            </w:tcBorders>
            <w:vAlign w:val="center"/>
          </w:tcPr>
          <w:p w14:paraId="3669D693" w14:textId="77777777" w:rsidR="00C32A14" w:rsidRPr="006C5E53" w:rsidRDefault="00C32A14" w:rsidP="00C32A14">
            <w:pPr>
              <w:spacing w:line="320" w:lineRule="exact"/>
              <w:jc w:val="center"/>
              <w:rPr>
                <w:sz w:val="28"/>
              </w:rPr>
            </w:pPr>
            <w:r>
              <w:rPr>
                <w:sz w:val="28"/>
              </w:rPr>
              <w:t>P</w:t>
            </w:r>
            <w:r>
              <w:rPr>
                <w:rFonts w:hint="eastAsia"/>
                <w:sz w:val="28"/>
              </w:rPr>
              <w:t>S</w:t>
            </w:r>
            <w:r w:rsidRPr="006C5E53">
              <w:rPr>
                <w:rFonts w:hint="eastAsia"/>
                <w:sz w:val="28"/>
              </w:rPr>
              <w:t>4</w:t>
            </w:r>
          </w:p>
        </w:tc>
        <w:tc>
          <w:tcPr>
            <w:tcW w:w="4794" w:type="dxa"/>
            <w:vAlign w:val="center"/>
          </w:tcPr>
          <w:p w14:paraId="15599EF2" w14:textId="77777777" w:rsidR="00C32A14" w:rsidRPr="006C5E53" w:rsidRDefault="00C32A14" w:rsidP="00C32A14">
            <w:pPr>
              <w:spacing w:line="320" w:lineRule="exact"/>
              <w:rPr>
                <w:sz w:val="28"/>
              </w:rPr>
            </w:pPr>
            <w:r>
              <w:rPr>
                <w:rFonts w:hint="eastAsia"/>
                <w:sz w:val="28"/>
              </w:rPr>
              <w:t>Aircraft weig</w:t>
            </w:r>
            <w:r w:rsidRPr="00DE581F">
              <w:rPr>
                <w:rFonts w:hint="eastAsia"/>
                <w:color w:val="000000"/>
                <w:sz w:val="28"/>
              </w:rPr>
              <w:t>hing</w:t>
            </w:r>
          </w:p>
        </w:tc>
        <w:tc>
          <w:tcPr>
            <w:tcW w:w="2268" w:type="dxa"/>
            <w:vAlign w:val="center"/>
          </w:tcPr>
          <w:p w14:paraId="2A335FB7" w14:textId="77777777" w:rsidR="00C32A14" w:rsidRPr="006C5E53" w:rsidRDefault="00C32A14" w:rsidP="00C32A14">
            <w:pPr>
              <w:spacing w:line="520" w:lineRule="exact"/>
              <w:rPr>
                <w:sz w:val="28"/>
              </w:rPr>
            </w:pPr>
          </w:p>
        </w:tc>
      </w:tr>
      <w:tr w:rsidR="00C32A14" w:rsidRPr="006C5E53" w14:paraId="49D8F4AF" w14:textId="77777777" w:rsidTr="00C32A14">
        <w:trPr>
          <w:cantSplit/>
          <w:trHeight w:val="223"/>
          <w:jc w:val="center"/>
        </w:trPr>
        <w:tc>
          <w:tcPr>
            <w:tcW w:w="1722" w:type="dxa"/>
            <w:tcBorders>
              <w:left w:val="single" w:sz="4" w:space="0" w:color="auto"/>
            </w:tcBorders>
            <w:vAlign w:val="center"/>
          </w:tcPr>
          <w:p w14:paraId="603E8700" w14:textId="77777777" w:rsidR="00C32A14" w:rsidRPr="006C5E53" w:rsidRDefault="00C32A14" w:rsidP="00C32A14">
            <w:pPr>
              <w:spacing w:line="320" w:lineRule="exact"/>
              <w:jc w:val="center"/>
              <w:rPr>
                <w:sz w:val="28"/>
              </w:rPr>
            </w:pPr>
            <w:r>
              <w:rPr>
                <w:sz w:val="28"/>
              </w:rPr>
              <w:t>P</w:t>
            </w:r>
            <w:r>
              <w:rPr>
                <w:rFonts w:hint="eastAsia"/>
                <w:sz w:val="28"/>
              </w:rPr>
              <w:t>S</w:t>
            </w:r>
            <w:r w:rsidRPr="006C5E53">
              <w:rPr>
                <w:rFonts w:hint="eastAsia"/>
                <w:sz w:val="28"/>
              </w:rPr>
              <w:t>5</w:t>
            </w:r>
          </w:p>
        </w:tc>
        <w:tc>
          <w:tcPr>
            <w:tcW w:w="4794" w:type="dxa"/>
            <w:vAlign w:val="center"/>
          </w:tcPr>
          <w:p w14:paraId="59CDE4D6" w14:textId="77777777" w:rsidR="00C32A14" w:rsidRPr="006C5E53" w:rsidRDefault="00C32A14" w:rsidP="00C32A14">
            <w:pPr>
              <w:spacing w:line="320" w:lineRule="exact"/>
              <w:rPr>
                <w:sz w:val="28"/>
              </w:rPr>
            </w:pPr>
            <w:r w:rsidRPr="006C5E53">
              <w:rPr>
                <w:rFonts w:hint="eastAsia"/>
                <w:sz w:val="28"/>
              </w:rPr>
              <w:t>PTF</w:t>
            </w:r>
          </w:p>
        </w:tc>
        <w:tc>
          <w:tcPr>
            <w:tcW w:w="2268" w:type="dxa"/>
            <w:vAlign w:val="center"/>
          </w:tcPr>
          <w:p w14:paraId="4AD0DDC7" w14:textId="77777777" w:rsidR="00C32A14" w:rsidRPr="006C5E53" w:rsidRDefault="00C32A14" w:rsidP="00C32A14">
            <w:pPr>
              <w:spacing w:line="520" w:lineRule="exact"/>
              <w:rPr>
                <w:sz w:val="28"/>
              </w:rPr>
            </w:pPr>
          </w:p>
        </w:tc>
      </w:tr>
      <w:tr w:rsidR="00C32A14" w:rsidRPr="006C5E53" w14:paraId="72901164" w14:textId="77777777" w:rsidTr="00C32A14">
        <w:trPr>
          <w:cantSplit/>
          <w:trHeight w:val="634"/>
          <w:jc w:val="center"/>
        </w:trPr>
        <w:tc>
          <w:tcPr>
            <w:tcW w:w="1722" w:type="dxa"/>
            <w:tcBorders>
              <w:left w:val="single" w:sz="4" w:space="0" w:color="auto"/>
            </w:tcBorders>
            <w:vAlign w:val="center"/>
          </w:tcPr>
          <w:p w14:paraId="232FABCD" w14:textId="77777777" w:rsidR="00C32A14" w:rsidRPr="006C5E53" w:rsidRDefault="00C32A14" w:rsidP="00C32A14">
            <w:pPr>
              <w:spacing w:line="320" w:lineRule="exact"/>
              <w:jc w:val="center"/>
              <w:rPr>
                <w:sz w:val="28"/>
              </w:rPr>
            </w:pPr>
            <w:r>
              <w:rPr>
                <w:rFonts w:hint="eastAsia"/>
                <w:sz w:val="28"/>
              </w:rPr>
              <w:t>PS</w:t>
            </w:r>
            <w:r w:rsidRPr="006C5E53">
              <w:rPr>
                <w:rFonts w:hint="eastAsia"/>
                <w:sz w:val="28"/>
              </w:rPr>
              <w:t>6</w:t>
            </w:r>
          </w:p>
        </w:tc>
        <w:tc>
          <w:tcPr>
            <w:tcW w:w="4794" w:type="dxa"/>
            <w:tcBorders>
              <w:left w:val="single" w:sz="4" w:space="0" w:color="auto"/>
            </w:tcBorders>
            <w:vAlign w:val="center"/>
          </w:tcPr>
          <w:p w14:paraId="76DEA339" w14:textId="77777777" w:rsidR="00C32A14" w:rsidRPr="006C5E53" w:rsidRDefault="00C32A14" w:rsidP="00C32A14">
            <w:pPr>
              <w:spacing w:line="320" w:lineRule="exact"/>
              <w:rPr>
                <w:sz w:val="28"/>
              </w:rPr>
            </w:pPr>
            <w:r w:rsidRPr="006C5E53">
              <w:rPr>
                <w:rFonts w:hint="eastAsia"/>
                <w:sz w:val="28"/>
              </w:rPr>
              <w:t>Cleaning</w:t>
            </w:r>
          </w:p>
        </w:tc>
        <w:tc>
          <w:tcPr>
            <w:tcW w:w="2268" w:type="dxa"/>
            <w:tcBorders>
              <w:left w:val="single" w:sz="4" w:space="0" w:color="auto"/>
              <w:bottom w:val="single" w:sz="4" w:space="0" w:color="auto"/>
            </w:tcBorders>
            <w:vAlign w:val="center"/>
          </w:tcPr>
          <w:p w14:paraId="5628B40C" w14:textId="77777777" w:rsidR="00C32A14" w:rsidRPr="006C5E53" w:rsidRDefault="00C32A14" w:rsidP="00C32A14">
            <w:pPr>
              <w:spacing w:line="320" w:lineRule="exact"/>
              <w:rPr>
                <w:sz w:val="30"/>
                <w:szCs w:val="30"/>
              </w:rPr>
            </w:pPr>
          </w:p>
        </w:tc>
      </w:tr>
      <w:tr w:rsidR="00C32A14" w:rsidRPr="006C5E53" w14:paraId="1CC4BE8B" w14:textId="77777777" w:rsidTr="00C32A14">
        <w:trPr>
          <w:cantSplit/>
          <w:trHeight w:val="545"/>
          <w:jc w:val="center"/>
        </w:trPr>
        <w:tc>
          <w:tcPr>
            <w:tcW w:w="1722" w:type="dxa"/>
            <w:tcBorders>
              <w:left w:val="single" w:sz="4" w:space="0" w:color="auto"/>
            </w:tcBorders>
            <w:vAlign w:val="center"/>
          </w:tcPr>
          <w:p w14:paraId="1BF80BC9" w14:textId="77777777" w:rsidR="00C32A14" w:rsidRPr="006C5E53" w:rsidRDefault="00C32A14" w:rsidP="00C32A14">
            <w:pPr>
              <w:spacing w:line="320" w:lineRule="exact"/>
              <w:jc w:val="center"/>
              <w:rPr>
                <w:sz w:val="28"/>
              </w:rPr>
            </w:pPr>
            <w:r>
              <w:rPr>
                <w:rFonts w:hint="eastAsia"/>
                <w:sz w:val="28"/>
              </w:rPr>
              <w:t>PS</w:t>
            </w:r>
            <w:r w:rsidRPr="006C5E53">
              <w:rPr>
                <w:rFonts w:hint="eastAsia"/>
                <w:sz w:val="28"/>
              </w:rPr>
              <w:t>7</w:t>
            </w:r>
          </w:p>
        </w:tc>
        <w:tc>
          <w:tcPr>
            <w:tcW w:w="4794" w:type="dxa"/>
            <w:tcBorders>
              <w:left w:val="single" w:sz="4" w:space="0" w:color="auto"/>
            </w:tcBorders>
            <w:vAlign w:val="center"/>
          </w:tcPr>
          <w:p w14:paraId="15E8EB93" w14:textId="77777777" w:rsidR="00C32A14" w:rsidRPr="006C5E53" w:rsidRDefault="00C32A14" w:rsidP="00C32A14">
            <w:pPr>
              <w:spacing w:line="320" w:lineRule="exact"/>
              <w:rPr>
                <w:sz w:val="28"/>
              </w:rPr>
            </w:pPr>
            <w:r w:rsidRPr="006C5E53">
              <w:rPr>
                <w:rFonts w:hint="eastAsia"/>
                <w:sz w:val="28"/>
              </w:rPr>
              <w:t>Ground</w:t>
            </w:r>
            <w:r w:rsidRPr="006C5E53">
              <w:rPr>
                <w:sz w:val="28"/>
              </w:rPr>
              <w:t xml:space="preserve"> Vehicle</w:t>
            </w:r>
            <w:r w:rsidRPr="006C5E53">
              <w:rPr>
                <w:rFonts w:hint="eastAsia"/>
                <w:sz w:val="28"/>
              </w:rPr>
              <w:t xml:space="preserve"> Service </w:t>
            </w:r>
          </w:p>
        </w:tc>
        <w:tc>
          <w:tcPr>
            <w:tcW w:w="2268" w:type="dxa"/>
            <w:tcBorders>
              <w:left w:val="single" w:sz="4" w:space="0" w:color="auto"/>
              <w:bottom w:val="single" w:sz="4" w:space="0" w:color="auto"/>
              <w:tr2bl w:val="nil"/>
            </w:tcBorders>
            <w:vAlign w:val="center"/>
          </w:tcPr>
          <w:p w14:paraId="23A219CE" w14:textId="77777777" w:rsidR="00C32A14" w:rsidRPr="006C5E53" w:rsidRDefault="00C32A14" w:rsidP="00C32A14">
            <w:pPr>
              <w:spacing w:line="320" w:lineRule="exact"/>
              <w:jc w:val="center"/>
              <w:rPr>
                <w:sz w:val="28"/>
              </w:rPr>
            </w:pPr>
          </w:p>
        </w:tc>
      </w:tr>
      <w:tr w:rsidR="00C32A14" w:rsidRPr="006C5E53" w14:paraId="54F6E366" w14:textId="77777777" w:rsidTr="00C32A14">
        <w:trPr>
          <w:cantSplit/>
          <w:trHeight w:val="704"/>
          <w:jc w:val="center"/>
        </w:trPr>
        <w:tc>
          <w:tcPr>
            <w:tcW w:w="1722" w:type="dxa"/>
            <w:tcBorders>
              <w:left w:val="single" w:sz="4" w:space="0" w:color="auto"/>
            </w:tcBorders>
            <w:vAlign w:val="center"/>
          </w:tcPr>
          <w:p w14:paraId="42CE91A5" w14:textId="77777777" w:rsidR="00C32A14" w:rsidRPr="006C5E53" w:rsidRDefault="00C32A14" w:rsidP="00C32A14">
            <w:pPr>
              <w:spacing w:line="320" w:lineRule="exact"/>
              <w:jc w:val="center"/>
              <w:rPr>
                <w:sz w:val="28"/>
              </w:rPr>
            </w:pPr>
            <w:r>
              <w:rPr>
                <w:rFonts w:hint="eastAsia"/>
                <w:sz w:val="28"/>
              </w:rPr>
              <w:t>PW1</w:t>
            </w:r>
          </w:p>
        </w:tc>
        <w:tc>
          <w:tcPr>
            <w:tcW w:w="4794" w:type="dxa"/>
            <w:tcBorders>
              <w:right w:val="single" w:sz="4" w:space="0" w:color="auto"/>
            </w:tcBorders>
            <w:vAlign w:val="center"/>
          </w:tcPr>
          <w:p w14:paraId="09B634CC" w14:textId="77777777" w:rsidR="00C32A14" w:rsidRPr="006C5E53" w:rsidRDefault="00C32A14" w:rsidP="00C32A14">
            <w:pPr>
              <w:spacing w:line="320" w:lineRule="exact"/>
              <w:rPr>
                <w:sz w:val="28"/>
              </w:rPr>
            </w:pPr>
            <w:r>
              <w:rPr>
                <w:rFonts w:hint="eastAsia"/>
                <w:sz w:val="28"/>
              </w:rPr>
              <w:t>Interior(Cabin Interior/Interior Painting / Interior refurbishment/Seat Shop/Carpet Shop)</w:t>
            </w: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2E141F06" w14:textId="77777777" w:rsidR="00C32A14" w:rsidRPr="006C5E53" w:rsidRDefault="00C32A14" w:rsidP="00C32A14">
            <w:pPr>
              <w:spacing w:line="320" w:lineRule="exact"/>
              <w:rPr>
                <w:sz w:val="28"/>
              </w:rPr>
            </w:pPr>
          </w:p>
        </w:tc>
      </w:tr>
      <w:tr w:rsidR="00C32A14" w:rsidRPr="006C5E53" w14:paraId="4E31C337" w14:textId="77777777" w:rsidTr="00C32A14">
        <w:trPr>
          <w:cantSplit/>
          <w:trHeight w:val="704"/>
          <w:jc w:val="center"/>
        </w:trPr>
        <w:tc>
          <w:tcPr>
            <w:tcW w:w="1722" w:type="dxa"/>
            <w:tcBorders>
              <w:left w:val="single" w:sz="4" w:space="0" w:color="auto"/>
            </w:tcBorders>
            <w:vAlign w:val="center"/>
          </w:tcPr>
          <w:p w14:paraId="1E7E9F11" w14:textId="77777777" w:rsidR="00C32A14" w:rsidRPr="006C5E53" w:rsidRDefault="00C32A14" w:rsidP="00C32A14">
            <w:pPr>
              <w:spacing w:line="320" w:lineRule="exact"/>
              <w:jc w:val="center"/>
              <w:rPr>
                <w:sz w:val="28"/>
              </w:rPr>
            </w:pPr>
            <w:r>
              <w:rPr>
                <w:rFonts w:hint="eastAsia"/>
                <w:sz w:val="28"/>
              </w:rPr>
              <w:t>PW2</w:t>
            </w:r>
          </w:p>
        </w:tc>
        <w:tc>
          <w:tcPr>
            <w:tcW w:w="4794" w:type="dxa"/>
            <w:tcBorders>
              <w:right w:val="single" w:sz="4" w:space="0" w:color="auto"/>
            </w:tcBorders>
            <w:vAlign w:val="center"/>
          </w:tcPr>
          <w:p w14:paraId="7AA90EF0" w14:textId="77777777" w:rsidR="00C32A14" w:rsidRPr="006C5E53" w:rsidRDefault="00C32A14" w:rsidP="00C32A14">
            <w:pPr>
              <w:spacing w:line="320" w:lineRule="exact"/>
              <w:rPr>
                <w:sz w:val="28"/>
              </w:rPr>
            </w:pPr>
            <w:r>
              <w:rPr>
                <w:rFonts w:hint="eastAsia"/>
                <w:sz w:val="28"/>
              </w:rPr>
              <w:t>Exterior(Composite Shop/Sheetmetal Shop/Machine Shop/Exterior Painting/ Pipelines Shop/Cable Shop)</w:t>
            </w: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42AEFD21" w14:textId="77777777" w:rsidR="00C32A14" w:rsidRPr="006C5E53" w:rsidRDefault="00C32A14" w:rsidP="00C32A14">
            <w:pPr>
              <w:spacing w:line="320" w:lineRule="exact"/>
              <w:rPr>
                <w:sz w:val="28"/>
              </w:rPr>
            </w:pPr>
          </w:p>
        </w:tc>
      </w:tr>
      <w:tr w:rsidR="00C32A14" w:rsidRPr="006C5E53" w14:paraId="53CBC29F" w14:textId="77777777" w:rsidTr="00C32A14">
        <w:trPr>
          <w:cantSplit/>
          <w:trHeight w:val="632"/>
          <w:jc w:val="center"/>
        </w:trPr>
        <w:tc>
          <w:tcPr>
            <w:tcW w:w="1722" w:type="dxa"/>
            <w:tcBorders>
              <w:left w:val="single" w:sz="4" w:space="0" w:color="auto"/>
            </w:tcBorders>
            <w:vAlign w:val="center"/>
          </w:tcPr>
          <w:p w14:paraId="661AE1DB" w14:textId="77777777" w:rsidR="00C32A14" w:rsidRPr="00EC0362" w:rsidRDefault="00C32A14" w:rsidP="00C32A14">
            <w:pPr>
              <w:spacing w:line="320" w:lineRule="exact"/>
              <w:jc w:val="center"/>
              <w:rPr>
                <w:b/>
                <w:sz w:val="28"/>
              </w:rPr>
            </w:pPr>
            <w:r w:rsidRPr="00EC0362">
              <w:rPr>
                <w:rFonts w:hint="eastAsia"/>
                <w:b/>
                <w:sz w:val="28"/>
              </w:rPr>
              <w:t>Others</w:t>
            </w:r>
          </w:p>
        </w:tc>
        <w:tc>
          <w:tcPr>
            <w:tcW w:w="4794" w:type="dxa"/>
            <w:tcBorders>
              <w:right w:val="single" w:sz="4" w:space="0" w:color="auto"/>
            </w:tcBorders>
            <w:vAlign w:val="center"/>
          </w:tcPr>
          <w:p w14:paraId="30577656" w14:textId="77777777" w:rsidR="00C32A14" w:rsidRPr="006C5E53" w:rsidRDefault="00C32A14" w:rsidP="00C32A14">
            <w:pPr>
              <w:spacing w:line="320" w:lineRule="exact"/>
              <w:rPr>
                <w:sz w:val="28"/>
              </w:rPr>
            </w:pP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26638AAC" w14:textId="77777777" w:rsidR="00C32A14" w:rsidRPr="006C5E53" w:rsidRDefault="00C32A14" w:rsidP="00C32A14">
            <w:pPr>
              <w:spacing w:line="320" w:lineRule="exact"/>
              <w:rPr>
                <w:sz w:val="28"/>
              </w:rPr>
            </w:pPr>
          </w:p>
        </w:tc>
      </w:tr>
      <w:tr w:rsidR="00C32A14" w:rsidRPr="006C5E53" w14:paraId="5B40B6EF" w14:textId="77777777" w:rsidTr="00C32A14">
        <w:trPr>
          <w:cantSplit/>
          <w:trHeight w:val="569"/>
          <w:jc w:val="center"/>
        </w:trPr>
        <w:tc>
          <w:tcPr>
            <w:tcW w:w="1722" w:type="dxa"/>
            <w:tcBorders>
              <w:left w:val="single" w:sz="4" w:space="0" w:color="auto"/>
            </w:tcBorders>
            <w:vAlign w:val="center"/>
          </w:tcPr>
          <w:p w14:paraId="4AF63B4E" w14:textId="77777777" w:rsidR="00C32A14" w:rsidRPr="006C5E53" w:rsidRDefault="00C32A14" w:rsidP="00C32A14">
            <w:pPr>
              <w:spacing w:line="320" w:lineRule="exact"/>
              <w:jc w:val="center"/>
              <w:rPr>
                <w:sz w:val="28"/>
              </w:rPr>
            </w:pPr>
            <w:r w:rsidRPr="006C5E53">
              <w:rPr>
                <w:sz w:val="28"/>
              </w:rPr>
              <w:lastRenderedPageBreak/>
              <w:t>N</w:t>
            </w:r>
          </w:p>
        </w:tc>
        <w:tc>
          <w:tcPr>
            <w:tcW w:w="4794" w:type="dxa"/>
            <w:tcBorders>
              <w:right w:val="single" w:sz="4" w:space="0" w:color="auto"/>
            </w:tcBorders>
            <w:vAlign w:val="center"/>
          </w:tcPr>
          <w:p w14:paraId="634E0E9A" w14:textId="77777777" w:rsidR="00C32A14" w:rsidRPr="006C5E53" w:rsidRDefault="00C32A14" w:rsidP="00C32A14">
            <w:pPr>
              <w:spacing w:line="320" w:lineRule="exact"/>
              <w:rPr>
                <w:sz w:val="28"/>
              </w:rPr>
            </w:pPr>
            <w:r w:rsidRPr="006C5E53">
              <w:rPr>
                <w:sz w:val="28"/>
              </w:rPr>
              <w:t>Night Audit</w:t>
            </w: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44932008" w14:textId="77777777" w:rsidR="00C32A14" w:rsidRPr="006C5E53" w:rsidRDefault="00C32A14" w:rsidP="00C32A14">
            <w:pPr>
              <w:spacing w:line="320" w:lineRule="exact"/>
              <w:rPr>
                <w:sz w:val="28"/>
              </w:rPr>
            </w:pPr>
          </w:p>
        </w:tc>
      </w:tr>
      <w:tr w:rsidR="00C32A14" w:rsidRPr="006C5E53" w14:paraId="0A7499D2" w14:textId="77777777" w:rsidTr="00C32A14">
        <w:trPr>
          <w:cantSplit/>
          <w:trHeight w:val="551"/>
          <w:jc w:val="center"/>
        </w:trPr>
        <w:tc>
          <w:tcPr>
            <w:tcW w:w="1722" w:type="dxa"/>
            <w:tcBorders>
              <w:left w:val="single" w:sz="4" w:space="0" w:color="auto"/>
            </w:tcBorders>
            <w:vAlign w:val="center"/>
          </w:tcPr>
          <w:p w14:paraId="5CB6DB78" w14:textId="77777777" w:rsidR="00C32A14" w:rsidRPr="006C5E53" w:rsidRDefault="00C32A14" w:rsidP="00C32A14">
            <w:pPr>
              <w:spacing w:line="320" w:lineRule="exact"/>
              <w:jc w:val="center"/>
              <w:rPr>
                <w:sz w:val="28"/>
              </w:rPr>
            </w:pPr>
            <w:r w:rsidRPr="006C5E53">
              <w:rPr>
                <w:sz w:val="28"/>
              </w:rPr>
              <w:t>R</w:t>
            </w:r>
          </w:p>
        </w:tc>
        <w:tc>
          <w:tcPr>
            <w:tcW w:w="4794" w:type="dxa"/>
            <w:tcBorders>
              <w:right w:val="single" w:sz="4" w:space="0" w:color="auto"/>
            </w:tcBorders>
            <w:vAlign w:val="center"/>
          </w:tcPr>
          <w:p w14:paraId="6E0E72F7" w14:textId="77777777" w:rsidR="00C32A14" w:rsidRPr="006C5E53" w:rsidRDefault="00C32A14" w:rsidP="00C32A14">
            <w:pPr>
              <w:spacing w:line="320" w:lineRule="exact"/>
              <w:rPr>
                <w:sz w:val="28"/>
              </w:rPr>
            </w:pPr>
            <w:r w:rsidRPr="006C5E53">
              <w:rPr>
                <w:sz w:val="28"/>
              </w:rPr>
              <w:t>Ra</w:t>
            </w:r>
            <w:r w:rsidRPr="006C5E53">
              <w:rPr>
                <w:rFonts w:hint="eastAsia"/>
                <w:sz w:val="28"/>
              </w:rPr>
              <w:t>n</w:t>
            </w:r>
            <w:r w:rsidRPr="006C5E53">
              <w:rPr>
                <w:sz w:val="28"/>
              </w:rPr>
              <w:t>dom Audit</w:t>
            </w:r>
          </w:p>
        </w:tc>
        <w:tc>
          <w:tcPr>
            <w:tcW w:w="2268" w:type="dxa"/>
            <w:tcBorders>
              <w:top w:val="single" w:sz="4" w:space="0" w:color="auto"/>
              <w:left w:val="single" w:sz="4" w:space="0" w:color="auto"/>
              <w:bottom w:val="single" w:sz="4" w:space="0" w:color="auto"/>
              <w:right w:val="single" w:sz="4" w:space="0" w:color="auto"/>
              <w:tr2bl w:val="nil"/>
            </w:tcBorders>
            <w:vAlign w:val="center"/>
          </w:tcPr>
          <w:p w14:paraId="3B5D6EE8" w14:textId="77777777" w:rsidR="00C32A14" w:rsidRPr="006C5E53" w:rsidRDefault="00C32A14" w:rsidP="00C32A14">
            <w:pPr>
              <w:spacing w:line="320" w:lineRule="exact"/>
              <w:rPr>
                <w:sz w:val="28"/>
              </w:rPr>
            </w:pPr>
          </w:p>
        </w:tc>
      </w:tr>
      <w:tr w:rsidR="00C32A14" w:rsidRPr="006C5E53" w14:paraId="0439A50E" w14:textId="77777777" w:rsidTr="00C32A14">
        <w:trPr>
          <w:cantSplit/>
          <w:trHeight w:val="541"/>
          <w:jc w:val="center"/>
        </w:trPr>
        <w:tc>
          <w:tcPr>
            <w:tcW w:w="1722" w:type="dxa"/>
            <w:tcBorders>
              <w:left w:val="single" w:sz="4" w:space="0" w:color="auto"/>
              <w:bottom w:val="single" w:sz="4" w:space="0" w:color="auto"/>
            </w:tcBorders>
            <w:vAlign w:val="center"/>
          </w:tcPr>
          <w:p w14:paraId="363DB11B" w14:textId="77777777" w:rsidR="00C32A14" w:rsidRPr="006C5E53" w:rsidRDefault="00C32A14" w:rsidP="00C32A14">
            <w:pPr>
              <w:spacing w:line="320" w:lineRule="exact"/>
              <w:jc w:val="center"/>
              <w:rPr>
                <w:sz w:val="28"/>
              </w:rPr>
            </w:pPr>
            <w:r w:rsidRPr="006C5E53">
              <w:rPr>
                <w:sz w:val="28"/>
              </w:rPr>
              <w:t>S</w:t>
            </w:r>
          </w:p>
        </w:tc>
        <w:tc>
          <w:tcPr>
            <w:tcW w:w="4794" w:type="dxa"/>
            <w:tcBorders>
              <w:bottom w:val="single" w:sz="4" w:space="0" w:color="auto"/>
            </w:tcBorders>
            <w:vAlign w:val="center"/>
          </w:tcPr>
          <w:p w14:paraId="77C02BE7" w14:textId="77777777" w:rsidR="00C32A14" w:rsidRPr="006C5E53" w:rsidRDefault="00C32A14" w:rsidP="00C32A14">
            <w:pPr>
              <w:spacing w:line="320" w:lineRule="exact"/>
              <w:rPr>
                <w:sz w:val="28"/>
              </w:rPr>
            </w:pPr>
            <w:r w:rsidRPr="006C5E53">
              <w:rPr>
                <w:sz w:val="28"/>
              </w:rPr>
              <w:t>SMS Audit</w:t>
            </w:r>
          </w:p>
        </w:tc>
        <w:tc>
          <w:tcPr>
            <w:tcW w:w="2268" w:type="dxa"/>
            <w:tcBorders>
              <w:top w:val="single" w:sz="4" w:space="0" w:color="auto"/>
              <w:bottom w:val="single" w:sz="4" w:space="0" w:color="auto"/>
            </w:tcBorders>
            <w:vAlign w:val="center"/>
          </w:tcPr>
          <w:p w14:paraId="2261279E" w14:textId="77777777" w:rsidR="00C32A14" w:rsidRPr="006C5E53" w:rsidRDefault="00C32A14" w:rsidP="00C32A14">
            <w:pPr>
              <w:spacing w:line="320" w:lineRule="exact"/>
              <w:jc w:val="center"/>
              <w:rPr>
                <w:sz w:val="28"/>
              </w:rPr>
            </w:pPr>
            <w:r w:rsidRPr="006C5E53">
              <w:rPr>
                <w:rFonts w:hint="eastAsia"/>
                <w:sz w:val="28"/>
              </w:rPr>
              <w:t>--</w:t>
            </w:r>
          </w:p>
        </w:tc>
      </w:tr>
    </w:tbl>
    <w:p w14:paraId="6E0F9542" w14:textId="77777777" w:rsidR="00847C4D" w:rsidRDefault="00847C4D" w:rsidP="00847C4D"/>
    <w:p w14:paraId="699F19EE" w14:textId="77777777" w:rsidR="00410BD0" w:rsidRDefault="00410BD0" w:rsidP="00847C4D"/>
    <w:tbl>
      <w:tblPr>
        <w:tblStyle w:val="aff8"/>
        <w:tblW w:w="0" w:type="auto"/>
        <w:tblInd w:w="562" w:type="dxa"/>
        <w:tblLook w:val="04A0" w:firstRow="1" w:lastRow="0" w:firstColumn="1" w:lastColumn="0" w:noHBand="0" w:noVBand="1"/>
      </w:tblPr>
      <w:tblGrid>
        <w:gridCol w:w="3119"/>
        <w:gridCol w:w="3287"/>
        <w:gridCol w:w="2323"/>
      </w:tblGrid>
      <w:tr w:rsidR="006F40E7" w14:paraId="31D6A032" w14:textId="77777777" w:rsidTr="00D9466B">
        <w:trPr>
          <w:trHeight w:val="684"/>
        </w:trPr>
        <w:tc>
          <w:tcPr>
            <w:tcW w:w="3119" w:type="dxa"/>
            <w:shd w:val="clear" w:color="auto" w:fill="9BBB59" w:themeFill="accent3"/>
          </w:tcPr>
          <w:p w14:paraId="3DCA2652" w14:textId="2B5888F8" w:rsidR="006F40E7" w:rsidRPr="00D9466B" w:rsidRDefault="006F40E7" w:rsidP="00847C4D">
            <w:pPr>
              <w:rPr>
                <w:b/>
              </w:rPr>
            </w:pPr>
            <w:r w:rsidRPr="00D9466B">
              <w:rPr>
                <w:rFonts w:hint="eastAsia"/>
                <w:b/>
              </w:rPr>
              <w:t>检查项内容</w:t>
            </w:r>
          </w:p>
        </w:tc>
        <w:tc>
          <w:tcPr>
            <w:tcW w:w="3287" w:type="dxa"/>
            <w:shd w:val="clear" w:color="auto" w:fill="9BBB59" w:themeFill="accent3"/>
          </w:tcPr>
          <w:p w14:paraId="0F2CDB14" w14:textId="7A7FE6B2" w:rsidR="006F40E7" w:rsidRPr="00D9466B" w:rsidRDefault="006F40E7" w:rsidP="00847C4D">
            <w:pPr>
              <w:rPr>
                <w:b/>
              </w:rPr>
            </w:pPr>
            <w:r w:rsidRPr="00D9466B">
              <w:rPr>
                <w:rFonts w:hint="eastAsia"/>
                <w:b/>
              </w:rPr>
              <w:t>归属审核项</w:t>
            </w:r>
          </w:p>
        </w:tc>
        <w:tc>
          <w:tcPr>
            <w:tcW w:w="2323" w:type="dxa"/>
            <w:shd w:val="clear" w:color="auto" w:fill="9BBB59" w:themeFill="accent3"/>
          </w:tcPr>
          <w:p w14:paraId="46DD4616" w14:textId="53D4AAB1" w:rsidR="006F40E7" w:rsidRPr="00D9466B" w:rsidRDefault="006F40E7" w:rsidP="00847C4D">
            <w:pPr>
              <w:rPr>
                <w:b/>
              </w:rPr>
            </w:pPr>
            <w:r w:rsidRPr="00D9466B">
              <w:rPr>
                <w:rFonts w:hint="eastAsia"/>
                <w:b/>
              </w:rPr>
              <w:t>备注</w:t>
            </w:r>
          </w:p>
        </w:tc>
      </w:tr>
      <w:tr w:rsidR="006F40E7" w14:paraId="4F425CC2" w14:textId="77777777" w:rsidTr="006F40E7">
        <w:trPr>
          <w:trHeight w:val="684"/>
        </w:trPr>
        <w:tc>
          <w:tcPr>
            <w:tcW w:w="3119" w:type="dxa"/>
          </w:tcPr>
          <w:p w14:paraId="6AC02012" w14:textId="057A62A7" w:rsidR="006F40E7" w:rsidRDefault="00960FC8" w:rsidP="00847C4D">
            <w:r>
              <w:rPr>
                <w:rFonts w:hint="eastAsia"/>
              </w:rPr>
              <w:t>树形结构（</w:t>
            </w:r>
            <w:r>
              <w:rPr>
                <w:rFonts w:hint="eastAsia"/>
              </w:rPr>
              <w:t>3</w:t>
            </w:r>
            <w:r>
              <w:rPr>
                <w:rFonts w:hint="eastAsia"/>
              </w:rPr>
              <w:t>级）</w:t>
            </w:r>
          </w:p>
        </w:tc>
        <w:tc>
          <w:tcPr>
            <w:tcW w:w="3287" w:type="dxa"/>
          </w:tcPr>
          <w:p w14:paraId="679B3837" w14:textId="7CA72823" w:rsidR="006F40E7" w:rsidRDefault="00960FC8" w:rsidP="00847C4D">
            <w:r>
              <w:rPr>
                <w:rFonts w:hint="eastAsia"/>
              </w:rPr>
              <w:t>多选</w:t>
            </w:r>
          </w:p>
        </w:tc>
        <w:tc>
          <w:tcPr>
            <w:tcW w:w="2323" w:type="dxa"/>
          </w:tcPr>
          <w:p w14:paraId="48C8827A" w14:textId="77777777" w:rsidR="006F40E7" w:rsidRDefault="006F40E7" w:rsidP="00847C4D"/>
        </w:tc>
      </w:tr>
      <w:tr w:rsidR="006F40E7" w14:paraId="49897A37" w14:textId="77777777" w:rsidTr="006F40E7">
        <w:trPr>
          <w:trHeight w:val="684"/>
        </w:trPr>
        <w:tc>
          <w:tcPr>
            <w:tcW w:w="3119" w:type="dxa"/>
          </w:tcPr>
          <w:p w14:paraId="10C37D32" w14:textId="77777777" w:rsidR="006F40E7" w:rsidRDefault="006F40E7" w:rsidP="00847C4D"/>
        </w:tc>
        <w:tc>
          <w:tcPr>
            <w:tcW w:w="3287" w:type="dxa"/>
          </w:tcPr>
          <w:p w14:paraId="36A69206" w14:textId="77777777" w:rsidR="006F40E7" w:rsidRDefault="006F40E7" w:rsidP="00847C4D"/>
        </w:tc>
        <w:tc>
          <w:tcPr>
            <w:tcW w:w="2323" w:type="dxa"/>
          </w:tcPr>
          <w:p w14:paraId="2F3CC620" w14:textId="77777777" w:rsidR="006F40E7" w:rsidRDefault="006F40E7" w:rsidP="00847C4D"/>
        </w:tc>
      </w:tr>
      <w:tr w:rsidR="006F40E7" w14:paraId="1D48CAB4" w14:textId="77777777" w:rsidTr="006F40E7">
        <w:trPr>
          <w:trHeight w:val="684"/>
        </w:trPr>
        <w:tc>
          <w:tcPr>
            <w:tcW w:w="3119" w:type="dxa"/>
          </w:tcPr>
          <w:p w14:paraId="52CFCB27" w14:textId="77777777" w:rsidR="006F40E7" w:rsidRDefault="006F40E7" w:rsidP="00847C4D"/>
        </w:tc>
        <w:tc>
          <w:tcPr>
            <w:tcW w:w="3287" w:type="dxa"/>
          </w:tcPr>
          <w:p w14:paraId="08B18099" w14:textId="77777777" w:rsidR="006F40E7" w:rsidRDefault="006F40E7" w:rsidP="00847C4D"/>
        </w:tc>
        <w:tc>
          <w:tcPr>
            <w:tcW w:w="2323" w:type="dxa"/>
          </w:tcPr>
          <w:p w14:paraId="1C9F1080" w14:textId="77777777" w:rsidR="006F40E7" w:rsidRDefault="006F40E7" w:rsidP="00847C4D"/>
        </w:tc>
      </w:tr>
    </w:tbl>
    <w:p w14:paraId="3A22EB79" w14:textId="77777777" w:rsidR="00410BD0" w:rsidRPr="00847C4D" w:rsidRDefault="00410BD0" w:rsidP="00847C4D"/>
    <w:p w14:paraId="66DDE75B" w14:textId="77777777" w:rsidR="00543236" w:rsidRDefault="00582D20">
      <w:pPr>
        <w:pStyle w:val="3"/>
        <w:ind w:left="851"/>
      </w:pPr>
      <w:bookmarkStart w:id="21" w:name="_Toc503778748"/>
      <w:r>
        <w:rPr>
          <w:rFonts w:hint="eastAsia"/>
        </w:rPr>
        <w:t>年度计</w:t>
      </w:r>
      <w:r w:rsidR="00F831CF">
        <w:rPr>
          <w:rFonts w:hint="eastAsia"/>
        </w:rPr>
        <w:t>划</w:t>
      </w:r>
      <w:r w:rsidR="00671739">
        <w:rPr>
          <w:rFonts w:hint="eastAsia"/>
        </w:rPr>
        <w:t>流程</w:t>
      </w:r>
      <w:bookmarkEnd w:id="21"/>
    </w:p>
    <w:p w14:paraId="6A017AED" w14:textId="77777777" w:rsidR="00543236" w:rsidRDefault="00F831CF">
      <w:pPr>
        <w:pStyle w:val="5"/>
      </w:pPr>
      <w:r>
        <w:rPr>
          <w:rFonts w:hint="eastAsia"/>
        </w:rPr>
        <w:t>功能目标</w:t>
      </w:r>
    </w:p>
    <w:p w14:paraId="55D5D360" w14:textId="77777777" w:rsidR="00543236" w:rsidRDefault="00F831CF" w:rsidP="00D44F01">
      <w:pPr>
        <w:ind w:left="680" w:firstLine="676"/>
        <w:rPr>
          <w:rFonts w:ascii="微软雅黑" w:hAnsi="微软雅黑"/>
          <w:sz w:val="28"/>
          <w:szCs w:val="28"/>
        </w:rPr>
      </w:pPr>
      <w:r w:rsidRPr="00E6212A">
        <w:rPr>
          <w:rFonts w:ascii="微软雅黑" w:hAnsi="微软雅黑" w:hint="eastAsia"/>
          <w:sz w:val="28"/>
          <w:szCs w:val="28"/>
        </w:rPr>
        <w:t>年度审核计划：制定年度审核计划，年度审核计划应该是跨年度连续执行的，系统审核的项目审核间隔不超过12个月；产品审核和其他的</w:t>
      </w:r>
      <w:r w:rsidR="00D44F01" w:rsidRPr="00E6212A">
        <w:rPr>
          <w:rFonts w:ascii="微软雅黑" w:hAnsi="微软雅黑" w:hint="eastAsia"/>
          <w:sz w:val="28"/>
          <w:szCs w:val="28"/>
        </w:rPr>
        <w:t xml:space="preserve"> </w:t>
      </w:r>
      <w:r w:rsidR="00D44F01" w:rsidRPr="00E6212A">
        <w:rPr>
          <w:rFonts w:ascii="微软雅黑" w:hAnsi="微软雅黑"/>
          <w:sz w:val="28"/>
          <w:szCs w:val="28"/>
        </w:rPr>
        <w:t xml:space="preserve">  </w:t>
      </w:r>
      <w:r w:rsidRPr="00E6212A">
        <w:rPr>
          <w:rFonts w:ascii="微软雅黑" w:hAnsi="微软雅黑" w:hint="eastAsia"/>
          <w:sz w:val="28"/>
          <w:szCs w:val="28"/>
        </w:rPr>
        <w:t>审核项目在本年度审核计划中至少应安排一次;</w:t>
      </w:r>
      <w:r w:rsidRPr="00E6212A">
        <w:rPr>
          <w:rFonts w:ascii="微软雅黑" w:hAnsi="微软雅黑"/>
          <w:sz w:val="28"/>
          <w:szCs w:val="28"/>
        </w:rPr>
        <w:t xml:space="preserve"> </w:t>
      </w:r>
      <w:r w:rsidRPr="00E6212A">
        <w:rPr>
          <w:rFonts w:ascii="微软雅黑" w:hAnsi="微软雅黑" w:hint="eastAsia"/>
          <w:sz w:val="28"/>
          <w:szCs w:val="28"/>
        </w:rPr>
        <w:t>年度审核计划的批准，推送给质量安全部总经理和责任经理批准。批准后相关的信息不能更改，颜色变灰</w:t>
      </w:r>
      <w:r w:rsidR="00061C70">
        <w:rPr>
          <w:rFonts w:ascii="微软雅黑" w:hAnsi="微软雅黑" w:hint="eastAsia"/>
          <w:sz w:val="28"/>
          <w:szCs w:val="28"/>
        </w:rPr>
        <w:t>。</w:t>
      </w:r>
    </w:p>
    <w:p w14:paraId="071AFEB1" w14:textId="0685BE1D" w:rsidR="00584EE9" w:rsidRPr="00E6212A" w:rsidRDefault="00584EE9" w:rsidP="00584EE9">
      <w:pPr>
        <w:ind w:left="680" w:firstLine="676"/>
        <w:rPr>
          <w:rFonts w:ascii="微软雅黑" w:hAnsi="微软雅黑"/>
          <w:sz w:val="28"/>
          <w:szCs w:val="28"/>
        </w:rPr>
      </w:pPr>
      <w:r w:rsidRPr="00E6212A">
        <w:rPr>
          <w:rFonts w:ascii="微软雅黑" w:hAnsi="微软雅黑" w:hint="eastAsia"/>
          <w:sz w:val="28"/>
          <w:szCs w:val="28"/>
        </w:rPr>
        <w:t>月度审核计划：月度审核计划是对年度计划的一个补充，产品审核的具体审核项目在月度计划中体现；安排的审核员中至少有一人接受过相应机型的培训；推送审核任务通知；批准后相关的信息不能更改，颜色变灰。</w:t>
      </w:r>
    </w:p>
    <w:p w14:paraId="31A98699" w14:textId="77777777" w:rsidR="00543236" w:rsidRDefault="00543236">
      <w:pPr>
        <w:rPr>
          <w:sz w:val="28"/>
          <w:szCs w:val="28"/>
        </w:rPr>
      </w:pPr>
    </w:p>
    <w:p w14:paraId="4F9D5B32" w14:textId="77777777" w:rsidR="00543236" w:rsidRDefault="00F831CF">
      <w:r>
        <w:rPr>
          <w:noProof/>
          <w:sz w:val="28"/>
          <w:szCs w:val="28"/>
        </w:rPr>
        <w:lastRenderedPageBreak/>
        <w:drawing>
          <wp:inline distT="0" distB="0" distL="0" distR="0" wp14:anchorId="09DD0923" wp14:editId="7FB442BA">
            <wp:extent cx="6193155" cy="3569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93155" cy="3570183"/>
                    </a:xfrm>
                    <a:prstGeom prst="rect">
                      <a:avLst/>
                    </a:prstGeom>
                    <a:noFill/>
                    <a:ln>
                      <a:noFill/>
                    </a:ln>
                  </pic:spPr>
                </pic:pic>
              </a:graphicData>
            </a:graphic>
          </wp:inline>
        </w:drawing>
      </w:r>
    </w:p>
    <w:p w14:paraId="62C06F2B" w14:textId="77777777" w:rsidR="00543236" w:rsidRDefault="00F831CF">
      <w:pPr>
        <w:pStyle w:val="5"/>
      </w:pPr>
      <w:r>
        <w:rPr>
          <w:rFonts w:hint="eastAsia"/>
        </w:rPr>
        <w:t>岗位权限</w:t>
      </w:r>
    </w:p>
    <w:p w14:paraId="0B75B4F1" w14:textId="77777777" w:rsidR="00543236" w:rsidRDefault="00F831CF">
      <w:r>
        <w:tab/>
      </w:r>
      <w:r>
        <w:tab/>
      </w:r>
    </w:p>
    <w:p w14:paraId="3DAB3FBE" w14:textId="77777777" w:rsidR="00543236" w:rsidRDefault="00F831CF">
      <w:pPr>
        <w:pStyle w:val="5"/>
      </w:pPr>
      <w:r>
        <w:rPr>
          <w:rFonts w:hint="eastAsia"/>
        </w:rPr>
        <w:t>信息项描述</w:t>
      </w:r>
    </w:p>
    <w:p w14:paraId="6DB92CB8" w14:textId="77777777" w:rsidR="00E25C21" w:rsidRDefault="00E25C21"/>
    <w:p w14:paraId="73F580BB" w14:textId="77777777" w:rsidR="00127044" w:rsidRDefault="00127044"/>
    <w:tbl>
      <w:tblPr>
        <w:tblStyle w:val="aff8"/>
        <w:tblW w:w="0" w:type="auto"/>
        <w:tblLook w:val="04A0" w:firstRow="1" w:lastRow="0" w:firstColumn="1" w:lastColumn="0" w:noHBand="0" w:noVBand="1"/>
      </w:tblPr>
      <w:tblGrid>
        <w:gridCol w:w="9743"/>
      </w:tblGrid>
      <w:tr w:rsidR="002D2EC5" w14:paraId="41355C45" w14:textId="77777777" w:rsidTr="002D2EC5">
        <w:trPr>
          <w:trHeight w:val="132"/>
        </w:trPr>
        <w:tc>
          <w:tcPr>
            <w:tcW w:w="9743" w:type="dxa"/>
          </w:tcPr>
          <w:tbl>
            <w:tblPr>
              <w:tblStyle w:val="aff8"/>
              <w:tblW w:w="0" w:type="auto"/>
              <w:tblLook w:val="04A0" w:firstRow="1" w:lastRow="0" w:firstColumn="1" w:lastColumn="0" w:noHBand="0" w:noVBand="1"/>
            </w:tblPr>
            <w:tblGrid>
              <w:gridCol w:w="9517"/>
            </w:tblGrid>
            <w:tr w:rsidR="002D2EC5" w14:paraId="62C33D36" w14:textId="77777777" w:rsidTr="002D2EC5">
              <w:tc>
                <w:tcPr>
                  <w:tcW w:w="9517" w:type="dxa"/>
                </w:tcPr>
                <w:tbl>
                  <w:tblPr>
                    <w:tblStyle w:val="aff8"/>
                    <w:tblW w:w="0" w:type="auto"/>
                    <w:tblLook w:val="04A0" w:firstRow="1" w:lastRow="0" w:firstColumn="1" w:lastColumn="0" w:noHBand="0" w:noVBand="1"/>
                  </w:tblPr>
                  <w:tblGrid>
                    <w:gridCol w:w="2322"/>
                    <w:gridCol w:w="2125"/>
                    <w:gridCol w:w="2268"/>
                    <w:gridCol w:w="2576"/>
                  </w:tblGrid>
                  <w:tr w:rsidR="002108FE" w14:paraId="4C3445E0" w14:textId="77777777" w:rsidTr="00B61CE6">
                    <w:tc>
                      <w:tcPr>
                        <w:tcW w:w="2322" w:type="dxa"/>
                        <w:shd w:val="clear" w:color="auto" w:fill="EAF1DD" w:themeFill="accent3" w:themeFillTint="33"/>
                      </w:tcPr>
                      <w:p w14:paraId="2C5889BC" w14:textId="77777777" w:rsidR="002108FE" w:rsidRDefault="00D50921">
                        <w:pPr>
                          <w:rPr>
                            <w:b/>
                          </w:rPr>
                        </w:pPr>
                        <w:r>
                          <w:rPr>
                            <w:rFonts w:hint="eastAsia"/>
                            <w:b/>
                          </w:rPr>
                          <w:t>项目代码</w:t>
                        </w:r>
                      </w:p>
                      <w:p w14:paraId="5BA8B841" w14:textId="77777777" w:rsidR="00A54E08" w:rsidRPr="002108FE" w:rsidRDefault="00A54E08">
                        <w:pPr>
                          <w:rPr>
                            <w:b/>
                          </w:rPr>
                        </w:pPr>
                        <w:r w:rsidRPr="00A54E08">
                          <w:rPr>
                            <w:rFonts w:ascii="Microsoft YaHei UI" w:eastAsia="Microsoft YaHei UI" w:hAnsi="Microsoft YaHei UI" w:cs="宋体"/>
                            <w:sz w:val="18"/>
                            <w:szCs w:val="18"/>
                          </w:rPr>
                          <w:t>Review project code</w:t>
                        </w:r>
                      </w:p>
                    </w:tc>
                    <w:tc>
                      <w:tcPr>
                        <w:tcW w:w="2125" w:type="dxa"/>
                      </w:tcPr>
                      <w:p w14:paraId="72B16FF9" w14:textId="77777777" w:rsidR="002108FE" w:rsidRDefault="002108FE"/>
                    </w:tc>
                    <w:tc>
                      <w:tcPr>
                        <w:tcW w:w="2268" w:type="dxa"/>
                        <w:shd w:val="clear" w:color="auto" w:fill="EAF1DD" w:themeFill="accent3" w:themeFillTint="33"/>
                      </w:tcPr>
                      <w:p w14:paraId="1C21A5E9" w14:textId="77777777" w:rsidR="002108FE" w:rsidRDefault="002108FE">
                        <w:pPr>
                          <w:rPr>
                            <w:b/>
                          </w:rPr>
                        </w:pPr>
                        <w:r w:rsidRPr="002108FE">
                          <w:rPr>
                            <w:rFonts w:hint="eastAsia"/>
                            <w:b/>
                          </w:rPr>
                          <w:t>申请日期</w:t>
                        </w:r>
                      </w:p>
                      <w:p w14:paraId="51E69843" w14:textId="77777777" w:rsidR="00A54E08" w:rsidRPr="002108FE" w:rsidRDefault="00A54E08">
                        <w:pPr>
                          <w:rPr>
                            <w:b/>
                          </w:rPr>
                        </w:pPr>
                        <w:r w:rsidRPr="00A54E08">
                          <w:rPr>
                            <w:b/>
                          </w:rPr>
                          <w:t>application date</w:t>
                        </w:r>
                      </w:p>
                    </w:tc>
                    <w:tc>
                      <w:tcPr>
                        <w:tcW w:w="2576" w:type="dxa"/>
                      </w:tcPr>
                      <w:p w14:paraId="166C1A29" w14:textId="77777777" w:rsidR="002108FE" w:rsidRDefault="002108FE"/>
                    </w:tc>
                  </w:tr>
                  <w:tr w:rsidR="002108FE" w14:paraId="0C0110D1" w14:textId="77777777" w:rsidTr="00B61CE6">
                    <w:tc>
                      <w:tcPr>
                        <w:tcW w:w="2322" w:type="dxa"/>
                        <w:shd w:val="clear" w:color="auto" w:fill="EAF1DD" w:themeFill="accent3" w:themeFillTint="33"/>
                      </w:tcPr>
                      <w:p w14:paraId="0C6977F2" w14:textId="77777777" w:rsidR="00A54E08" w:rsidRDefault="002108FE" w:rsidP="00A54E08">
                        <w:pPr>
                          <w:tabs>
                            <w:tab w:val="right" w:pos="2106"/>
                          </w:tabs>
                          <w:rPr>
                            <w:b/>
                          </w:rPr>
                        </w:pPr>
                        <w:r w:rsidRPr="002108FE">
                          <w:rPr>
                            <w:rFonts w:hint="eastAsia"/>
                            <w:b/>
                          </w:rPr>
                          <w:t>审核类型</w:t>
                        </w:r>
                      </w:p>
                      <w:p w14:paraId="452B4306" w14:textId="77777777" w:rsidR="00A54E08" w:rsidRPr="002108FE" w:rsidRDefault="00A54E08" w:rsidP="00A54E08">
                        <w:pPr>
                          <w:tabs>
                            <w:tab w:val="right" w:pos="2106"/>
                          </w:tabs>
                          <w:rPr>
                            <w:b/>
                          </w:rPr>
                        </w:pPr>
                        <w:r w:rsidRPr="00A54E08">
                          <w:rPr>
                            <w:b/>
                          </w:rPr>
                          <w:t>Audit Type</w:t>
                        </w:r>
                        <w:r>
                          <w:rPr>
                            <w:b/>
                          </w:rPr>
                          <w:tab/>
                        </w:r>
                      </w:p>
                    </w:tc>
                    <w:tc>
                      <w:tcPr>
                        <w:tcW w:w="2125" w:type="dxa"/>
                      </w:tcPr>
                      <w:p w14:paraId="27B71B4B" w14:textId="77777777" w:rsidR="002108FE" w:rsidRDefault="002108FE"/>
                    </w:tc>
                    <w:tc>
                      <w:tcPr>
                        <w:tcW w:w="2268" w:type="dxa"/>
                        <w:shd w:val="clear" w:color="auto" w:fill="EAF1DD" w:themeFill="accent3" w:themeFillTint="33"/>
                      </w:tcPr>
                      <w:p w14:paraId="369EC51E" w14:textId="77777777" w:rsidR="002108FE" w:rsidRDefault="002108FE">
                        <w:pPr>
                          <w:rPr>
                            <w:b/>
                          </w:rPr>
                        </w:pPr>
                        <w:r w:rsidRPr="002108FE">
                          <w:rPr>
                            <w:rFonts w:hint="eastAsia"/>
                            <w:b/>
                          </w:rPr>
                          <w:t>年份</w:t>
                        </w:r>
                      </w:p>
                      <w:p w14:paraId="03FCE492" w14:textId="77777777" w:rsidR="00A54E08" w:rsidRPr="002108FE" w:rsidRDefault="00A54E08">
                        <w:pPr>
                          <w:rPr>
                            <w:b/>
                          </w:rPr>
                        </w:pPr>
                        <w:r>
                          <w:rPr>
                            <w:b/>
                          </w:rPr>
                          <w:t>Y</w:t>
                        </w:r>
                        <w:r>
                          <w:rPr>
                            <w:rFonts w:hint="eastAsia"/>
                            <w:b/>
                          </w:rPr>
                          <w:t>ear</w:t>
                        </w:r>
                      </w:p>
                    </w:tc>
                    <w:tc>
                      <w:tcPr>
                        <w:tcW w:w="2576" w:type="dxa"/>
                      </w:tcPr>
                      <w:p w14:paraId="17D97242" w14:textId="77777777" w:rsidR="002108FE" w:rsidRDefault="002108FE"/>
                    </w:tc>
                  </w:tr>
                  <w:tr w:rsidR="00253A75" w14:paraId="0F087108" w14:textId="77777777" w:rsidTr="00B61CE6">
                    <w:tc>
                      <w:tcPr>
                        <w:tcW w:w="2322" w:type="dxa"/>
                        <w:shd w:val="clear" w:color="auto" w:fill="EAF1DD" w:themeFill="accent3" w:themeFillTint="33"/>
                      </w:tcPr>
                      <w:p w14:paraId="1FEED64E" w14:textId="77777777" w:rsidR="00253A75" w:rsidRDefault="00253A75">
                        <w:pPr>
                          <w:rPr>
                            <w:b/>
                          </w:rPr>
                        </w:pPr>
                        <w:r>
                          <w:rPr>
                            <w:rFonts w:hint="eastAsia"/>
                            <w:b/>
                          </w:rPr>
                          <w:t>质量体系</w:t>
                        </w:r>
                      </w:p>
                      <w:p w14:paraId="28A0208A" w14:textId="77777777" w:rsidR="00A54E08" w:rsidRPr="002108FE" w:rsidRDefault="00A54E08">
                        <w:pPr>
                          <w:rPr>
                            <w:b/>
                          </w:rPr>
                        </w:pPr>
                        <w:r w:rsidRPr="00A54E08">
                          <w:rPr>
                            <w:b/>
                          </w:rPr>
                          <w:t>Q</w:t>
                        </w:r>
                        <w:r>
                          <w:rPr>
                            <w:b/>
                          </w:rPr>
                          <w:t>S</w:t>
                        </w:r>
                        <w:r w:rsidRPr="00A54E08">
                          <w:rPr>
                            <w:b/>
                          </w:rPr>
                          <w:t>(quality system)</w:t>
                        </w:r>
                      </w:p>
                    </w:tc>
                    <w:tc>
                      <w:tcPr>
                        <w:tcW w:w="2125" w:type="dxa"/>
                      </w:tcPr>
                      <w:p w14:paraId="220D1C6F" w14:textId="77777777" w:rsidR="00253A75" w:rsidRDefault="00253A75"/>
                    </w:tc>
                    <w:tc>
                      <w:tcPr>
                        <w:tcW w:w="2268" w:type="dxa"/>
                        <w:shd w:val="clear" w:color="auto" w:fill="EAF1DD" w:themeFill="accent3" w:themeFillTint="33"/>
                      </w:tcPr>
                      <w:p w14:paraId="6C08A10B" w14:textId="77777777" w:rsidR="00253A75" w:rsidRDefault="000512F9">
                        <w:pPr>
                          <w:rPr>
                            <w:b/>
                          </w:rPr>
                        </w:pPr>
                        <w:r>
                          <w:rPr>
                            <w:rFonts w:hint="eastAsia"/>
                            <w:b/>
                          </w:rPr>
                          <w:t>类型</w:t>
                        </w:r>
                      </w:p>
                      <w:p w14:paraId="22171138" w14:textId="77777777" w:rsidR="00A54E08" w:rsidRPr="002108FE" w:rsidRDefault="00A54E08">
                        <w:pPr>
                          <w:rPr>
                            <w:b/>
                          </w:rPr>
                        </w:pPr>
                        <w:r w:rsidRPr="00A54E08">
                          <w:rPr>
                            <w:b/>
                          </w:rPr>
                          <w:t>type</w:t>
                        </w:r>
                      </w:p>
                    </w:tc>
                    <w:tc>
                      <w:tcPr>
                        <w:tcW w:w="2576" w:type="dxa"/>
                      </w:tcPr>
                      <w:p w14:paraId="69FC4C4F" w14:textId="77777777" w:rsidR="00253A75" w:rsidRDefault="000512F9" w:rsidP="00B61CE6">
                        <w:r>
                          <w:rPr>
                            <w:rFonts w:hint="eastAsia"/>
                          </w:rPr>
                          <w:t>例行</w:t>
                        </w:r>
                      </w:p>
                    </w:tc>
                  </w:tr>
                </w:tbl>
                <w:p w14:paraId="51E4FCD2"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5F85C855" w14:textId="77777777" w:rsidTr="002108FE">
                    <w:trPr>
                      <w:trHeight w:hRule="exact" w:val="827"/>
                    </w:trPr>
                    <w:tc>
                      <w:tcPr>
                        <w:tcW w:w="1528" w:type="dxa"/>
                        <w:shd w:val="clear" w:color="auto" w:fill="EAF1DD" w:themeFill="accent3" w:themeFillTint="33"/>
                      </w:tcPr>
                      <w:p w14:paraId="58C3F7FA" w14:textId="77777777" w:rsidR="002D2EC5" w:rsidRPr="002108FE" w:rsidRDefault="002D2EC5" w:rsidP="002D2EC5">
                        <w:pPr>
                          <w:rPr>
                            <w:b/>
                          </w:rPr>
                        </w:pPr>
                        <w:r w:rsidRPr="002108FE">
                          <w:rPr>
                            <w:b/>
                          </w:rPr>
                          <w:t>Months</w:t>
                        </w:r>
                      </w:p>
                      <w:p w14:paraId="710D1D0A"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1F200611" w14:textId="77777777" w:rsidR="006A3F69" w:rsidRDefault="002D2EC5" w:rsidP="002D2EC5">
                        <w:pPr>
                          <w:rPr>
                            <w:b/>
                            <w:bCs/>
                            <w:szCs w:val="21"/>
                          </w:rPr>
                        </w:pPr>
                        <w:r w:rsidRPr="002108FE">
                          <w:rPr>
                            <w:b/>
                            <w:bCs/>
                            <w:szCs w:val="21"/>
                          </w:rPr>
                          <w:t>QAR Ref</w:t>
                        </w:r>
                      </w:p>
                      <w:p w14:paraId="2A95705A" w14:textId="77777777" w:rsidR="002D2EC5" w:rsidRPr="002108FE" w:rsidRDefault="002D2EC5" w:rsidP="002D2EC5">
                        <w:pPr>
                          <w:rPr>
                            <w:b/>
                          </w:rPr>
                        </w:pPr>
                        <w:r w:rsidRPr="002108FE">
                          <w:rPr>
                            <w:rFonts w:hint="eastAsia"/>
                            <w:b/>
                          </w:rPr>
                          <w:t>报告编号</w:t>
                        </w:r>
                      </w:p>
                      <w:p w14:paraId="4203ECAF" w14:textId="77777777" w:rsidR="002D2EC5" w:rsidRPr="002108FE" w:rsidRDefault="002D2EC5" w:rsidP="002D2EC5">
                        <w:pPr>
                          <w:rPr>
                            <w:b/>
                            <w:bCs/>
                            <w:szCs w:val="21"/>
                          </w:rPr>
                        </w:pPr>
                      </w:p>
                      <w:p w14:paraId="2B9BD40F" w14:textId="77777777" w:rsidR="002D2EC5" w:rsidRPr="002108FE" w:rsidRDefault="002D2EC5" w:rsidP="002D2EC5">
                        <w:pPr>
                          <w:rPr>
                            <w:b/>
                          </w:rPr>
                        </w:pPr>
                      </w:p>
                    </w:tc>
                    <w:tc>
                      <w:tcPr>
                        <w:tcW w:w="2126" w:type="dxa"/>
                        <w:shd w:val="clear" w:color="auto" w:fill="EAF1DD" w:themeFill="accent3" w:themeFillTint="33"/>
                      </w:tcPr>
                      <w:p w14:paraId="14231F2A" w14:textId="77777777" w:rsidR="006A3F69" w:rsidRDefault="002D2EC5" w:rsidP="002D2EC5">
                        <w:pPr>
                          <w:rPr>
                            <w:b/>
                            <w:bCs/>
                            <w:szCs w:val="21"/>
                          </w:rPr>
                        </w:pPr>
                        <w:r w:rsidRPr="002108FE">
                          <w:rPr>
                            <w:b/>
                            <w:bCs/>
                            <w:szCs w:val="21"/>
                          </w:rPr>
                          <w:t>Auditor</w:t>
                        </w:r>
                      </w:p>
                      <w:p w14:paraId="226F4E53"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231C853E" w14:textId="77777777" w:rsidR="006A3F69" w:rsidRDefault="002D2EC5" w:rsidP="002D2EC5">
                        <w:pPr>
                          <w:rPr>
                            <w:b/>
                            <w:bCs/>
                            <w:szCs w:val="21"/>
                          </w:rPr>
                        </w:pPr>
                        <w:r w:rsidRPr="002108FE">
                          <w:rPr>
                            <w:b/>
                            <w:bCs/>
                            <w:szCs w:val="21"/>
                          </w:rPr>
                          <w:t>Audit Item</w:t>
                        </w:r>
                      </w:p>
                      <w:p w14:paraId="1830731E"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15BD0657" w14:textId="77777777" w:rsidR="006A3F69" w:rsidRDefault="002D2EC5" w:rsidP="002D2EC5">
                        <w:pPr>
                          <w:rPr>
                            <w:b/>
                            <w:bCs/>
                            <w:szCs w:val="21"/>
                          </w:rPr>
                        </w:pPr>
                        <w:r w:rsidRPr="002108FE">
                          <w:rPr>
                            <w:rFonts w:hint="eastAsia"/>
                            <w:b/>
                            <w:bCs/>
                            <w:szCs w:val="21"/>
                          </w:rPr>
                          <w:t>Oper</w:t>
                        </w:r>
                        <w:r w:rsidRPr="002108FE">
                          <w:rPr>
                            <w:b/>
                            <w:bCs/>
                            <w:szCs w:val="21"/>
                          </w:rPr>
                          <w:t>ator</w:t>
                        </w:r>
                      </w:p>
                      <w:p w14:paraId="0FA8F32D" w14:textId="77777777" w:rsidR="002D2EC5" w:rsidRPr="002108FE" w:rsidRDefault="002D2EC5" w:rsidP="002D2EC5">
                        <w:pPr>
                          <w:rPr>
                            <w:b/>
                            <w:bCs/>
                            <w:szCs w:val="21"/>
                          </w:rPr>
                        </w:pPr>
                        <w:r w:rsidRPr="002108FE">
                          <w:rPr>
                            <w:rFonts w:hint="eastAsia"/>
                            <w:b/>
                            <w:bCs/>
                            <w:szCs w:val="21"/>
                          </w:rPr>
                          <w:t>操作</w:t>
                        </w:r>
                      </w:p>
                    </w:tc>
                  </w:tr>
                  <w:tr w:rsidR="002D2EC5" w14:paraId="5573E4D3" w14:textId="77777777" w:rsidTr="008B48AE">
                    <w:trPr>
                      <w:trHeight w:val="94"/>
                    </w:trPr>
                    <w:tc>
                      <w:tcPr>
                        <w:tcW w:w="1528" w:type="dxa"/>
                      </w:tcPr>
                      <w:p w14:paraId="2A634D8E" w14:textId="77777777" w:rsidR="002D2EC5" w:rsidRDefault="002D2EC5" w:rsidP="002D2EC5">
                        <w:r>
                          <w:rPr>
                            <w:rFonts w:hint="eastAsia"/>
                          </w:rPr>
                          <w:t>J</w:t>
                        </w:r>
                        <w:r>
                          <w:t>AN</w:t>
                        </w:r>
                      </w:p>
                    </w:tc>
                    <w:tc>
                      <w:tcPr>
                        <w:tcW w:w="1848" w:type="dxa"/>
                      </w:tcPr>
                      <w:p w14:paraId="3EA310E9" w14:textId="77777777" w:rsidR="002D2EC5" w:rsidRDefault="002D2EC5" w:rsidP="002D2EC5">
                        <w:r>
                          <w:rPr>
                            <w:rFonts w:hint="eastAsia"/>
                          </w:rPr>
                          <w:t>XXX</w:t>
                        </w:r>
                      </w:p>
                    </w:tc>
                    <w:tc>
                      <w:tcPr>
                        <w:tcW w:w="2126" w:type="dxa"/>
                      </w:tcPr>
                      <w:p w14:paraId="10CC89B2" w14:textId="77777777" w:rsidR="002D2EC5" w:rsidRDefault="000B4D72" w:rsidP="002D2EC5">
                        <w:r>
                          <w:rPr>
                            <w:rFonts w:hint="eastAsia"/>
                          </w:rPr>
                          <w:t>多选</w:t>
                        </w:r>
                      </w:p>
                    </w:tc>
                    <w:tc>
                      <w:tcPr>
                        <w:tcW w:w="1953" w:type="dxa"/>
                      </w:tcPr>
                      <w:p w14:paraId="11CB3D58" w14:textId="77777777" w:rsidR="002D2EC5" w:rsidRDefault="000B4D72" w:rsidP="002D2EC5">
                        <w:r>
                          <w:rPr>
                            <w:rFonts w:hint="eastAsia"/>
                          </w:rPr>
                          <w:t>多选</w:t>
                        </w:r>
                      </w:p>
                    </w:tc>
                    <w:tc>
                      <w:tcPr>
                        <w:tcW w:w="1957" w:type="dxa"/>
                      </w:tcPr>
                      <w:p w14:paraId="3CFD1DFA"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08DD70C4" w14:textId="77777777" w:rsidTr="008B48AE">
                    <w:trPr>
                      <w:trHeight w:val="297"/>
                    </w:trPr>
                    <w:tc>
                      <w:tcPr>
                        <w:tcW w:w="1528" w:type="dxa"/>
                      </w:tcPr>
                      <w:p w14:paraId="5A1E46CC" w14:textId="77777777" w:rsidR="002D2EC5" w:rsidRDefault="002D2EC5" w:rsidP="002D2EC5">
                        <w:r>
                          <w:rPr>
                            <w:rFonts w:hint="eastAsia"/>
                          </w:rPr>
                          <w:t>J</w:t>
                        </w:r>
                        <w:r>
                          <w:t>AN</w:t>
                        </w:r>
                      </w:p>
                    </w:tc>
                    <w:tc>
                      <w:tcPr>
                        <w:tcW w:w="1848" w:type="dxa"/>
                      </w:tcPr>
                      <w:p w14:paraId="568ED946" w14:textId="77777777" w:rsidR="002D2EC5" w:rsidRDefault="002D2EC5" w:rsidP="002D2EC5"/>
                    </w:tc>
                    <w:tc>
                      <w:tcPr>
                        <w:tcW w:w="2126" w:type="dxa"/>
                      </w:tcPr>
                      <w:p w14:paraId="4132321D" w14:textId="77777777" w:rsidR="002D2EC5" w:rsidRDefault="002D2EC5" w:rsidP="002D2EC5"/>
                    </w:tc>
                    <w:tc>
                      <w:tcPr>
                        <w:tcW w:w="1953" w:type="dxa"/>
                      </w:tcPr>
                      <w:p w14:paraId="3DB95AA7" w14:textId="77777777" w:rsidR="002D2EC5" w:rsidRDefault="002D2EC5" w:rsidP="002D2EC5"/>
                    </w:tc>
                    <w:tc>
                      <w:tcPr>
                        <w:tcW w:w="1957" w:type="dxa"/>
                      </w:tcPr>
                      <w:p w14:paraId="0AD78386"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323BD4D0"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26F44C72" w14:textId="77777777" w:rsidTr="002108FE">
                    <w:trPr>
                      <w:trHeight w:hRule="exact" w:val="866"/>
                    </w:trPr>
                    <w:tc>
                      <w:tcPr>
                        <w:tcW w:w="1528" w:type="dxa"/>
                        <w:shd w:val="clear" w:color="auto" w:fill="EAF1DD" w:themeFill="accent3" w:themeFillTint="33"/>
                      </w:tcPr>
                      <w:p w14:paraId="3C5FFF96" w14:textId="77777777" w:rsidR="002D2EC5" w:rsidRPr="002108FE" w:rsidRDefault="002D2EC5" w:rsidP="002D2EC5">
                        <w:pPr>
                          <w:rPr>
                            <w:b/>
                          </w:rPr>
                        </w:pPr>
                        <w:r w:rsidRPr="002108FE">
                          <w:rPr>
                            <w:b/>
                          </w:rPr>
                          <w:t>Months</w:t>
                        </w:r>
                      </w:p>
                      <w:p w14:paraId="49DCF708"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3CFDCA12" w14:textId="77777777" w:rsidR="006A3F69" w:rsidRDefault="002D2EC5" w:rsidP="002D2EC5">
                        <w:pPr>
                          <w:rPr>
                            <w:b/>
                          </w:rPr>
                        </w:pPr>
                        <w:r w:rsidRPr="002108FE">
                          <w:rPr>
                            <w:b/>
                          </w:rPr>
                          <w:t>QAR Ref</w:t>
                        </w:r>
                      </w:p>
                      <w:p w14:paraId="6F3DD80C" w14:textId="77777777" w:rsidR="002D2EC5" w:rsidRPr="002108FE" w:rsidRDefault="002D2EC5" w:rsidP="002D2EC5">
                        <w:pPr>
                          <w:rPr>
                            <w:b/>
                          </w:rPr>
                        </w:pPr>
                        <w:r w:rsidRPr="002108FE">
                          <w:rPr>
                            <w:rFonts w:hint="eastAsia"/>
                            <w:b/>
                          </w:rPr>
                          <w:t>报告编号</w:t>
                        </w:r>
                      </w:p>
                      <w:p w14:paraId="32963773" w14:textId="77777777" w:rsidR="002D2EC5" w:rsidRPr="002108FE" w:rsidRDefault="002D2EC5" w:rsidP="002D2EC5">
                        <w:pPr>
                          <w:rPr>
                            <w:b/>
                          </w:rPr>
                        </w:pPr>
                      </w:p>
                      <w:p w14:paraId="47DA109E" w14:textId="77777777" w:rsidR="002D2EC5" w:rsidRPr="002108FE" w:rsidRDefault="002D2EC5" w:rsidP="002D2EC5">
                        <w:pPr>
                          <w:rPr>
                            <w:b/>
                          </w:rPr>
                        </w:pPr>
                      </w:p>
                    </w:tc>
                    <w:tc>
                      <w:tcPr>
                        <w:tcW w:w="2126" w:type="dxa"/>
                        <w:shd w:val="clear" w:color="auto" w:fill="EAF1DD" w:themeFill="accent3" w:themeFillTint="33"/>
                      </w:tcPr>
                      <w:p w14:paraId="13BC4F13" w14:textId="77777777" w:rsidR="006A3F69" w:rsidRDefault="002D2EC5" w:rsidP="002D2EC5">
                        <w:pPr>
                          <w:rPr>
                            <w:b/>
                          </w:rPr>
                        </w:pPr>
                        <w:r w:rsidRPr="002108FE">
                          <w:rPr>
                            <w:b/>
                          </w:rPr>
                          <w:t>Auditor</w:t>
                        </w:r>
                      </w:p>
                      <w:p w14:paraId="3A323EEE"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34A4FEB0" w14:textId="77777777" w:rsidR="006A3F69" w:rsidRDefault="002D2EC5" w:rsidP="002D2EC5">
                        <w:pPr>
                          <w:rPr>
                            <w:b/>
                          </w:rPr>
                        </w:pPr>
                        <w:r w:rsidRPr="002108FE">
                          <w:rPr>
                            <w:b/>
                          </w:rPr>
                          <w:t>Audit Item</w:t>
                        </w:r>
                      </w:p>
                      <w:p w14:paraId="38CB71B1"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6FD55F47" w14:textId="77777777" w:rsidR="006A3F69" w:rsidRDefault="002D2EC5" w:rsidP="002D2EC5">
                        <w:pPr>
                          <w:rPr>
                            <w:b/>
                          </w:rPr>
                        </w:pPr>
                        <w:r w:rsidRPr="002108FE">
                          <w:rPr>
                            <w:rFonts w:hint="eastAsia"/>
                            <w:b/>
                          </w:rPr>
                          <w:t>Oper</w:t>
                        </w:r>
                        <w:r w:rsidRPr="002108FE">
                          <w:rPr>
                            <w:b/>
                          </w:rPr>
                          <w:t>ator</w:t>
                        </w:r>
                      </w:p>
                      <w:p w14:paraId="67B507AC" w14:textId="77777777" w:rsidR="002D2EC5" w:rsidRPr="002108FE" w:rsidRDefault="002D2EC5" w:rsidP="002D2EC5">
                        <w:pPr>
                          <w:rPr>
                            <w:b/>
                          </w:rPr>
                        </w:pPr>
                        <w:r w:rsidRPr="002108FE">
                          <w:rPr>
                            <w:rFonts w:hint="eastAsia"/>
                            <w:b/>
                          </w:rPr>
                          <w:t>操作</w:t>
                        </w:r>
                      </w:p>
                    </w:tc>
                  </w:tr>
                  <w:tr w:rsidR="00675188" w14:paraId="04D177A0" w14:textId="77777777" w:rsidTr="008B48AE">
                    <w:trPr>
                      <w:trHeight w:val="94"/>
                    </w:trPr>
                    <w:tc>
                      <w:tcPr>
                        <w:tcW w:w="1528" w:type="dxa"/>
                      </w:tcPr>
                      <w:p w14:paraId="052567AB" w14:textId="77777777" w:rsidR="00675188" w:rsidRDefault="00675188" w:rsidP="00675188">
                        <w:r>
                          <w:rPr>
                            <w:rFonts w:hint="eastAsia"/>
                          </w:rPr>
                          <w:t>F</w:t>
                        </w:r>
                        <w:r>
                          <w:t>EB</w:t>
                        </w:r>
                      </w:p>
                    </w:tc>
                    <w:tc>
                      <w:tcPr>
                        <w:tcW w:w="1848" w:type="dxa"/>
                      </w:tcPr>
                      <w:p w14:paraId="0706ABB8" w14:textId="77777777" w:rsidR="00675188" w:rsidRDefault="00675188" w:rsidP="00675188">
                        <w:r>
                          <w:rPr>
                            <w:rFonts w:hint="eastAsia"/>
                          </w:rPr>
                          <w:t>XXX</w:t>
                        </w:r>
                      </w:p>
                    </w:tc>
                    <w:tc>
                      <w:tcPr>
                        <w:tcW w:w="2126" w:type="dxa"/>
                      </w:tcPr>
                      <w:p w14:paraId="25F665D9" w14:textId="77777777" w:rsidR="00675188" w:rsidRDefault="00675188" w:rsidP="00675188">
                        <w:r>
                          <w:rPr>
                            <w:rFonts w:hint="eastAsia"/>
                          </w:rPr>
                          <w:t>多选</w:t>
                        </w:r>
                      </w:p>
                    </w:tc>
                    <w:tc>
                      <w:tcPr>
                        <w:tcW w:w="1953" w:type="dxa"/>
                      </w:tcPr>
                      <w:p w14:paraId="78ADEB8D" w14:textId="77777777" w:rsidR="00675188" w:rsidRDefault="00675188" w:rsidP="00675188">
                        <w:r>
                          <w:rPr>
                            <w:rFonts w:hint="eastAsia"/>
                          </w:rPr>
                          <w:t>多选</w:t>
                        </w:r>
                      </w:p>
                    </w:tc>
                    <w:tc>
                      <w:tcPr>
                        <w:tcW w:w="1957" w:type="dxa"/>
                      </w:tcPr>
                      <w:p w14:paraId="4332897E" w14:textId="77777777" w:rsidR="00675188" w:rsidRDefault="00675188" w:rsidP="00675188">
                        <w:r>
                          <w:rPr>
                            <w:rFonts w:hint="eastAsia"/>
                          </w:rPr>
                          <w:t>修改</w:t>
                        </w:r>
                        <w:r>
                          <w:rPr>
                            <w:rFonts w:hint="eastAsia"/>
                          </w:rPr>
                          <w:t>/</w:t>
                        </w:r>
                        <w:r>
                          <w:rPr>
                            <w:rFonts w:hint="eastAsia"/>
                          </w:rPr>
                          <w:t>删除</w:t>
                        </w:r>
                        <w:r>
                          <w:rPr>
                            <w:rFonts w:hint="eastAsia"/>
                          </w:rPr>
                          <w:t>/</w:t>
                        </w:r>
                        <w:r>
                          <w:rPr>
                            <w:rFonts w:hint="eastAsia"/>
                          </w:rPr>
                          <w:t>新增</w:t>
                        </w:r>
                      </w:p>
                    </w:tc>
                  </w:tr>
                  <w:tr w:rsidR="002D2EC5" w14:paraId="1BEB6540" w14:textId="77777777" w:rsidTr="008B48AE">
                    <w:trPr>
                      <w:trHeight w:val="297"/>
                    </w:trPr>
                    <w:tc>
                      <w:tcPr>
                        <w:tcW w:w="1528" w:type="dxa"/>
                      </w:tcPr>
                      <w:p w14:paraId="72E6E839" w14:textId="77777777" w:rsidR="002D2EC5" w:rsidRDefault="002A7A5C" w:rsidP="002D2EC5">
                        <w:r>
                          <w:rPr>
                            <w:rFonts w:hint="eastAsia"/>
                          </w:rPr>
                          <w:t>F</w:t>
                        </w:r>
                        <w:r>
                          <w:t>EB</w:t>
                        </w:r>
                      </w:p>
                    </w:tc>
                    <w:tc>
                      <w:tcPr>
                        <w:tcW w:w="1848" w:type="dxa"/>
                      </w:tcPr>
                      <w:p w14:paraId="1F67CE44" w14:textId="77777777" w:rsidR="002D2EC5" w:rsidRDefault="002D2EC5" w:rsidP="002D2EC5"/>
                    </w:tc>
                    <w:tc>
                      <w:tcPr>
                        <w:tcW w:w="2126" w:type="dxa"/>
                      </w:tcPr>
                      <w:p w14:paraId="6C60CE68" w14:textId="77777777" w:rsidR="002D2EC5" w:rsidRDefault="002D2EC5" w:rsidP="002D2EC5"/>
                    </w:tc>
                    <w:tc>
                      <w:tcPr>
                        <w:tcW w:w="1953" w:type="dxa"/>
                      </w:tcPr>
                      <w:p w14:paraId="58DB6577" w14:textId="77777777" w:rsidR="002D2EC5" w:rsidRDefault="002D2EC5" w:rsidP="002D2EC5"/>
                    </w:tc>
                    <w:tc>
                      <w:tcPr>
                        <w:tcW w:w="1957" w:type="dxa"/>
                      </w:tcPr>
                      <w:p w14:paraId="73D05F78"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3097F608" w14:textId="77777777" w:rsidR="002D2EC5" w:rsidRDefault="002D2EC5"/>
                <w:tbl>
                  <w:tblPr>
                    <w:tblStyle w:val="aff8"/>
                    <w:tblW w:w="9554" w:type="dxa"/>
                    <w:tblLook w:val="04A0" w:firstRow="1" w:lastRow="0" w:firstColumn="1" w:lastColumn="0" w:noHBand="0" w:noVBand="1"/>
                  </w:tblPr>
                  <w:tblGrid>
                    <w:gridCol w:w="1528"/>
                    <w:gridCol w:w="1848"/>
                    <w:gridCol w:w="2126"/>
                    <w:gridCol w:w="1953"/>
                    <w:gridCol w:w="2099"/>
                  </w:tblGrid>
                  <w:tr w:rsidR="002D2EC5" w14:paraId="6EFC511D" w14:textId="77777777" w:rsidTr="002108FE">
                    <w:trPr>
                      <w:trHeight w:hRule="exact" w:val="864"/>
                    </w:trPr>
                    <w:tc>
                      <w:tcPr>
                        <w:tcW w:w="1528" w:type="dxa"/>
                        <w:shd w:val="clear" w:color="auto" w:fill="EAF1DD" w:themeFill="accent3" w:themeFillTint="33"/>
                      </w:tcPr>
                      <w:p w14:paraId="50C66A12" w14:textId="77777777" w:rsidR="002D2EC5" w:rsidRPr="002108FE" w:rsidRDefault="002D2EC5" w:rsidP="002D2EC5">
                        <w:pPr>
                          <w:rPr>
                            <w:b/>
                          </w:rPr>
                        </w:pPr>
                        <w:r w:rsidRPr="002108FE">
                          <w:rPr>
                            <w:b/>
                          </w:rPr>
                          <w:lastRenderedPageBreak/>
                          <w:t>Months</w:t>
                        </w:r>
                      </w:p>
                      <w:p w14:paraId="66E01438"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3D74A6D3" w14:textId="77777777" w:rsidR="006A3F69" w:rsidRDefault="002D2EC5" w:rsidP="002D2EC5">
                        <w:pPr>
                          <w:rPr>
                            <w:b/>
                          </w:rPr>
                        </w:pPr>
                        <w:r w:rsidRPr="002108FE">
                          <w:rPr>
                            <w:b/>
                          </w:rPr>
                          <w:t>QAR Ref</w:t>
                        </w:r>
                      </w:p>
                      <w:p w14:paraId="3F30B782" w14:textId="77777777" w:rsidR="002D2EC5" w:rsidRPr="002108FE" w:rsidRDefault="002D2EC5" w:rsidP="002D2EC5">
                        <w:pPr>
                          <w:rPr>
                            <w:b/>
                          </w:rPr>
                        </w:pPr>
                        <w:r w:rsidRPr="002108FE">
                          <w:rPr>
                            <w:rFonts w:hint="eastAsia"/>
                            <w:b/>
                          </w:rPr>
                          <w:t>报告编号</w:t>
                        </w:r>
                      </w:p>
                      <w:p w14:paraId="4AFCBB4F" w14:textId="77777777" w:rsidR="002D2EC5" w:rsidRPr="002108FE" w:rsidRDefault="002D2EC5" w:rsidP="002D2EC5">
                        <w:pPr>
                          <w:rPr>
                            <w:b/>
                          </w:rPr>
                        </w:pPr>
                      </w:p>
                      <w:p w14:paraId="5CAAB1AB" w14:textId="77777777" w:rsidR="002D2EC5" w:rsidRPr="002108FE" w:rsidRDefault="002D2EC5" w:rsidP="002D2EC5">
                        <w:pPr>
                          <w:rPr>
                            <w:b/>
                          </w:rPr>
                        </w:pPr>
                      </w:p>
                    </w:tc>
                    <w:tc>
                      <w:tcPr>
                        <w:tcW w:w="2126" w:type="dxa"/>
                        <w:shd w:val="clear" w:color="auto" w:fill="EAF1DD" w:themeFill="accent3" w:themeFillTint="33"/>
                      </w:tcPr>
                      <w:p w14:paraId="1B6EE383" w14:textId="77777777" w:rsidR="006A3F69" w:rsidRDefault="002D2EC5" w:rsidP="002D2EC5">
                        <w:pPr>
                          <w:rPr>
                            <w:b/>
                          </w:rPr>
                        </w:pPr>
                        <w:r w:rsidRPr="002108FE">
                          <w:rPr>
                            <w:b/>
                          </w:rPr>
                          <w:t>Auditor</w:t>
                        </w:r>
                      </w:p>
                      <w:p w14:paraId="081ACBC5"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0707FA5E" w14:textId="77777777" w:rsidR="006A3F69" w:rsidRDefault="002D2EC5" w:rsidP="002D2EC5">
                        <w:pPr>
                          <w:rPr>
                            <w:b/>
                          </w:rPr>
                        </w:pPr>
                        <w:r w:rsidRPr="002108FE">
                          <w:rPr>
                            <w:b/>
                          </w:rPr>
                          <w:t>Audit Item</w:t>
                        </w:r>
                      </w:p>
                      <w:p w14:paraId="581CABA8" w14:textId="77777777" w:rsidR="002D2EC5" w:rsidRPr="002108FE" w:rsidRDefault="002D2EC5" w:rsidP="002D2EC5">
                        <w:pPr>
                          <w:rPr>
                            <w:b/>
                          </w:rPr>
                        </w:pPr>
                        <w:r w:rsidRPr="002108FE">
                          <w:rPr>
                            <w:rFonts w:hint="eastAsia"/>
                            <w:b/>
                          </w:rPr>
                          <w:t>审核项目</w:t>
                        </w:r>
                      </w:p>
                    </w:tc>
                    <w:tc>
                      <w:tcPr>
                        <w:tcW w:w="2099" w:type="dxa"/>
                        <w:shd w:val="clear" w:color="auto" w:fill="EAF1DD" w:themeFill="accent3" w:themeFillTint="33"/>
                      </w:tcPr>
                      <w:p w14:paraId="5EF23F1F" w14:textId="77777777" w:rsidR="006A3F69" w:rsidRDefault="002D2EC5" w:rsidP="002D2EC5">
                        <w:pPr>
                          <w:rPr>
                            <w:b/>
                          </w:rPr>
                        </w:pPr>
                        <w:r w:rsidRPr="002108FE">
                          <w:rPr>
                            <w:rFonts w:hint="eastAsia"/>
                            <w:b/>
                          </w:rPr>
                          <w:t>Oper</w:t>
                        </w:r>
                        <w:r w:rsidRPr="002108FE">
                          <w:rPr>
                            <w:b/>
                          </w:rPr>
                          <w:t>ator</w:t>
                        </w:r>
                      </w:p>
                      <w:p w14:paraId="0E6C621B" w14:textId="77777777" w:rsidR="002D2EC5" w:rsidRPr="002108FE" w:rsidRDefault="002D2EC5" w:rsidP="002D2EC5">
                        <w:pPr>
                          <w:rPr>
                            <w:b/>
                          </w:rPr>
                        </w:pPr>
                        <w:r w:rsidRPr="002108FE">
                          <w:rPr>
                            <w:rFonts w:hint="eastAsia"/>
                            <w:b/>
                          </w:rPr>
                          <w:t>操作</w:t>
                        </w:r>
                      </w:p>
                    </w:tc>
                  </w:tr>
                  <w:tr w:rsidR="00675188" w14:paraId="38BB16E9" w14:textId="77777777" w:rsidTr="002D2EC5">
                    <w:trPr>
                      <w:trHeight w:val="94"/>
                    </w:trPr>
                    <w:tc>
                      <w:tcPr>
                        <w:tcW w:w="1528" w:type="dxa"/>
                      </w:tcPr>
                      <w:p w14:paraId="60C0C549" w14:textId="77777777" w:rsidR="00675188" w:rsidRDefault="00675188" w:rsidP="00675188">
                        <w:r>
                          <w:rPr>
                            <w:rFonts w:hint="eastAsia"/>
                          </w:rPr>
                          <w:t>M</w:t>
                        </w:r>
                        <w:r>
                          <w:t>AR</w:t>
                        </w:r>
                      </w:p>
                    </w:tc>
                    <w:tc>
                      <w:tcPr>
                        <w:tcW w:w="1848" w:type="dxa"/>
                      </w:tcPr>
                      <w:p w14:paraId="5E5D762E" w14:textId="77777777" w:rsidR="00675188" w:rsidRDefault="00675188" w:rsidP="00675188">
                        <w:r>
                          <w:rPr>
                            <w:rFonts w:hint="eastAsia"/>
                          </w:rPr>
                          <w:t>XXX</w:t>
                        </w:r>
                      </w:p>
                    </w:tc>
                    <w:tc>
                      <w:tcPr>
                        <w:tcW w:w="2126" w:type="dxa"/>
                      </w:tcPr>
                      <w:p w14:paraId="428BBBCC" w14:textId="77777777" w:rsidR="00675188" w:rsidRDefault="00675188" w:rsidP="00675188">
                        <w:r>
                          <w:rPr>
                            <w:rFonts w:hint="eastAsia"/>
                          </w:rPr>
                          <w:t>多选</w:t>
                        </w:r>
                      </w:p>
                    </w:tc>
                    <w:tc>
                      <w:tcPr>
                        <w:tcW w:w="1953" w:type="dxa"/>
                      </w:tcPr>
                      <w:p w14:paraId="05B048F8" w14:textId="77777777" w:rsidR="00675188" w:rsidRDefault="00675188" w:rsidP="00675188">
                        <w:r>
                          <w:rPr>
                            <w:rFonts w:hint="eastAsia"/>
                          </w:rPr>
                          <w:t>多选</w:t>
                        </w:r>
                      </w:p>
                    </w:tc>
                    <w:tc>
                      <w:tcPr>
                        <w:tcW w:w="2099" w:type="dxa"/>
                      </w:tcPr>
                      <w:p w14:paraId="56EC0CFC" w14:textId="77777777" w:rsidR="00675188" w:rsidRDefault="00675188" w:rsidP="00675188">
                        <w:r>
                          <w:rPr>
                            <w:rFonts w:hint="eastAsia"/>
                          </w:rPr>
                          <w:t>修改</w:t>
                        </w:r>
                        <w:r>
                          <w:rPr>
                            <w:rFonts w:hint="eastAsia"/>
                          </w:rPr>
                          <w:t>/</w:t>
                        </w:r>
                        <w:r>
                          <w:rPr>
                            <w:rFonts w:hint="eastAsia"/>
                          </w:rPr>
                          <w:t>删除</w:t>
                        </w:r>
                        <w:r>
                          <w:rPr>
                            <w:rFonts w:hint="eastAsia"/>
                          </w:rPr>
                          <w:t>/</w:t>
                        </w:r>
                        <w:r>
                          <w:rPr>
                            <w:rFonts w:hint="eastAsia"/>
                          </w:rPr>
                          <w:t>新增</w:t>
                        </w:r>
                      </w:p>
                    </w:tc>
                  </w:tr>
                  <w:tr w:rsidR="002D2EC5" w14:paraId="0660DFFA" w14:textId="77777777" w:rsidTr="002D2EC5">
                    <w:trPr>
                      <w:trHeight w:val="297"/>
                    </w:trPr>
                    <w:tc>
                      <w:tcPr>
                        <w:tcW w:w="1528" w:type="dxa"/>
                      </w:tcPr>
                      <w:p w14:paraId="7C6AA9AE" w14:textId="77777777" w:rsidR="002D2EC5" w:rsidRDefault="002A7A5C" w:rsidP="002D2EC5">
                        <w:r>
                          <w:rPr>
                            <w:rFonts w:hint="eastAsia"/>
                          </w:rPr>
                          <w:t>M</w:t>
                        </w:r>
                        <w:r>
                          <w:t>AR</w:t>
                        </w:r>
                      </w:p>
                    </w:tc>
                    <w:tc>
                      <w:tcPr>
                        <w:tcW w:w="1848" w:type="dxa"/>
                      </w:tcPr>
                      <w:p w14:paraId="22FC6B87" w14:textId="77777777" w:rsidR="002D2EC5" w:rsidRDefault="002D2EC5" w:rsidP="002D2EC5">
                        <w:r>
                          <w:rPr>
                            <w:rFonts w:hint="eastAsia"/>
                          </w:rPr>
                          <w:t>XXX</w:t>
                        </w:r>
                      </w:p>
                    </w:tc>
                    <w:tc>
                      <w:tcPr>
                        <w:tcW w:w="2126" w:type="dxa"/>
                      </w:tcPr>
                      <w:p w14:paraId="48B5E280" w14:textId="77777777" w:rsidR="002D2EC5" w:rsidRDefault="002D2EC5" w:rsidP="002D2EC5"/>
                    </w:tc>
                    <w:tc>
                      <w:tcPr>
                        <w:tcW w:w="1953" w:type="dxa"/>
                      </w:tcPr>
                      <w:p w14:paraId="04BF14C8" w14:textId="77777777" w:rsidR="002D2EC5" w:rsidRDefault="002D2EC5" w:rsidP="002D2EC5"/>
                    </w:tc>
                    <w:tc>
                      <w:tcPr>
                        <w:tcW w:w="2099" w:type="dxa"/>
                      </w:tcPr>
                      <w:p w14:paraId="318CECB0"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4D7D2A99"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47A6CF0A" w14:textId="77777777" w:rsidTr="002108FE">
                    <w:trPr>
                      <w:trHeight w:hRule="exact" w:val="862"/>
                    </w:trPr>
                    <w:tc>
                      <w:tcPr>
                        <w:tcW w:w="1528" w:type="dxa"/>
                        <w:shd w:val="clear" w:color="auto" w:fill="EAF1DD" w:themeFill="accent3" w:themeFillTint="33"/>
                      </w:tcPr>
                      <w:p w14:paraId="55D812F0" w14:textId="77777777" w:rsidR="002D2EC5" w:rsidRPr="002108FE" w:rsidRDefault="002D2EC5" w:rsidP="002D2EC5">
                        <w:pPr>
                          <w:rPr>
                            <w:b/>
                          </w:rPr>
                        </w:pPr>
                        <w:r w:rsidRPr="002108FE">
                          <w:rPr>
                            <w:b/>
                          </w:rPr>
                          <w:t>Months</w:t>
                        </w:r>
                      </w:p>
                      <w:p w14:paraId="5D5B557B"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13EB36CA" w14:textId="77777777" w:rsidR="006A3F69" w:rsidRDefault="002D2EC5" w:rsidP="002D2EC5">
                        <w:pPr>
                          <w:rPr>
                            <w:b/>
                          </w:rPr>
                        </w:pPr>
                        <w:r w:rsidRPr="002108FE">
                          <w:rPr>
                            <w:b/>
                          </w:rPr>
                          <w:t>QAR Ref</w:t>
                        </w:r>
                      </w:p>
                      <w:p w14:paraId="41A19476" w14:textId="77777777" w:rsidR="002D2EC5" w:rsidRPr="002108FE" w:rsidRDefault="002D2EC5" w:rsidP="002D2EC5">
                        <w:pPr>
                          <w:rPr>
                            <w:b/>
                          </w:rPr>
                        </w:pPr>
                        <w:r w:rsidRPr="002108FE">
                          <w:rPr>
                            <w:rFonts w:hint="eastAsia"/>
                            <w:b/>
                          </w:rPr>
                          <w:t>报告编号</w:t>
                        </w:r>
                      </w:p>
                      <w:p w14:paraId="6EC94BBB" w14:textId="77777777" w:rsidR="002D2EC5" w:rsidRPr="002108FE" w:rsidRDefault="002D2EC5" w:rsidP="002D2EC5">
                        <w:pPr>
                          <w:rPr>
                            <w:b/>
                          </w:rPr>
                        </w:pPr>
                      </w:p>
                      <w:p w14:paraId="3B6B2F1C" w14:textId="77777777" w:rsidR="002D2EC5" w:rsidRPr="002108FE" w:rsidRDefault="002D2EC5" w:rsidP="002D2EC5">
                        <w:pPr>
                          <w:rPr>
                            <w:b/>
                          </w:rPr>
                        </w:pPr>
                      </w:p>
                    </w:tc>
                    <w:tc>
                      <w:tcPr>
                        <w:tcW w:w="2126" w:type="dxa"/>
                        <w:shd w:val="clear" w:color="auto" w:fill="EAF1DD" w:themeFill="accent3" w:themeFillTint="33"/>
                      </w:tcPr>
                      <w:p w14:paraId="19FB077C" w14:textId="77777777" w:rsidR="006A3F69" w:rsidRDefault="002D2EC5" w:rsidP="002D2EC5">
                        <w:pPr>
                          <w:rPr>
                            <w:b/>
                          </w:rPr>
                        </w:pPr>
                        <w:r w:rsidRPr="002108FE">
                          <w:rPr>
                            <w:b/>
                          </w:rPr>
                          <w:t>Auditor</w:t>
                        </w:r>
                      </w:p>
                      <w:p w14:paraId="4E5AF05F"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11C43B90" w14:textId="77777777" w:rsidR="006A3F69" w:rsidRDefault="002D2EC5" w:rsidP="002D2EC5">
                        <w:pPr>
                          <w:rPr>
                            <w:b/>
                          </w:rPr>
                        </w:pPr>
                        <w:r w:rsidRPr="002108FE">
                          <w:rPr>
                            <w:b/>
                          </w:rPr>
                          <w:t>Audit Item</w:t>
                        </w:r>
                      </w:p>
                      <w:p w14:paraId="302DCEFE"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686AAB48" w14:textId="77777777" w:rsidR="006A3F69" w:rsidRDefault="002D2EC5" w:rsidP="002D2EC5">
                        <w:pPr>
                          <w:rPr>
                            <w:b/>
                          </w:rPr>
                        </w:pPr>
                        <w:r w:rsidRPr="002108FE">
                          <w:rPr>
                            <w:rFonts w:hint="eastAsia"/>
                            <w:b/>
                          </w:rPr>
                          <w:t>Oper</w:t>
                        </w:r>
                        <w:r w:rsidRPr="002108FE">
                          <w:rPr>
                            <w:b/>
                          </w:rPr>
                          <w:t>ator</w:t>
                        </w:r>
                      </w:p>
                      <w:p w14:paraId="5F39CE28" w14:textId="77777777" w:rsidR="002D2EC5" w:rsidRPr="002108FE" w:rsidRDefault="002D2EC5" w:rsidP="002D2EC5">
                        <w:pPr>
                          <w:rPr>
                            <w:b/>
                          </w:rPr>
                        </w:pPr>
                        <w:r w:rsidRPr="002108FE">
                          <w:rPr>
                            <w:rFonts w:hint="eastAsia"/>
                            <w:b/>
                          </w:rPr>
                          <w:t>操作</w:t>
                        </w:r>
                      </w:p>
                    </w:tc>
                  </w:tr>
                  <w:tr w:rsidR="002D2EC5" w14:paraId="037982DF" w14:textId="77777777" w:rsidTr="008B48AE">
                    <w:trPr>
                      <w:trHeight w:val="94"/>
                    </w:trPr>
                    <w:tc>
                      <w:tcPr>
                        <w:tcW w:w="1528" w:type="dxa"/>
                      </w:tcPr>
                      <w:p w14:paraId="65618BCC" w14:textId="77777777" w:rsidR="002D2EC5" w:rsidRDefault="002A7A5C" w:rsidP="002D2EC5">
                        <w:r>
                          <w:rPr>
                            <w:rFonts w:hint="eastAsia"/>
                          </w:rPr>
                          <w:t>A</w:t>
                        </w:r>
                        <w:r>
                          <w:t>PR</w:t>
                        </w:r>
                      </w:p>
                    </w:tc>
                    <w:tc>
                      <w:tcPr>
                        <w:tcW w:w="1848" w:type="dxa"/>
                      </w:tcPr>
                      <w:p w14:paraId="6A3CF0CA" w14:textId="77777777" w:rsidR="002D2EC5" w:rsidRDefault="002D2EC5" w:rsidP="002D2EC5">
                        <w:r>
                          <w:rPr>
                            <w:rFonts w:hint="eastAsia"/>
                          </w:rPr>
                          <w:t>XXX</w:t>
                        </w:r>
                      </w:p>
                    </w:tc>
                    <w:tc>
                      <w:tcPr>
                        <w:tcW w:w="2126" w:type="dxa"/>
                      </w:tcPr>
                      <w:p w14:paraId="3EEE73DD" w14:textId="77777777" w:rsidR="002D2EC5" w:rsidRDefault="002D2EC5" w:rsidP="002D2EC5">
                        <w:r>
                          <w:rPr>
                            <w:rFonts w:hint="eastAsia"/>
                          </w:rPr>
                          <w:t>XXX</w:t>
                        </w:r>
                      </w:p>
                    </w:tc>
                    <w:tc>
                      <w:tcPr>
                        <w:tcW w:w="1953" w:type="dxa"/>
                      </w:tcPr>
                      <w:p w14:paraId="5CDFB023" w14:textId="77777777" w:rsidR="002D2EC5" w:rsidRDefault="002D2EC5" w:rsidP="002D2EC5">
                        <w:r>
                          <w:rPr>
                            <w:rFonts w:hint="eastAsia"/>
                          </w:rPr>
                          <w:t>XXX</w:t>
                        </w:r>
                      </w:p>
                    </w:tc>
                    <w:tc>
                      <w:tcPr>
                        <w:tcW w:w="1957" w:type="dxa"/>
                      </w:tcPr>
                      <w:p w14:paraId="0C751A2A"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69916FFB" w14:textId="77777777" w:rsidTr="008B48AE">
                    <w:trPr>
                      <w:trHeight w:val="297"/>
                    </w:trPr>
                    <w:tc>
                      <w:tcPr>
                        <w:tcW w:w="1528" w:type="dxa"/>
                      </w:tcPr>
                      <w:p w14:paraId="679E4EAB" w14:textId="77777777" w:rsidR="002D2EC5" w:rsidRDefault="002A7A5C" w:rsidP="002D2EC5">
                        <w:r>
                          <w:rPr>
                            <w:rFonts w:hint="eastAsia"/>
                          </w:rPr>
                          <w:t>A</w:t>
                        </w:r>
                        <w:r>
                          <w:t>PR</w:t>
                        </w:r>
                      </w:p>
                    </w:tc>
                    <w:tc>
                      <w:tcPr>
                        <w:tcW w:w="1848" w:type="dxa"/>
                      </w:tcPr>
                      <w:p w14:paraId="3F3CF606" w14:textId="77777777" w:rsidR="002D2EC5" w:rsidRDefault="002D2EC5" w:rsidP="002D2EC5">
                        <w:r>
                          <w:rPr>
                            <w:rFonts w:hint="eastAsia"/>
                          </w:rPr>
                          <w:t>XXX</w:t>
                        </w:r>
                      </w:p>
                    </w:tc>
                    <w:tc>
                      <w:tcPr>
                        <w:tcW w:w="2126" w:type="dxa"/>
                      </w:tcPr>
                      <w:p w14:paraId="20B72058" w14:textId="77777777" w:rsidR="002D2EC5" w:rsidRDefault="002D2EC5" w:rsidP="002D2EC5">
                        <w:r>
                          <w:rPr>
                            <w:rFonts w:hint="eastAsia"/>
                          </w:rPr>
                          <w:t>XXX</w:t>
                        </w:r>
                      </w:p>
                    </w:tc>
                    <w:tc>
                      <w:tcPr>
                        <w:tcW w:w="1953" w:type="dxa"/>
                      </w:tcPr>
                      <w:p w14:paraId="2C60937B" w14:textId="77777777" w:rsidR="002D2EC5" w:rsidRDefault="002D2EC5" w:rsidP="002D2EC5">
                        <w:r>
                          <w:rPr>
                            <w:rFonts w:hint="eastAsia"/>
                          </w:rPr>
                          <w:t>XXX</w:t>
                        </w:r>
                      </w:p>
                    </w:tc>
                    <w:tc>
                      <w:tcPr>
                        <w:tcW w:w="1957" w:type="dxa"/>
                      </w:tcPr>
                      <w:p w14:paraId="1006A26A"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0B81E839"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0142FCFF" w14:textId="77777777" w:rsidTr="002108FE">
                    <w:trPr>
                      <w:trHeight w:hRule="exact" w:val="833"/>
                    </w:trPr>
                    <w:tc>
                      <w:tcPr>
                        <w:tcW w:w="1528" w:type="dxa"/>
                        <w:shd w:val="clear" w:color="auto" w:fill="EAF1DD" w:themeFill="accent3" w:themeFillTint="33"/>
                      </w:tcPr>
                      <w:p w14:paraId="11B685BD" w14:textId="77777777" w:rsidR="002D2EC5" w:rsidRPr="002108FE" w:rsidRDefault="002D2EC5" w:rsidP="002D2EC5">
                        <w:pPr>
                          <w:rPr>
                            <w:b/>
                          </w:rPr>
                        </w:pPr>
                        <w:r w:rsidRPr="002108FE">
                          <w:rPr>
                            <w:b/>
                          </w:rPr>
                          <w:t>Months</w:t>
                        </w:r>
                      </w:p>
                      <w:p w14:paraId="22354B86"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719F1F6E" w14:textId="77777777" w:rsidR="006A3F69" w:rsidRDefault="002D2EC5" w:rsidP="002D2EC5">
                        <w:pPr>
                          <w:rPr>
                            <w:b/>
                          </w:rPr>
                        </w:pPr>
                        <w:r w:rsidRPr="002108FE">
                          <w:rPr>
                            <w:b/>
                          </w:rPr>
                          <w:t>QAR Ref</w:t>
                        </w:r>
                      </w:p>
                      <w:p w14:paraId="0085B14E" w14:textId="77777777" w:rsidR="002D2EC5" w:rsidRPr="002108FE" w:rsidRDefault="002D2EC5" w:rsidP="002D2EC5">
                        <w:pPr>
                          <w:rPr>
                            <w:b/>
                          </w:rPr>
                        </w:pPr>
                        <w:r w:rsidRPr="002108FE">
                          <w:rPr>
                            <w:rFonts w:hint="eastAsia"/>
                            <w:b/>
                          </w:rPr>
                          <w:t>报告编号</w:t>
                        </w:r>
                      </w:p>
                      <w:p w14:paraId="23EFB802" w14:textId="77777777" w:rsidR="002D2EC5" w:rsidRPr="002108FE" w:rsidRDefault="002D2EC5" w:rsidP="002D2EC5">
                        <w:pPr>
                          <w:rPr>
                            <w:b/>
                          </w:rPr>
                        </w:pPr>
                      </w:p>
                      <w:p w14:paraId="3E72E0D2" w14:textId="77777777" w:rsidR="002D2EC5" w:rsidRPr="002108FE" w:rsidRDefault="002D2EC5" w:rsidP="002D2EC5">
                        <w:pPr>
                          <w:rPr>
                            <w:b/>
                          </w:rPr>
                        </w:pPr>
                      </w:p>
                    </w:tc>
                    <w:tc>
                      <w:tcPr>
                        <w:tcW w:w="2126" w:type="dxa"/>
                        <w:shd w:val="clear" w:color="auto" w:fill="EAF1DD" w:themeFill="accent3" w:themeFillTint="33"/>
                      </w:tcPr>
                      <w:p w14:paraId="5827B131" w14:textId="77777777" w:rsidR="006A3F69" w:rsidRDefault="002D2EC5" w:rsidP="002D2EC5">
                        <w:pPr>
                          <w:rPr>
                            <w:b/>
                          </w:rPr>
                        </w:pPr>
                        <w:r w:rsidRPr="002108FE">
                          <w:rPr>
                            <w:b/>
                          </w:rPr>
                          <w:t>Auditor</w:t>
                        </w:r>
                      </w:p>
                      <w:p w14:paraId="05C57F51"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04B20A17" w14:textId="77777777" w:rsidR="006A3F69" w:rsidRDefault="002D2EC5" w:rsidP="002D2EC5">
                        <w:pPr>
                          <w:rPr>
                            <w:b/>
                          </w:rPr>
                        </w:pPr>
                        <w:r w:rsidRPr="002108FE">
                          <w:rPr>
                            <w:b/>
                          </w:rPr>
                          <w:t>Audit Item</w:t>
                        </w:r>
                      </w:p>
                      <w:p w14:paraId="3D39C8A8"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6CD3A6A0" w14:textId="77777777" w:rsidR="006A3F69" w:rsidRDefault="002D2EC5" w:rsidP="002D2EC5">
                        <w:pPr>
                          <w:rPr>
                            <w:b/>
                          </w:rPr>
                        </w:pPr>
                        <w:r w:rsidRPr="002108FE">
                          <w:rPr>
                            <w:rFonts w:hint="eastAsia"/>
                            <w:b/>
                          </w:rPr>
                          <w:t>Oper</w:t>
                        </w:r>
                        <w:r w:rsidRPr="002108FE">
                          <w:rPr>
                            <w:b/>
                          </w:rPr>
                          <w:t>ator</w:t>
                        </w:r>
                      </w:p>
                      <w:p w14:paraId="0EAC40EA" w14:textId="77777777" w:rsidR="002D2EC5" w:rsidRPr="002108FE" w:rsidRDefault="002D2EC5" w:rsidP="002D2EC5">
                        <w:pPr>
                          <w:rPr>
                            <w:b/>
                          </w:rPr>
                        </w:pPr>
                        <w:r w:rsidRPr="002108FE">
                          <w:rPr>
                            <w:rFonts w:hint="eastAsia"/>
                            <w:b/>
                          </w:rPr>
                          <w:t>操作</w:t>
                        </w:r>
                      </w:p>
                    </w:tc>
                  </w:tr>
                  <w:tr w:rsidR="002D2EC5" w14:paraId="7091C261" w14:textId="77777777" w:rsidTr="008B48AE">
                    <w:trPr>
                      <w:trHeight w:val="94"/>
                    </w:trPr>
                    <w:tc>
                      <w:tcPr>
                        <w:tcW w:w="1528" w:type="dxa"/>
                      </w:tcPr>
                      <w:p w14:paraId="01F067A8" w14:textId="77777777" w:rsidR="002D2EC5" w:rsidRDefault="002A7A5C" w:rsidP="002D2EC5">
                        <w:r>
                          <w:rPr>
                            <w:rFonts w:hint="eastAsia"/>
                          </w:rPr>
                          <w:t>M</w:t>
                        </w:r>
                        <w:r>
                          <w:t>AY</w:t>
                        </w:r>
                      </w:p>
                    </w:tc>
                    <w:tc>
                      <w:tcPr>
                        <w:tcW w:w="1848" w:type="dxa"/>
                      </w:tcPr>
                      <w:p w14:paraId="7EC5412A" w14:textId="77777777" w:rsidR="002D2EC5" w:rsidRDefault="002D2EC5" w:rsidP="002D2EC5">
                        <w:r>
                          <w:rPr>
                            <w:rFonts w:hint="eastAsia"/>
                          </w:rPr>
                          <w:t>XXX</w:t>
                        </w:r>
                      </w:p>
                    </w:tc>
                    <w:tc>
                      <w:tcPr>
                        <w:tcW w:w="2126" w:type="dxa"/>
                      </w:tcPr>
                      <w:p w14:paraId="7061E93E" w14:textId="77777777" w:rsidR="002D2EC5" w:rsidRDefault="002D2EC5" w:rsidP="002D2EC5">
                        <w:r>
                          <w:rPr>
                            <w:rFonts w:hint="eastAsia"/>
                          </w:rPr>
                          <w:t>XXX</w:t>
                        </w:r>
                      </w:p>
                    </w:tc>
                    <w:tc>
                      <w:tcPr>
                        <w:tcW w:w="1953" w:type="dxa"/>
                      </w:tcPr>
                      <w:p w14:paraId="773DE04A" w14:textId="77777777" w:rsidR="002D2EC5" w:rsidRDefault="002D2EC5" w:rsidP="002D2EC5">
                        <w:r>
                          <w:rPr>
                            <w:rFonts w:hint="eastAsia"/>
                          </w:rPr>
                          <w:t>XXX</w:t>
                        </w:r>
                      </w:p>
                    </w:tc>
                    <w:tc>
                      <w:tcPr>
                        <w:tcW w:w="1957" w:type="dxa"/>
                      </w:tcPr>
                      <w:p w14:paraId="1BD25EF6"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3750FB20" w14:textId="77777777" w:rsidTr="008B48AE">
                    <w:trPr>
                      <w:trHeight w:val="297"/>
                    </w:trPr>
                    <w:tc>
                      <w:tcPr>
                        <w:tcW w:w="1528" w:type="dxa"/>
                      </w:tcPr>
                      <w:p w14:paraId="22DAFA3A" w14:textId="77777777" w:rsidR="002D2EC5" w:rsidRDefault="002A7A5C" w:rsidP="002D2EC5">
                        <w:r>
                          <w:rPr>
                            <w:rFonts w:hint="eastAsia"/>
                          </w:rPr>
                          <w:t>M</w:t>
                        </w:r>
                        <w:r>
                          <w:t>AY</w:t>
                        </w:r>
                      </w:p>
                    </w:tc>
                    <w:tc>
                      <w:tcPr>
                        <w:tcW w:w="1848" w:type="dxa"/>
                      </w:tcPr>
                      <w:p w14:paraId="45BE47A1" w14:textId="77777777" w:rsidR="002D2EC5" w:rsidRDefault="002D2EC5" w:rsidP="002D2EC5">
                        <w:r>
                          <w:rPr>
                            <w:rFonts w:hint="eastAsia"/>
                          </w:rPr>
                          <w:t>XXX</w:t>
                        </w:r>
                      </w:p>
                    </w:tc>
                    <w:tc>
                      <w:tcPr>
                        <w:tcW w:w="2126" w:type="dxa"/>
                      </w:tcPr>
                      <w:p w14:paraId="2FCECD0C" w14:textId="77777777" w:rsidR="002D2EC5" w:rsidRDefault="002D2EC5" w:rsidP="002D2EC5">
                        <w:r>
                          <w:rPr>
                            <w:rFonts w:hint="eastAsia"/>
                          </w:rPr>
                          <w:t>XXX</w:t>
                        </w:r>
                      </w:p>
                    </w:tc>
                    <w:tc>
                      <w:tcPr>
                        <w:tcW w:w="1953" w:type="dxa"/>
                      </w:tcPr>
                      <w:p w14:paraId="2B9D0BDE" w14:textId="77777777" w:rsidR="002D2EC5" w:rsidRDefault="002D2EC5" w:rsidP="002D2EC5">
                        <w:r>
                          <w:rPr>
                            <w:rFonts w:hint="eastAsia"/>
                          </w:rPr>
                          <w:t>XXX</w:t>
                        </w:r>
                      </w:p>
                    </w:tc>
                    <w:tc>
                      <w:tcPr>
                        <w:tcW w:w="1957" w:type="dxa"/>
                      </w:tcPr>
                      <w:p w14:paraId="42DD1A91"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38BEDB49"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0ECDF5E4" w14:textId="77777777" w:rsidTr="002108FE">
                    <w:trPr>
                      <w:trHeight w:hRule="exact" w:val="833"/>
                    </w:trPr>
                    <w:tc>
                      <w:tcPr>
                        <w:tcW w:w="1528" w:type="dxa"/>
                        <w:shd w:val="clear" w:color="auto" w:fill="EAF1DD" w:themeFill="accent3" w:themeFillTint="33"/>
                      </w:tcPr>
                      <w:p w14:paraId="0CEF3F23" w14:textId="77777777" w:rsidR="002D2EC5" w:rsidRPr="002108FE" w:rsidRDefault="002D2EC5" w:rsidP="002D2EC5">
                        <w:pPr>
                          <w:rPr>
                            <w:b/>
                          </w:rPr>
                        </w:pPr>
                        <w:r w:rsidRPr="002108FE">
                          <w:rPr>
                            <w:b/>
                          </w:rPr>
                          <w:t>Months</w:t>
                        </w:r>
                      </w:p>
                      <w:p w14:paraId="5155DD5B"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6619DC60" w14:textId="77777777" w:rsidR="006A3F69" w:rsidRDefault="002D2EC5" w:rsidP="002D2EC5">
                        <w:pPr>
                          <w:rPr>
                            <w:b/>
                            <w:bCs/>
                            <w:szCs w:val="21"/>
                          </w:rPr>
                        </w:pPr>
                        <w:r w:rsidRPr="002108FE">
                          <w:rPr>
                            <w:b/>
                            <w:bCs/>
                            <w:szCs w:val="21"/>
                          </w:rPr>
                          <w:t>QAR Ref</w:t>
                        </w:r>
                      </w:p>
                      <w:p w14:paraId="0928336F" w14:textId="77777777" w:rsidR="002D2EC5" w:rsidRPr="002108FE" w:rsidRDefault="002D2EC5" w:rsidP="002D2EC5">
                        <w:pPr>
                          <w:rPr>
                            <w:b/>
                          </w:rPr>
                        </w:pPr>
                        <w:r w:rsidRPr="002108FE">
                          <w:rPr>
                            <w:rFonts w:hint="eastAsia"/>
                            <w:b/>
                          </w:rPr>
                          <w:t>报告编号</w:t>
                        </w:r>
                      </w:p>
                      <w:p w14:paraId="6649D3A8" w14:textId="77777777" w:rsidR="002D2EC5" w:rsidRPr="002108FE" w:rsidRDefault="002D2EC5" w:rsidP="002D2EC5">
                        <w:pPr>
                          <w:rPr>
                            <w:b/>
                            <w:bCs/>
                            <w:szCs w:val="21"/>
                          </w:rPr>
                        </w:pPr>
                      </w:p>
                      <w:p w14:paraId="3949C5EC" w14:textId="77777777" w:rsidR="002D2EC5" w:rsidRPr="002108FE" w:rsidRDefault="002D2EC5" w:rsidP="002D2EC5">
                        <w:pPr>
                          <w:rPr>
                            <w:b/>
                          </w:rPr>
                        </w:pPr>
                      </w:p>
                    </w:tc>
                    <w:tc>
                      <w:tcPr>
                        <w:tcW w:w="2126" w:type="dxa"/>
                        <w:shd w:val="clear" w:color="auto" w:fill="EAF1DD" w:themeFill="accent3" w:themeFillTint="33"/>
                      </w:tcPr>
                      <w:p w14:paraId="5E3ACC2B" w14:textId="77777777" w:rsidR="006A3F69" w:rsidRDefault="002D2EC5" w:rsidP="002D2EC5">
                        <w:pPr>
                          <w:rPr>
                            <w:b/>
                            <w:bCs/>
                            <w:szCs w:val="21"/>
                          </w:rPr>
                        </w:pPr>
                        <w:r w:rsidRPr="002108FE">
                          <w:rPr>
                            <w:b/>
                            <w:bCs/>
                            <w:szCs w:val="21"/>
                          </w:rPr>
                          <w:t>Auditor</w:t>
                        </w:r>
                      </w:p>
                      <w:p w14:paraId="10B77ADF"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69F16A0B" w14:textId="77777777" w:rsidR="006A3F69" w:rsidRDefault="002D2EC5" w:rsidP="002D2EC5">
                        <w:pPr>
                          <w:rPr>
                            <w:b/>
                            <w:bCs/>
                            <w:szCs w:val="21"/>
                          </w:rPr>
                        </w:pPr>
                        <w:r w:rsidRPr="002108FE">
                          <w:rPr>
                            <w:b/>
                            <w:bCs/>
                            <w:szCs w:val="21"/>
                          </w:rPr>
                          <w:t>Audit Item</w:t>
                        </w:r>
                      </w:p>
                      <w:p w14:paraId="6D7E0834"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170D956D" w14:textId="77777777" w:rsidR="006A3F69" w:rsidRDefault="002D2EC5" w:rsidP="002D2EC5">
                        <w:pPr>
                          <w:rPr>
                            <w:b/>
                            <w:bCs/>
                            <w:szCs w:val="21"/>
                          </w:rPr>
                        </w:pPr>
                        <w:r w:rsidRPr="002108FE">
                          <w:rPr>
                            <w:rFonts w:hint="eastAsia"/>
                            <w:b/>
                            <w:bCs/>
                            <w:szCs w:val="21"/>
                          </w:rPr>
                          <w:t>Oper</w:t>
                        </w:r>
                        <w:r w:rsidRPr="002108FE">
                          <w:rPr>
                            <w:b/>
                            <w:bCs/>
                            <w:szCs w:val="21"/>
                          </w:rPr>
                          <w:t>ator</w:t>
                        </w:r>
                      </w:p>
                      <w:p w14:paraId="7F2A24AD" w14:textId="77777777" w:rsidR="002D2EC5" w:rsidRPr="002108FE" w:rsidRDefault="002D2EC5" w:rsidP="002D2EC5">
                        <w:pPr>
                          <w:rPr>
                            <w:b/>
                            <w:bCs/>
                            <w:szCs w:val="21"/>
                          </w:rPr>
                        </w:pPr>
                        <w:r w:rsidRPr="002108FE">
                          <w:rPr>
                            <w:rFonts w:hint="eastAsia"/>
                            <w:b/>
                            <w:bCs/>
                            <w:szCs w:val="21"/>
                          </w:rPr>
                          <w:t>操作</w:t>
                        </w:r>
                      </w:p>
                    </w:tc>
                  </w:tr>
                  <w:tr w:rsidR="002D2EC5" w14:paraId="54456150" w14:textId="77777777" w:rsidTr="008B48AE">
                    <w:trPr>
                      <w:trHeight w:val="94"/>
                    </w:trPr>
                    <w:tc>
                      <w:tcPr>
                        <w:tcW w:w="1528" w:type="dxa"/>
                      </w:tcPr>
                      <w:p w14:paraId="0E5ED4D1" w14:textId="77777777" w:rsidR="002D2EC5" w:rsidRDefault="002A7A5C" w:rsidP="002D2EC5">
                        <w:r>
                          <w:rPr>
                            <w:rFonts w:hint="eastAsia"/>
                          </w:rPr>
                          <w:t>J</w:t>
                        </w:r>
                        <w:r>
                          <w:t>UN</w:t>
                        </w:r>
                      </w:p>
                    </w:tc>
                    <w:tc>
                      <w:tcPr>
                        <w:tcW w:w="1848" w:type="dxa"/>
                      </w:tcPr>
                      <w:p w14:paraId="6717171D" w14:textId="77777777" w:rsidR="002D2EC5" w:rsidRDefault="002D2EC5" w:rsidP="002D2EC5">
                        <w:r>
                          <w:rPr>
                            <w:rFonts w:hint="eastAsia"/>
                          </w:rPr>
                          <w:t>XXX</w:t>
                        </w:r>
                      </w:p>
                    </w:tc>
                    <w:tc>
                      <w:tcPr>
                        <w:tcW w:w="2126" w:type="dxa"/>
                      </w:tcPr>
                      <w:p w14:paraId="7BDE8E6B" w14:textId="77777777" w:rsidR="002D2EC5" w:rsidRDefault="002D2EC5" w:rsidP="002D2EC5">
                        <w:r>
                          <w:rPr>
                            <w:rFonts w:hint="eastAsia"/>
                          </w:rPr>
                          <w:t>XXX</w:t>
                        </w:r>
                      </w:p>
                    </w:tc>
                    <w:tc>
                      <w:tcPr>
                        <w:tcW w:w="1953" w:type="dxa"/>
                      </w:tcPr>
                      <w:p w14:paraId="240AABBD" w14:textId="77777777" w:rsidR="002D2EC5" w:rsidRDefault="002D2EC5" w:rsidP="002D2EC5">
                        <w:r>
                          <w:rPr>
                            <w:rFonts w:hint="eastAsia"/>
                          </w:rPr>
                          <w:t>XXX</w:t>
                        </w:r>
                      </w:p>
                    </w:tc>
                    <w:tc>
                      <w:tcPr>
                        <w:tcW w:w="1957" w:type="dxa"/>
                      </w:tcPr>
                      <w:p w14:paraId="486B37B8"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3EDF8B35" w14:textId="77777777" w:rsidTr="008B48AE">
                    <w:trPr>
                      <w:trHeight w:val="297"/>
                    </w:trPr>
                    <w:tc>
                      <w:tcPr>
                        <w:tcW w:w="1528" w:type="dxa"/>
                      </w:tcPr>
                      <w:p w14:paraId="04B3213E" w14:textId="77777777" w:rsidR="002D2EC5" w:rsidRDefault="002D2EC5" w:rsidP="002D2EC5">
                        <w:r>
                          <w:rPr>
                            <w:rFonts w:hint="eastAsia"/>
                          </w:rPr>
                          <w:t>J</w:t>
                        </w:r>
                        <w:r w:rsidR="002A7A5C">
                          <w:t>UN</w:t>
                        </w:r>
                      </w:p>
                    </w:tc>
                    <w:tc>
                      <w:tcPr>
                        <w:tcW w:w="1848" w:type="dxa"/>
                      </w:tcPr>
                      <w:p w14:paraId="670EFF91" w14:textId="77777777" w:rsidR="002D2EC5" w:rsidRDefault="002D2EC5" w:rsidP="002D2EC5">
                        <w:r>
                          <w:rPr>
                            <w:rFonts w:hint="eastAsia"/>
                          </w:rPr>
                          <w:t>XXX</w:t>
                        </w:r>
                      </w:p>
                    </w:tc>
                    <w:tc>
                      <w:tcPr>
                        <w:tcW w:w="2126" w:type="dxa"/>
                      </w:tcPr>
                      <w:p w14:paraId="456F58C8" w14:textId="77777777" w:rsidR="002D2EC5" w:rsidRDefault="002D2EC5" w:rsidP="002D2EC5">
                        <w:r>
                          <w:rPr>
                            <w:rFonts w:hint="eastAsia"/>
                          </w:rPr>
                          <w:t>XXX</w:t>
                        </w:r>
                      </w:p>
                    </w:tc>
                    <w:tc>
                      <w:tcPr>
                        <w:tcW w:w="1953" w:type="dxa"/>
                      </w:tcPr>
                      <w:p w14:paraId="5BADDB34" w14:textId="77777777" w:rsidR="002D2EC5" w:rsidRDefault="002D2EC5" w:rsidP="002D2EC5">
                        <w:r>
                          <w:rPr>
                            <w:rFonts w:hint="eastAsia"/>
                          </w:rPr>
                          <w:t>XXX</w:t>
                        </w:r>
                      </w:p>
                    </w:tc>
                    <w:tc>
                      <w:tcPr>
                        <w:tcW w:w="1957" w:type="dxa"/>
                      </w:tcPr>
                      <w:p w14:paraId="37BF3EF8"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20EC454D"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48A3406B" w14:textId="77777777" w:rsidTr="002108FE">
                    <w:trPr>
                      <w:trHeight w:hRule="exact" w:val="872"/>
                    </w:trPr>
                    <w:tc>
                      <w:tcPr>
                        <w:tcW w:w="1528" w:type="dxa"/>
                        <w:shd w:val="clear" w:color="auto" w:fill="EAF1DD" w:themeFill="accent3" w:themeFillTint="33"/>
                      </w:tcPr>
                      <w:p w14:paraId="232B54AB" w14:textId="77777777" w:rsidR="002D2EC5" w:rsidRPr="002108FE" w:rsidRDefault="002D2EC5" w:rsidP="002D2EC5">
                        <w:pPr>
                          <w:rPr>
                            <w:b/>
                          </w:rPr>
                        </w:pPr>
                        <w:r w:rsidRPr="002108FE">
                          <w:rPr>
                            <w:b/>
                          </w:rPr>
                          <w:t>Months</w:t>
                        </w:r>
                      </w:p>
                      <w:p w14:paraId="505BF8B7"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73616117" w14:textId="77777777" w:rsidR="006A3F69" w:rsidRDefault="002D2EC5" w:rsidP="002D2EC5">
                        <w:pPr>
                          <w:rPr>
                            <w:b/>
                            <w:bCs/>
                            <w:szCs w:val="21"/>
                          </w:rPr>
                        </w:pPr>
                        <w:r w:rsidRPr="002108FE">
                          <w:rPr>
                            <w:b/>
                            <w:bCs/>
                            <w:szCs w:val="21"/>
                          </w:rPr>
                          <w:t>QAR Ref</w:t>
                        </w:r>
                      </w:p>
                      <w:p w14:paraId="79D69CAC" w14:textId="77777777" w:rsidR="002D2EC5" w:rsidRPr="002108FE" w:rsidRDefault="002D2EC5" w:rsidP="002D2EC5">
                        <w:pPr>
                          <w:rPr>
                            <w:b/>
                          </w:rPr>
                        </w:pPr>
                        <w:r w:rsidRPr="002108FE">
                          <w:rPr>
                            <w:rFonts w:hint="eastAsia"/>
                            <w:b/>
                          </w:rPr>
                          <w:t>报告编号</w:t>
                        </w:r>
                      </w:p>
                      <w:p w14:paraId="39457349" w14:textId="77777777" w:rsidR="002D2EC5" w:rsidRPr="002108FE" w:rsidRDefault="002D2EC5" w:rsidP="002D2EC5">
                        <w:pPr>
                          <w:rPr>
                            <w:b/>
                            <w:bCs/>
                            <w:szCs w:val="21"/>
                          </w:rPr>
                        </w:pPr>
                      </w:p>
                      <w:p w14:paraId="38649AA7" w14:textId="77777777" w:rsidR="002D2EC5" w:rsidRPr="002108FE" w:rsidRDefault="002D2EC5" w:rsidP="002D2EC5">
                        <w:pPr>
                          <w:rPr>
                            <w:b/>
                          </w:rPr>
                        </w:pPr>
                      </w:p>
                    </w:tc>
                    <w:tc>
                      <w:tcPr>
                        <w:tcW w:w="2126" w:type="dxa"/>
                        <w:shd w:val="clear" w:color="auto" w:fill="EAF1DD" w:themeFill="accent3" w:themeFillTint="33"/>
                      </w:tcPr>
                      <w:p w14:paraId="068DB810" w14:textId="77777777" w:rsidR="006A3F69" w:rsidRDefault="002D2EC5" w:rsidP="002D2EC5">
                        <w:pPr>
                          <w:rPr>
                            <w:b/>
                            <w:bCs/>
                            <w:szCs w:val="21"/>
                          </w:rPr>
                        </w:pPr>
                        <w:r w:rsidRPr="002108FE">
                          <w:rPr>
                            <w:b/>
                            <w:bCs/>
                            <w:szCs w:val="21"/>
                          </w:rPr>
                          <w:t>Auditor</w:t>
                        </w:r>
                      </w:p>
                      <w:p w14:paraId="05DAE48E"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397ECB8A" w14:textId="77777777" w:rsidR="006A3F69" w:rsidRDefault="002D2EC5" w:rsidP="002D2EC5">
                        <w:pPr>
                          <w:rPr>
                            <w:b/>
                            <w:bCs/>
                            <w:szCs w:val="21"/>
                          </w:rPr>
                        </w:pPr>
                        <w:r w:rsidRPr="002108FE">
                          <w:rPr>
                            <w:b/>
                            <w:bCs/>
                            <w:szCs w:val="21"/>
                          </w:rPr>
                          <w:t>Audit Item</w:t>
                        </w:r>
                      </w:p>
                      <w:p w14:paraId="50535090"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27467F94" w14:textId="77777777" w:rsidR="006A3F69" w:rsidRDefault="002D2EC5" w:rsidP="002D2EC5">
                        <w:pPr>
                          <w:rPr>
                            <w:b/>
                            <w:bCs/>
                            <w:szCs w:val="21"/>
                          </w:rPr>
                        </w:pPr>
                        <w:r w:rsidRPr="002108FE">
                          <w:rPr>
                            <w:rFonts w:hint="eastAsia"/>
                            <w:b/>
                            <w:bCs/>
                            <w:szCs w:val="21"/>
                          </w:rPr>
                          <w:t>Oper</w:t>
                        </w:r>
                        <w:r w:rsidRPr="002108FE">
                          <w:rPr>
                            <w:b/>
                            <w:bCs/>
                            <w:szCs w:val="21"/>
                          </w:rPr>
                          <w:t>ator</w:t>
                        </w:r>
                      </w:p>
                      <w:p w14:paraId="56990D62" w14:textId="77777777" w:rsidR="002D2EC5" w:rsidRPr="002108FE" w:rsidRDefault="002D2EC5" w:rsidP="002D2EC5">
                        <w:pPr>
                          <w:rPr>
                            <w:b/>
                            <w:bCs/>
                            <w:szCs w:val="21"/>
                          </w:rPr>
                        </w:pPr>
                        <w:r w:rsidRPr="002108FE">
                          <w:rPr>
                            <w:rFonts w:hint="eastAsia"/>
                            <w:b/>
                            <w:bCs/>
                            <w:szCs w:val="21"/>
                          </w:rPr>
                          <w:t>操作</w:t>
                        </w:r>
                      </w:p>
                    </w:tc>
                  </w:tr>
                  <w:tr w:rsidR="002D2EC5" w14:paraId="7F45111B" w14:textId="77777777" w:rsidTr="008B48AE">
                    <w:trPr>
                      <w:trHeight w:val="94"/>
                    </w:trPr>
                    <w:tc>
                      <w:tcPr>
                        <w:tcW w:w="1528" w:type="dxa"/>
                      </w:tcPr>
                      <w:p w14:paraId="39EB1E37" w14:textId="77777777" w:rsidR="002D2EC5" w:rsidRDefault="002D2EC5" w:rsidP="002D2EC5">
                        <w:r>
                          <w:rPr>
                            <w:rFonts w:hint="eastAsia"/>
                          </w:rPr>
                          <w:t>J</w:t>
                        </w:r>
                        <w:r w:rsidR="002A7A5C">
                          <w:t>UL</w:t>
                        </w:r>
                      </w:p>
                    </w:tc>
                    <w:tc>
                      <w:tcPr>
                        <w:tcW w:w="1848" w:type="dxa"/>
                      </w:tcPr>
                      <w:p w14:paraId="0BF2F98D" w14:textId="77777777" w:rsidR="002D2EC5" w:rsidRDefault="002D2EC5" w:rsidP="002D2EC5">
                        <w:r>
                          <w:rPr>
                            <w:rFonts w:hint="eastAsia"/>
                          </w:rPr>
                          <w:t>XXX</w:t>
                        </w:r>
                      </w:p>
                    </w:tc>
                    <w:tc>
                      <w:tcPr>
                        <w:tcW w:w="2126" w:type="dxa"/>
                      </w:tcPr>
                      <w:p w14:paraId="035C5A56" w14:textId="77777777" w:rsidR="002D2EC5" w:rsidRDefault="002D2EC5" w:rsidP="002D2EC5">
                        <w:r>
                          <w:rPr>
                            <w:rFonts w:hint="eastAsia"/>
                          </w:rPr>
                          <w:t>XXX</w:t>
                        </w:r>
                      </w:p>
                    </w:tc>
                    <w:tc>
                      <w:tcPr>
                        <w:tcW w:w="1953" w:type="dxa"/>
                      </w:tcPr>
                      <w:p w14:paraId="09024CFE" w14:textId="77777777" w:rsidR="002D2EC5" w:rsidRDefault="002D2EC5" w:rsidP="002D2EC5">
                        <w:r>
                          <w:rPr>
                            <w:rFonts w:hint="eastAsia"/>
                          </w:rPr>
                          <w:t>XXX</w:t>
                        </w:r>
                      </w:p>
                    </w:tc>
                    <w:tc>
                      <w:tcPr>
                        <w:tcW w:w="1957" w:type="dxa"/>
                      </w:tcPr>
                      <w:p w14:paraId="38506525"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091DC1FE" w14:textId="77777777" w:rsidTr="008B48AE">
                    <w:trPr>
                      <w:trHeight w:val="297"/>
                    </w:trPr>
                    <w:tc>
                      <w:tcPr>
                        <w:tcW w:w="1528" w:type="dxa"/>
                      </w:tcPr>
                      <w:p w14:paraId="17AE42C1" w14:textId="77777777" w:rsidR="002D2EC5" w:rsidRDefault="002D2EC5" w:rsidP="002D2EC5">
                        <w:r>
                          <w:rPr>
                            <w:rFonts w:hint="eastAsia"/>
                          </w:rPr>
                          <w:t>J</w:t>
                        </w:r>
                        <w:r w:rsidR="002A7A5C">
                          <w:t>UL</w:t>
                        </w:r>
                      </w:p>
                    </w:tc>
                    <w:tc>
                      <w:tcPr>
                        <w:tcW w:w="1848" w:type="dxa"/>
                      </w:tcPr>
                      <w:p w14:paraId="1343A907" w14:textId="77777777" w:rsidR="002D2EC5" w:rsidRDefault="002D2EC5" w:rsidP="002D2EC5">
                        <w:r>
                          <w:rPr>
                            <w:rFonts w:hint="eastAsia"/>
                          </w:rPr>
                          <w:t>XXX</w:t>
                        </w:r>
                      </w:p>
                    </w:tc>
                    <w:tc>
                      <w:tcPr>
                        <w:tcW w:w="2126" w:type="dxa"/>
                      </w:tcPr>
                      <w:p w14:paraId="25B82CE3" w14:textId="77777777" w:rsidR="002D2EC5" w:rsidRDefault="002D2EC5" w:rsidP="002D2EC5">
                        <w:r>
                          <w:rPr>
                            <w:rFonts w:hint="eastAsia"/>
                          </w:rPr>
                          <w:t>XXX</w:t>
                        </w:r>
                      </w:p>
                    </w:tc>
                    <w:tc>
                      <w:tcPr>
                        <w:tcW w:w="1953" w:type="dxa"/>
                      </w:tcPr>
                      <w:p w14:paraId="259ED4E9" w14:textId="77777777" w:rsidR="002D2EC5" w:rsidRDefault="002D2EC5" w:rsidP="002D2EC5">
                        <w:r>
                          <w:rPr>
                            <w:rFonts w:hint="eastAsia"/>
                          </w:rPr>
                          <w:t>XXX</w:t>
                        </w:r>
                      </w:p>
                    </w:tc>
                    <w:tc>
                      <w:tcPr>
                        <w:tcW w:w="1957" w:type="dxa"/>
                      </w:tcPr>
                      <w:p w14:paraId="595ABD51"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55A7E086"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57569929" w14:textId="77777777" w:rsidTr="002108FE">
                    <w:trPr>
                      <w:trHeight w:hRule="exact" w:val="856"/>
                    </w:trPr>
                    <w:tc>
                      <w:tcPr>
                        <w:tcW w:w="1528" w:type="dxa"/>
                        <w:shd w:val="clear" w:color="auto" w:fill="EAF1DD" w:themeFill="accent3" w:themeFillTint="33"/>
                      </w:tcPr>
                      <w:p w14:paraId="245D57D0" w14:textId="77777777" w:rsidR="002D2EC5" w:rsidRPr="002108FE" w:rsidRDefault="002D2EC5" w:rsidP="002D2EC5">
                        <w:pPr>
                          <w:rPr>
                            <w:b/>
                          </w:rPr>
                        </w:pPr>
                        <w:r w:rsidRPr="002108FE">
                          <w:rPr>
                            <w:b/>
                          </w:rPr>
                          <w:t>Months</w:t>
                        </w:r>
                      </w:p>
                      <w:p w14:paraId="2BFE85F4"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5E65AEBE" w14:textId="77777777" w:rsidR="006A3F69" w:rsidRDefault="002D2EC5" w:rsidP="002D2EC5">
                        <w:pPr>
                          <w:rPr>
                            <w:b/>
                            <w:bCs/>
                            <w:szCs w:val="21"/>
                          </w:rPr>
                        </w:pPr>
                        <w:r w:rsidRPr="002108FE">
                          <w:rPr>
                            <w:b/>
                            <w:bCs/>
                            <w:szCs w:val="21"/>
                          </w:rPr>
                          <w:t>QAR Ref</w:t>
                        </w:r>
                      </w:p>
                      <w:p w14:paraId="7DED8556" w14:textId="77777777" w:rsidR="002D2EC5" w:rsidRPr="002108FE" w:rsidRDefault="002D2EC5" w:rsidP="002D2EC5">
                        <w:pPr>
                          <w:rPr>
                            <w:b/>
                          </w:rPr>
                        </w:pPr>
                        <w:r w:rsidRPr="002108FE">
                          <w:rPr>
                            <w:rFonts w:hint="eastAsia"/>
                            <w:b/>
                          </w:rPr>
                          <w:t>报告编号</w:t>
                        </w:r>
                      </w:p>
                      <w:p w14:paraId="1C213E0A" w14:textId="77777777" w:rsidR="002D2EC5" w:rsidRPr="002108FE" w:rsidRDefault="002D2EC5" w:rsidP="002D2EC5">
                        <w:pPr>
                          <w:rPr>
                            <w:b/>
                            <w:bCs/>
                            <w:szCs w:val="21"/>
                          </w:rPr>
                        </w:pPr>
                      </w:p>
                      <w:p w14:paraId="4255BA9B" w14:textId="77777777" w:rsidR="002D2EC5" w:rsidRPr="002108FE" w:rsidRDefault="002D2EC5" w:rsidP="002D2EC5">
                        <w:pPr>
                          <w:rPr>
                            <w:b/>
                          </w:rPr>
                        </w:pPr>
                      </w:p>
                    </w:tc>
                    <w:tc>
                      <w:tcPr>
                        <w:tcW w:w="2126" w:type="dxa"/>
                        <w:shd w:val="clear" w:color="auto" w:fill="EAF1DD" w:themeFill="accent3" w:themeFillTint="33"/>
                      </w:tcPr>
                      <w:p w14:paraId="6DE4B641" w14:textId="77777777" w:rsidR="002D2EC5" w:rsidRPr="002108FE" w:rsidRDefault="002D2EC5" w:rsidP="002D2EC5">
                        <w:pPr>
                          <w:rPr>
                            <w:b/>
                          </w:rPr>
                        </w:pPr>
                        <w:r w:rsidRPr="002108FE">
                          <w:rPr>
                            <w:b/>
                            <w:bCs/>
                            <w:szCs w:val="21"/>
                          </w:rPr>
                          <w:t>Auditor</w:t>
                        </w:r>
                        <w:r w:rsidRPr="002108FE">
                          <w:rPr>
                            <w:rFonts w:hint="eastAsia"/>
                            <w:b/>
                          </w:rPr>
                          <w:t>审核员</w:t>
                        </w:r>
                      </w:p>
                    </w:tc>
                    <w:tc>
                      <w:tcPr>
                        <w:tcW w:w="1953" w:type="dxa"/>
                        <w:shd w:val="clear" w:color="auto" w:fill="EAF1DD" w:themeFill="accent3" w:themeFillTint="33"/>
                      </w:tcPr>
                      <w:p w14:paraId="7A30D5AB" w14:textId="77777777" w:rsidR="006A3F69" w:rsidRDefault="002D2EC5" w:rsidP="002D2EC5">
                        <w:pPr>
                          <w:rPr>
                            <w:b/>
                            <w:bCs/>
                            <w:szCs w:val="21"/>
                          </w:rPr>
                        </w:pPr>
                        <w:r w:rsidRPr="002108FE">
                          <w:rPr>
                            <w:b/>
                            <w:bCs/>
                            <w:szCs w:val="21"/>
                          </w:rPr>
                          <w:t>Audit Item</w:t>
                        </w:r>
                      </w:p>
                      <w:p w14:paraId="3E81FD47"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1BDE65E3" w14:textId="77777777" w:rsidR="006A3F69" w:rsidRDefault="002D2EC5" w:rsidP="002D2EC5">
                        <w:pPr>
                          <w:rPr>
                            <w:b/>
                            <w:bCs/>
                            <w:szCs w:val="21"/>
                          </w:rPr>
                        </w:pPr>
                        <w:r w:rsidRPr="002108FE">
                          <w:rPr>
                            <w:rFonts w:hint="eastAsia"/>
                            <w:b/>
                            <w:bCs/>
                            <w:szCs w:val="21"/>
                          </w:rPr>
                          <w:t>Oper</w:t>
                        </w:r>
                        <w:r w:rsidRPr="002108FE">
                          <w:rPr>
                            <w:b/>
                            <w:bCs/>
                            <w:szCs w:val="21"/>
                          </w:rPr>
                          <w:t>ator</w:t>
                        </w:r>
                      </w:p>
                      <w:p w14:paraId="3DF767D1" w14:textId="77777777" w:rsidR="002D2EC5" w:rsidRPr="002108FE" w:rsidRDefault="002D2EC5" w:rsidP="002D2EC5">
                        <w:pPr>
                          <w:rPr>
                            <w:b/>
                            <w:bCs/>
                            <w:szCs w:val="21"/>
                          </w:rPr>
                        </w:pPr>
                        <w:r w:rsidRPr="002108FE">
                          <w:rPr>
                            <w:rFonts w:hint="eastAsia"/>
                            <w:b/>
                            <w:bCs/>
                            <w:szCs w:val="21"/>
                          </w:rPr>
                          <w:t>操作</w:t>
                        </w:r>
                      </w:p>
                    </w:tc>
                  </w:tr>
                  <w:tr w:rsidR="002D2EC5" w14:paraId="74330653" w14:textId="77777777" w:rsidTr="008B48AE">
                    <w:trPr>
                      <w:trHeight w:val="94"/>
                    </w:trPr>
                    <w:tc>
                      <w:tcPr>
                        <w:tcW w:w="1528" w:type="dxa"/>
                      </w:tcPr>
                      <w:p w14:paraId="303EAABD" w14:textId="77777777" w:rsidR="002D2EC5" w:rsidRDefault="002A7A5C" w:rsidP="002D2EC5">
                        <w:r>
                          <w:rPr>
                            <w:rFonts w:hint="eastAsia"/>
                          </w:rPr>
                          <w:t>A</w:t>
                        </w:r>
                        <w:r>
                          <w:t>UG</w:t>
                        </w:r>
                      </w:p>
                    </w:tc>
                    <w:tc>
                      <w:tcPr>
                        <w:tcW w:w="1848" w:type="dxa"/>
                      </w:tcPr>
                      <w:p w14:paraId="6F28DD43" w14:textId="77777777" w:rsidR="002D2EC5" w:rsidRDefault="002D2EC5" w:rsidP="002D2EC5">
                        <w:r>
                          <w:rPr>
                            <w:rFonts w:hint="eastAsia"/>
                          </w:rPr>
                          <w:t>XXX</w:t>
                        </w:r>
                      </w:p>
                    </w:tc>
                    <w:tc>
                      <w:tcPr>
                        <w:tcW w:w="2126" w:type="dxa"/>
                      </w:tcPr>
                      <w:p w14:paraId="0DBD53EC" w14:textId="77777777" w:rsidR="002D2EC5" w:rsidRDefault="002D2EC5" w:rsidP="002D2EC5">
                        <w:r>
                          <w:rPr>
                            <w:rFonts w:hint="eastAsia"/>
                          </w:rPr>
                          <w:t>XXX</w:t>
                        </w:r>
                      </w:p>
                    </w:tc>
                    <w:tc>
                      <w:tcPr>
                        <w:tcW w:w="1953" w:type="dxa"/>
                      </w:tcPr>
                      <w:p w14:paraId="33492C86" w14:textId="77777777" w:rsidR="002D2EC5" w:rsidRDefault="002D2EC5" w:rsidP="002D2EC5">
                        <w:r>
                          <w:rPr>
                            <w:rFonts w:hint="eastAsia"/>
                          </w:rPr>
                          <w:t>XXX</w:t>
                        </w:r>
                      </w:p>
                    </w:tc>
                    <w:tc>
                      <w:tcPr>
                        <w:tcW w:w="1957" w:type="dxa"/>
                      </w:tcPr>
                      <w:p w14:paraId="193DD577"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32AEA5ED" w14:textId="77777777" w:rsidTr="008B48AE">
                    <w:trPr>
                      <w:trHeight w:val="297"/>
                    </w:trPr>
                    <w:tc>
                      <w:tcPr>
                        <w:tcW w:w="1528" w:type="dxa"/>
                      </w:tcPr>
                      <w:p w14:paraId="6486A505" w14:textId="77777777" w:rsidR="002D2EC5" w:rsidRDefault="002A7A5C" w:rsidP="002D2EC5">
                        <w:r>
                          <w:rPr>
                            <w:rFonts w:hint="eastAsia"/>
                          </w:rPr>
                          <w:t>A</w:t>
                        </w:r>
                        <w:r>
                          <w:t>UG</w:t>
                        </w:r>
                      </w:p>
                    </w:tc>
                    <w:tc>
                      <w:tcPr>
                        <w:tcW w:w="1848" w:type="dxa"/>
                      </w:tcPr>
                      <w:p w14:paraId="1C75AF39" w14:textId="77777777" w:rsidR="002D2EC5" w:rsidRDefault="002D2EC5" w:rsidP="002D2EC5">
                        <w:r>
                          <w:rPr>
                            <w:rFonts w:hint="eastAsia"/>
                          </w:rPr>
                          <w:t>XXX</w:t>
                        </w:r>
                      </w:p>
                    </w:tc>
                    <w:tc>
                      <w:tcPr>
                        <w:tcW w:w="2126" w:type="dxa"/>
                      </w:tcPr>
                      <w:p w14:paraId="69CFE197" w14:textId="77777777" w:rsidR="002D2EC5" w:rsidRDefault="002D2EC5" w:rsidP="002D2EC5">
                        <w:r>
                          <w:rPr>
                            <w:rFonts w:hint="eastAsia"/>
                          </w:rPr>
                          <w:t>XXX</w:t>
                        </w:r>
                      </w:p>
                    </w:tc>
                    <w:tc>
                      <w:tcPr>
                        <w:tcW w:w="1953" w:type="dxa"/>
                      </w:tcPr>
                      <w:p w14:paraId="670E4D6C" w14:textId="77777777" w:rsidR="002D2EC5" w:rsidRDefault="002D2EC5" w:rsidP="002D2EC5">
                        <w:r>
                          <w:rPr>
                            <w:rFonts w:hint="eastAsia"/>
                          </w:rPr>
                          <w:t>XXX</w:t>
                        </w:r>
                      </w:p>
                    </w:tc>
                    <w:tc>
                      <w:tcPr>
                        <w:tcW w:w="1957" w:type="dxa"/>
                      </w:tcPr>
                      <w:p w14:paraId="2ABD13D5"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71203CE0"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77725A57" w14:textId="77777777" w:rsidTr="002108FE">
                    <w:trPr>
                      <w:trHeight w:hRule="exact" w:val="868"/>
                    </w:trPr>
                    <w:tc>
                      <w:tcPr>
                        <w:tcW w:w="1528" w:type="dxa"/>
                        <w:shd w:val="clear" w:color="auto" w:fill="EAF1DD" w:themeFill="accent3" w:themeFillTint="33"/>
                      </w:tcPr>
                      <w:p w14:paraId="7CCC5E06" w14:textId="77777777" w:rsidR="002D2EC5" w:rsidRPr="002108FE" w:rsidRDefault="002D2EC5" w:rsidP="002D2EC5">
                        <w:pPr>
                          <w:rPr>
                            <w:b/>
                          </w:rPr>
                        </w:pPr>
                        <w:r w:rsidRPr="002108FE">
                          <w:rPr>
                            <w:b/>
                          </w:rPr>
                          <w:t>Months</w:t>
                        </w:r>
                      </w:p>
                      <w:p w14:paraId="474007BC"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7E75A55D" w14:textId="77777777" w:rsidR="006A3F69" w:rsidRDefault="002D2EC5" w:rsidP="002D2EC5">
                        <w:pPr>
                          <w:rPr>
                            <w:b/>
                            <w:bCs/>
                            <w:szCs w:val="21"/>
                          </w:rPr>
                        </w:pPr>
                        <w:r w:rsidRPr="002108FE">
                          <w:rPr>
                            <w:b/>
                            <w:bCs/>
                            <w:szCs w:val="21"/>
                          </w:rPr>
                          <w:t>QAR Ref</w:t>
                        </w:r>
                      </w:p>
                      <w:p w14:paraId="0255DA79" w14:textId="77777777" w:rsidR="002D2EC5" w:rsidRPr="002108FE" w:rsidRDefault="002D2EC5" w:rsidP="002D2EC5">
                        <w:pPr>
                          <w:rPr>
                            <w:b/>
                          </w:rPr>
                        </w:pPr>
                        <w:r w:rsidRPr="002108FE">
                          <w:rPr>
                            <w:rFonts w:hint="eastAsia"/>
                            <w:b/>
                          </w:rPr>
                          <w:t>报告编号</w:t>
                        </w:r>
                      </w:p>
                      <w:p w14:paraId="32AB06D6" w14:textId="77777777" w:rsidR="002D2EC5" w:rsidRPr="002108FE" w:rsidRDefault="002D2EC5" w:rsidP="002D2EC5">
                        <w:pPr>
                          <w:rPr>
                            <w:b/>
                            <w:bCs/>
                            <w:szCs w:val="21"/>
                          </w:rPr>
                        </w:pPr>
                      </w:p>
                      <w:p w14:paraId="66320008" w14:textId="77777777" w:rsidR="002D2EC5" w:rsidRPr="002108FE" w:rsidRDefault="002D2EC5" w:rsidP="002D2EC5">
                        <w:pPr>
                          <w:rPr>
                            <w:b/>
                          </w:rPr>
                        </w:pPr>
                      </w:p>
                    </w:tc>
                    <w:tc>
                      <w:tcPr>
                        <w:tcW w:w="2126" w:type="dxa"/>
                        <w:shd w:val="clear" w:color="auto" w:fill="EAF1DD" w:themeFill="accent3" w:themeFillTint="33"/>
                      </w:tcPr>
                      <w:p w14:paraId="27381DE8" w14:textId="77777777" w:rsidR="006A3F69" w:rsidRDefault="002D2EC5" w:rsidP="002D2EC5">
                        <w:pPr>
                          <w:rPr>
                            <w:b/>
                            <w:bCs/>
                            <w:szCs w:val="21"/>
                          </w:rPr>
                        </w:pPr>
                        <w:r w:rsidRPr="002108FE">
                          <w:rPr>
                            <w:b/>
                            <w:bCs/>
                            <w:szCs w:val="21"/>
                          </w:rPr>
                          <w:t>Auditor</w:t>
                        </w:r>
                      </w:p>
                      <w:p w14:paraId="2EE00F72"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64BD4ACC" w14:textId="77777777" w:rsidR="006A3F69" w:rsidRDefault="002D2EC5" w:rsidP="002D2EC5">
                        <w:pPr>
                          <w:rPr>
                            <w:b/>
                            <w:bCs/>
                            <w:szCs w:val="21"/>
                          </w:rPr>
                        </w:pPr>
                        <w:r w:rsidRPr="002108FE">
                          <w:rPr>
                            <w:b/>
                            <w:bCs/>
                            <w:szCs w:val="21"/>
                          </w:rPr>
                          <w:t>Audit Item</w:t>
                        </w:r>
                      </w:p>
                      <w:p w14:paraId="4CEB71C3"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7F783721" w14:textId="77777777" w:rsidR="006A3F69" w:rsidRDefault="002D2EC5" w:rsidP="002D2EC5">
                        <w:pPr>
                          <w:rPr>
                            <w:b/>
                            <w:bCs/>
                            <w:szCs w:val="21"/>
                          </w:rPr>
                        </w:pPr>
                        <w:r w:rsidRPr="002108FE">
                          <w:rPr>
                            <w:rFonts w:hint="eastAsia"/>
                            <w:b/>
                            <w:bCs/>
                            <w:szCs w:val="21"/>
                          </w:rPr>
                          <w:t>Oper</w:t>
                        </w:r>
                        <w:r w:rsidRPr="002108FE">
                          <w:rPr>
                            <w:b/>
                            <w:bCs/>
                            <w:szCs w:val="21"/>
                          </w:rPr>
                          <w:t>ator</w:t>
                        </w:r>
                      </w:p>
                      <w:p w14:paraId="41E7DF67" w14:textId="77777777" w:rsidR="002D2EC5" w:rsidRPr="002108FE" w:rsidRDefault="002D2EC5" w:rsidP="002D2EC5">
                        <w:pPr>
                          <w:rPr>
                            <w:b/>
                            <w:bCs/>
                            <w:szCs w:val="21"/>
                          </w:rPr>
                        </w:pPr>
                        <w:r w:rsidRPr="002108FE">
                          <w:rPr>
                            <w:rFonts w:hint="eastAsia"/>
                            <w:b/>
                            <w:bCs/>
                            <w:szCs w:val="21"/>
                          </w:rPr>
                          <w:t>操作</w:t>
                        </w:r>
                      </w:p>
                    </w:tc>
                  </w:tr>
                  <w:tr w:rsidR="002D2EC5" w14:paraId="5E0736AB" w14:textId="77777777" w:rsidTr="008B48AE">
                    <w:trPr>
                      <w:trHeight w:val="94"/>
                    </w:trPr>
                    <w:tc>
                      <w:tcPr>
                        <w:tcW w:w="1528" w:type="dxa"/>
                      </w:tcPr>
                      <w:p w14:paraId="7900B955" w14:textId="77777777" w:rsidR="002D2EC5" w:rsidRDefault="002A7A5C" w:rsidP="002D2EC5">
                        <w:r>
                          <w:rPr>
                            <w:rFonts w:hint="eastAsia"/>
                          </w:rPr>
                          <w:t>S</w:t>
                        </w:r>
                        <w:r>
                          <w:t>EP</w:t>
                        </w:r>
                      </w:p>
                    </w:tc>
                    <w:tc>
                      <w:tcPr>
                        <w:tcW w:w="1848" w:type="dxa"/>
                      </w:tcPr>
                      <w:p w14:paraId="2BD2EA4A" w14:textId="77777777" w:rsidR="002D2EC5" w:rsidRDefault="002D2EC5" w:rsidP="002D2EC5">
                        <w:r>
                          <w:rPr>
                            <w:rFonts w:hint="eastAsia"/>
                          </w:rPr>
                          <w:t>XXX</w:t>
                        </w:r>
                      </w:p>
                    </w:tc>
                    <w:tc>
                      <w:tcPr>
                        <w:tcW w:w="2126" w:type="dxa"/>
                      </w:tcPr>
                      <w:p w14:paraId="5572EED3" w14:textId="77777777" w:rsidR="002D2EC5" w:rsidRDefault="002D2EC5" w:rsidP="002D2EC5">
                        <w:r>
                          <w:rPr>
                            <w:rFonts w:hint="eastAsia"/>
                          </w:rPr>
                          <w:t>XXX</w:t>
                        </w:r>
                      </w:p>
                    </w:tc>
                    <w:tc>
                      <w:tcPr>
                        <w:tcW w:w="1953" w:type="dxa"/>
                      </w:tcPr>
                      <w:p w14:paraId="3540FB9B" w14:textId="77777777" w:rsidR="002D2EC5" w:rsidRDefault="002D2EC5" w:rsidP="002D2EC5">
                        <w:r>
                          <w:rPr>
                            <w:rFonts w:hint="eastAsia"/>
                          </w:rPr>
                          <w:t>XXX</w:t>
                        </w:r>
                      </w:p>
                    </w:tc>
                    <w:tc>
                      <w:tcPr>
                        <w:tcW w:w="1957" w:type="dxa"/>
                      </w:tcPr>
                      <w:p w14:paraId="190132D1"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086A284A" w14:textId="77777777" w:rsidTr="008B48AE">
                    <w:trPr>
                      <w:trHeight w:val="297"/>
                    </w:trPr>
                    <w:tc>
                      <w:tcPr>
                        <w:tcW w:w="1528" w:type="dxa"/>
                      </w:tcPr>
                      <w:p w14:paraId="55C9278B" w14:textId="77777777" w:rsidR="002D2EC5" w:rsidRDefault="002A7A5C" w:rsidP="002D2EC5">
                        <w:r>
                          <w:rPr>
                            <w:rFonts w:hint="eastAsia"/>
                          </w:rPr>
                          <w:t>S</w:t>
                        </w:r>
                        <w:r>
                          <w:t>EP</w:t>
                        </w:r>
                      </w:p>
                    </w:tc>
                    <w:tc>
                      <w:tcPr>
                        <w:tcW w:w="1848" w:type="dxa"/>
                      </w:tcPr>
                      <w:p w14:paraId="20FEEF24" w14:textId="77777777" w:rsidR="002D2EC5" w:rsidRDefault="002D2EC5" w:rsidP="002D2EC5">
                        <w:r>
                          <w:rPr>
                            <w:rFonts w:hint="eastAsia"/>
                          </w:rPr>
                          <w:t>XXX</w:t>
                        </w:r>
                      </w:p>
                    </w:tc>
                    <w:tc>
                      <w:tcPr>
                        <w:tcW w:w="2126" w:type="dxa"/>
                      </w:tcPr>
                      <w:p w14:paraId="6F290447" w14:textId="77777777" w:rsidR="002D2EC5" w:rsidRDefault="002D2EC5" w:rsidP="002D2EC5">
                        <w:r>
                          <w:rPr>
                            <w:rFonts w:hint="eastAsia"/>
                          </w:rPr>
                          <w:t>XXX</w:t>
                        </w:r>
                      </w:p>
                    </w:tc>
                    <w:tc>
                      <w:tcPr>
                        <w:tcW w:w="1953" w:type="dxa"/>
                      </w:tcPr>
                      <w:p w14:paraId="13960D95" w14:textId="77777777" w:rsidR="002D2EC5" w:rsidRDefault="002D2EC5" w:rsidP="002D2EC5">
                        <w:r>
                          <w:rPr>
                            <w:rFonts w:hint="eastAsia"/>
                          </w:rPr>
                          <w:t>XXX</w:t>
                        </w:r>
                      </w:p>
                    </w:tc>
                    <w:tc>
                      <w:tcPr>
                        <w:tcW w:w="1957" w:type="dxa"/>
                      </w:tcPr>
                      <w:p w14:paraId="7E93D548"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6B985F8B"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5EBFEC0F" w14:textId="77777777" w:rsidTr="002108FE">
                    <w:trPr>
                      <w:trHeight w:hRule="exact" w:val="866"/>
                    </w:trPr>
                    <w:tc>
                      <w:tcPr>
                        <w:tcW w:w="1528" w:type="dxa"/>
                        <w:shd w:val="clear" w:color="auto" w:fill="EAF1DD" w:themeFill="accent3" w:themeFillTint="33"/>
                      </w:tcPr>
                      <w:p w14:paraId="4F964E55" w14:textId="77777777" w:rsidR="002D2EC5" w:rsidRPr="002108FE" w:rsidRDefault="002D2EC5" w:rsidP="002D2EC5">
                        <w:pPr>
                          <w:rPr>
                            <w:b/>
                          </w:rPr>
                        </w:pPr>
                        <w:r w:rsidRPr="002108FE">
                          <w:rPr>
                            <w:b/>
                          </w:rPr>
                          <w:t>Months</w:t>
                        </w:r>
                      </w:p>
                      <w:p w14:paraId="5447F004"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66CF9AD3" w14:textId="77777777" w:rsidR="006A3F69" w:rsidRDefault="002D2EC5" w:rsidP="002D2EC5">
                        <w:pPr>
                          <w:rPr>
                            <w:b/>
                            <w:bCs/>
                            <w:szCs w:val="21"/>
                          </w:rPr>
                        </w:pPr>
                        <w:r w:rsidRPr="002108FE">
                          <w:rPr>
                            <w:b/>
                            <w:bCs/>
                            <w:szCs w:val="21"/>
                          </w:rPr>
                          <w:t>QAR Ref</w:t>
                        </w:r>
                      </w:p>
                      <w:p w14:paraId="45737488" w14:textId="77777777" w:rsidR="002D2EC5" w:rsidRPr="002108FE" w:rsidRDefault="002D2EC5" w:rsidP="002D2EC5">
                        <w:pPr>
                          <w:rPr>
                            <w:b/>
                          </w:rPr>
                        </w:pPr>
                        <w:r w:rsidRPr="002108FE">
                          <w:rPr>
                            <w:rFonts w:hint="eastAsia"/>
                            <w:b/>
                          </w:rPr>
                          <w:t>报告编号</w:t>
                        </w:r>
                      </w:p>
                      <w:p w14:paraId="794A641D" w14:textId="77777777" w:rsidR="002D2EC5" w:rsidRPr="002108FE" w:rsidRDefault="002D2EC5" w:rsidP="002D2EC5">
                        <w:pPr>
                          <w:rPr>
                            <w:b/>
                            <w:bCs/>
                            <w:szCs w:val="21"/>
                          </w:rPr>
                        </w:pPr>
                      </w:p>
                      <w:p w14:paraId="35EF9D27" w14:textId="77777777" w:rsidR="002D2EC5" w:rsidRPr="002108FE" w:rsidRDefault="002D2EC5" w:rsidP="002D2EC5">
                        <w:pPr>
                          <w:rPr>
                            <w:b/>
                          </w:rPr>
                        </w:pPr>
                      </w:p>
                    </w:tc>
                    <w:tc>
                      <w:tcPr>
                        <w:tcW w:w="2126" w:type="dxa"/>
                        <w:shd w:val="clear" w:color="auto" w:fill="EAF1DD" w:themeFill="accent3" w:themeFillTint="33"/>
                      </w:tcPr>
                      <w:p w14:paraId="446CBB4F" w14:textId="77777777" w:rsidR="006A3F69" w:rsidRDefault="002D2EC5" w:rsidP="002D2EC5">
                        <w:pPr>
                          <w:rPr>
                            <w:b/>
                            <w:bCs/>
                            <w:szCs w:val="21"/>
                          </w:rPr>
                        </w:pPr>
                        <w:r w:rsidRPr="002108FE">
                          <w:rPr>
                            <w:b/>
                            <w:bCs/>
                            <w:szCs w:val="21"/>
                          </w:rPr>
                          <w:t>Auditor</w:t>
                        </w:r>
                      </w:p>
                      <w:p w14:paraId="1A5A8CE2"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1EDB8302" w14:textId="77777777" w:rsidR="006A3F69" w:rsidRDefault="002D2EC5" w:rsidP="002D2EC5">
                        <w:pPr>
                          <w:rPr>
                            <w:b/>
                            <w:bCs/>
                            <w:szCs w:val="21"/>
                          </w:rPr>
                        </w:pPr>
                        <w:r w:rsidRPr="002108FE">
                          <w:rPr>
                            <w:b/>
                            <w:bCs/>
                            <w:szCs w:val="21"/>
                          </w:rPr>
                          <w:t>Audit Item</w:t>
                        </w:r>
                      </w:p>
                      <w:p w14:paraId="663DB373"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681A26CE" w14:textId="77777777" w:rsidR="006A3F69" w:rsidRDefault="002D2EC5" w:rsidP="002D2EC5">
                        <w:pPr>
                          <w:rPr>
                            <w:b/>
                            <w:bCs/>
                            <w:szCs w:val="21"/>
                          </w:rPr>
                        </w:pPr>
                        <w:r w:rsidRPr="002108FE">
                          <w:rPr>
                            <w:rFonts w:hint="eastAsia"/>
                            <w:b/>
                            <w:bCs/>
                            <w:szCs w:val="21"/>
                          </w:rPr>
                          <w:t>Oper</w:t>
                        </w:r>
                        <w:r w:rsidRPr="002108FE">
                          <w:rPr>
                            <w:b/>
                            <w:bCs/>
                            <w:szCs w:val="21"/>
                          </w:rPr>
                          <w:t>ator</w:t>
                        </w:r>
                      </w:p>
                      <w:p w14:paraId="4E4F997B" w14:textId="77777777" w:rsidR="002D2EC5" w:rsidRPr="002108FE" w:rsidRDefault="002D2EC5" w:rsidP="002D2EC5">
                        <w:pPr>
                          <w:rPr>
                            <w:b/>
                            <w:bCs/>
                            <w:szCs w:val="21"/>
                          </w:rPr>
                        </w:pPr>
                        <w:r w:rsidRPr="002108FE">
                          <w:rPr>
                            <w:rFonts w:hint="eastAsia"/>
                            <w:b/>
                            <w:bCs/>
                            <w:szCs w:val="21"/>
                          </w:rPr>
                          <w:t>操作</w:t>
                        </w:r>
                      </w:p>
                    </w:tc>
                  </w:tr>
                  <w:tr w:rsidR="002D2EC5" w14:paraId="74E7082A" w14:textId="77777777" w:rsidTr="008B48AE">
                    <w:trPr>
                      <w:trHeight w:val="94"/>
                    </w:trPr>
                    <w:tc>
                      <w:tcPr>
                        <w:tcW w:w="1528" w:type="dxa"/>
                      </w:tcPr>
                      <w:p w14:paraId="03CFD644" w14:textId="77777777" w:rsidR="002D2EC5" w:rsidRDefault="002A7A5C" w:rsidP="002D2EC5">
                        <w:r>
                          <w:rPr>
                            <w:rFonts w:hint="eastAsia"/>
                          </w:rPr>
                          <w:t>O</w:t>
                        </w:r>
                        <w:r>
                          <w:t>CT</w:t>
                        </w:r>
                      </w:p>
                    </w:tc>
                    <w:tc>
                      <w:tcPr>
                        <w:tcW w:w="1848" w:type="dxa"/>
                      </w:tcPr>
                      <w:p w14:paraId="575BA7DF" w14:textId="77777777" w:rsidR="002D2EC5" w:rsidRDefault="002D2EC5" w:rsidP="002D2EC5">
                        <w:r>
                          <w:rPr>
                            <w:rFonts w:hint="eastAsia"/>
                          </w:rPr>
                          <w:t>XXX</w:t>
                        </w:r>
                      </w:p>
                    </w:tc>
                    <w:tc>
                      <w:tcPr>
                        <w:tcW w:w="2126" w:type="dxa"/>
                      </w:tcPr>
                      <w:p w14:paraId="7244068D" w14:textId="77777777" w:rsidR="002D2EC5" w:rsidRDefault="002D2EC5" w:rsidP="002D2EC5">
                        <w:r>
                          <w:rPr>
                            <w:rFonts w:hint="eastAsia"/>
                          </w:rPr>
                          <w:t>XXX</w:t>
                        </w:r>
                      </w:p>
                    </w:tc>
                    <w:tc>
                      <w:tcPr>
                        <w:tcW w:w="1953" w:type="dxa"/>
                      </w:tcPr>
                      <w:p w14:paraId="36BC48AF" w14:textId="77777777" w:rsidR="002D2EC5" w:rsidRDefault="002D2EC5" w:rsidP="002D2EC5">
                        <w:r>
                          <w:rPr>
                            <w:rFonts w:hint="eastAsia"/>
                          </w:rPr>
                          <w:t>XXX</w:t>
                        </w:r>
                      </w:p>
                    </w:tc>
                    <w:tc>
                      <w:tcPr>
                        <w:tcW w:w="1957" w:type="dxa"/>
                      </w:tcPr>
                      <w:p w14:paraId="703D25FB"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4E696A76" w14:textId="77777777" w:rsidTr="008B48AE">
                    <w:trPr>
                      <w:trHeight w:val="297"/>
                    </w:trPr>
                    <w:tc>
                      <w:tcPr>
                        <w:tcW w:w="1528" w:type="dxa"/>
                      </w:tcPr>
                      <w:p w14:paraId="5E31285F" w14:textId="77777777" w:rsidR="002D2EC5" w:rsidRDefault="002A7A5C" w:rsidP="002D2EC5">
                        <w:r>
                          <w:rPr>
                            <w:rFonts w:hint="eastAsia"/>
                          </w:rPr>
                          <w:t>O</w:t>
                        </w:r>
                        <w:r>
                          <w:t>CT</w:t>
                        </w:r>
                      </w:p>
                    </w:tc>
                    <w:tc>
                      <w:tcPr>
                        <w:tcW w:w="1848" w:type="dxa"/>
                      </w:tcPr>
                      <w:p w14:paraId="1EE69AC2" w14:textId="77777777" w:rsidR="002D2EC5" w:rsidRDefault="002D2EC5" w:rsidP="002D2EC5">
                        <w:r>
                          <w:rPr>
                            <w:rFonts w:hint="eastAsia"/>
                          </w:rPr>
                          <w:t>XXX</w:t>
                        </w:r>
                      </w:p>
                    </w:tc>
                    <w:tc>
                      <w:tcPr>
                        <w:tcW w:w="2126" w:type="dxa"/>
                      </w:tcPr>
                      <w:p w14:paraId="0FCBBA94" w14:textId="77777777" w:rsidR="002D2EC5" w:rsidRDefault="002D2EC5" w:rsidP="002D2EC5">
                        <w:r>
                          <w:rPr>
                            <w:rFonts w:hint="eastAsia"/>
                          </w:rPr>
                          <w:t>XXX</w:t>
                        </w:r>
                      </w:p>
                    </w:tc>
                    <w:tc>
                      <w:tcPr>
                        <w:tcW w:w="1953" w:type="dxa"/>
                      </w:tcPr>
                      <w:p w14:paraId="15C178CA" w14:textId="77777777" w:rsidR="002D2EC5" w:rsidRDefault="002D2EC5" w:rsidP="002D2EC5">
                        <w:r>
                          <w:rPr>
                            <w:rFonts w:hint="eastAsia"/>
                          </w:rPr>
                          <w:t>XXX</w:t>
                        </w:r>
                      </w:p>
                    </w:tc>
                    <w:tc>
                      <w:tcPr>
                        <w:tcW w:w="1957" w:type="dxa"/>
                      </w:tcPr>
                      <w:p w14:paraId="3A4399A0"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3D261AD1"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5BCBD5E5" w14:textId="77777777" w:rsidTr="002108FE">
                    <w:trPr>
                      <w:trHeight w:hRule="exact" w:val="837"/>
                    </w:trPr>
                    <w:tc>
                      <w:tcPr>
                        <w:tcW w:w="1528" w:type="dxa"/>
                        <w:shd w:val="clear" w:color="auto" w:fill="EAF1DD" w:themeFill="accent3" w:themeFillTint="33"/>
                      </w:tcPr>
                      <w:p w14:paraId="79DF979E" w14:textId="77777777" w:rsidR="002D2EC5" w:rsidRPr="002108FE" w:rsidRDefault="002D2EC5" w:rsidP="002D2EC5">
                        <w:pPr>
                          <w:rPr>
                            <w:b/>
                          </w:rPr>
                        </w:pPr>
                        <w:r w:rsidRPr="002108FE">
                          <w:rPr>
                            <w:b/>
                          </w:rPr>
                          <w:t>Months</w:t>
                        </w:r>
                      </w:p>
                      <w:p w14:paraId="11C8847C"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548F34BB" w14:textId="77777777" w:rsidR="006A3F69" w:rsidRDefault="002D2EC5" w:rsidP="002D2EC5">
                        <w:pPr>
                          <w:rPr>
                            <w:b/>
                            <w:bCs/>
                            <w:szCs w:val="21"/>
                          </w:rPr>
                        </w:pPr>
                        <w:r w:rsidRPr="002108FE">
                          <w:rPr>
                            <w:b/>
                            <w:bCs/>
                            <w:szCs w:val="21"/>
                          </w:rPr>
                          <w:t>QAR Ref</w:t>
                        </w:r>
                      </w:p>
                      <w:p w14:paraId="14E6BFCE" w14:textId="77777777" w:rsidR="002D2EC5" w:rsidRPr="002108FE" w:rsidRDefault="002D2EC5" w:rsidP="002D2EC5">
                        <w:pPr>
                          <w:rPr>
                            <w:b/>
                          </w:rPr>
                        </w:pPr>
                        <w:r w:rsidRPr="002108FE">
                          <w:rPr>
                            <w:rFonts w:hint="eastAsia"/>
                            <w:b/>
                          </w:rPr>
                          <w:t>报告编号</w:t>
                        </w:r>
                      </w:p>
                      <w:p w14:paraId="7358FB74" w14:textId="77777777" w:rsidR="002D2EC5" w:rsidRPr="002108FE" w:rsidRDefault="002D2EC5" w:rsidP="002D2EC5">
                        <w:pPr>
                          <w:rPr>
                            <w:b/>
                            <w:bCs/>
                            <w:szCs w:val="21"/>
                          </w:rPr>
                        </w:pPr>
                      </w:p>
                      <w:p w14:paraId="37B38521" w14:textId="77777777" w:rsidR="002D2EC5" w:rsidRPr="002108FE" w:rsidRDefault="002D2EC5" w:rsidP="002D2EC5">
                        <w:pPr>
                          <w:rPr>
                            <w:b/>
                          </w:rPr>
                        </w:pPr>
                      </w:p>
                    </w:tc>
                    <w:tc>
                      <w:tcPr>
                        <w:tcW w:w="2126" w:type="dxa"/>
                        <w:shd w:val="clear" w:color="auto" w:fill="EAF1DD" w:themeFill="accent3" w:themeFillTint="33"/>
                      </w:tcPr>
                      <w:p w14:paraId="7D0723B8" w14:textId="77777777" w:rsidR="006A3F69" w:rsidRDefault="002D2EC5" w:rsidP="002D2EC5">
                        <w:pPr>
                          <w:rPr>
                            <w:b/>
                            <w:bCs/>
                            <w:szCs w:val="21"/>
                          </w:rPr>
                        </w:pPr>
                        <w:r w:rsidRPr="002108FE">
                          <w:rPr>
                            <w:b/>
                            <w:bCs/>
                            <w:szCs w:val="21"/>
                          </w:rPr>
                          <w:t>Auditor</w:t>
                        </w:r>
                      </w:p>
                      <w:p w14:paraId="15F236CB"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082CC16C" w14:textId="77777777" w:rsidR="006A3F69" w:rsidRDefault="002D2EC5" w:rsidP="002D2EC5">
                        <w:pPr>
                          <w:rPr>
                            <w:b/>
                            <w:bCs/>
                            <w:szCs w:val="21"/>
                          </w:rPr>
                        </w:pPr>
                        <w:r w:rsidRPr="002108FE">
                          <w:rPr>
                            <w:b/>
                            <w:bCs/>
                            <w:szCs w:val="21"/>
                          </w:rPr>
                          <w:t>Audit Item</w:t>
                        </w:r>
                      </w:p>
                      <w:p w14:paraId="3804FE23"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32965D82" w14:textId="77777777" w:rsidR="006A3F69" w:rsidRDefault="002D2EC5" w:rsidP="002D2EC5">
                        <w:pPr>
                          <w:rPr>
                            <w:b/>
                            <w:bCs/>
                            <w:szCs w:val="21"/>
                          </w:rPr>
                        </w:pPr>
                        <w:r w:rsidRPr="002108FE">
                          <w:rPr>
                            <w:rFonts w:hint="eastAsia"/>
                            <w:b/>
                            <w:bCs/>
                            <w:szCs w:val="21"/>
                          </w:rPr>
                          <w:t>Oper</w:t>
                        </w:r>
                        <w:r w:rsidRPr="002108FE">
                          <w:rPr>
                            <w:b/>
                            <w:bCs/>
                            <w:szCs w:val="21"/>
                          </w:rPr>
                          <w:t>ator</w:t>
                        </w:r>
                      </w:p>
                      <w:p w14:paraId="4D8E0111" w14:textId="77777777" w:rsidR="002D2EC5" w:rsidRPr="002108FE" w:rsidRDefault="002D2EC5" w:rsidP="002D2EC5">
                        <w:pPr>
                          <w:rPr>
                            <w:b/>
                            <w:bCs/>
                            <w:szCs w:val="21"/>
                          </w:rPr>
                        </w:pPr>
                        <w:r w:rsidRPr="002108FE">
                          <w:rPr>
                            <w:rFonts w:hint="eastAsia"/>
                            <w:b/>
                            <w:bCs/>
                            <w:szCs w:val="21"/>
                          </w:rPr>
                          <w:t>操作</w:t>
                        </w:r>
                      </w:p>
                    </w:tc>
                  </w:tr>
                  <w:tr w:rsidR="002D2EC5" w14:paraId="5AB05A6E" w14:textId="77777777" w:rsidTr="008B48AE">
                    <w:trPr>
                      <w:trHeight w:val="94"/>
                    </w:trPr>
                    <w:tc>
                      <w:tcPr>
                        <w:tcW w:w="1528" w:type="dxa"/>
                      </w:tcPr>
                      <w:p w14:paraId="35D9A189" w14:textId="77777777" w:rsidR="002D2EC5" w:rsidRDefault="002A7A5C" w:rsidP="002D2EC5">
                        <w:r>
                          <w:rPr>
                            <w:rFonts w:hint="eastAsia"/>
                          </w:rPr>
                          <w:t>N</w:t>
                        </w:r>
                        <w:r>
                          <w:t>OV</w:t>
                        </w:r>
                      </w:p>
                    </w:tc>
                    <w:tc>
                      <w:tcPr>
                        <w:tcW w:w="1848" w:type="dxa"/>
                      </w:tcPr>
                      <w:p w14:paraId="7916DB75" w14:textId="77777777" w:rsidR="002D2EC5" w:rsidRDefault="002D2EC5" w:rsidP="002D2EC5">
                        <w:r>
                          <w:rPr>
                            <w:rFonts w:hint="eastAsia"/>
                          </w:rPr>
                          <w:t>XXX</w:t>
                        </w:r>
                      </w:p>
                    </w:tc>
                    <w:tc>
                      <w:tcPr>
                        <w:tcW w:w="2126" w:type="dxa"/>
                      </w:tcPr>
                      <w:p w14:paraId="7CEE1DC6" w14:textId="77777777" w:rsidR="002D2EC5" w:rsidRDefault="002D2EC5" w:rsidP="002D2EC5">
                        <w:r>
                          <w:rPr>
                            <w:rFonts w:hint="eastAsia"/>
                          </w:rPr>
                          <w:t>XXX</w:t>
                        </w:r>
                      </w:p>
                    </w:tc>
                    <w:tc>
                      <w:tcPr>
                        <w:tcW w:w="1953" w:type="dxa"/>
                      </w:tcPr>
                      <w:p w14:paraId="55F921F3" w14:textId="77777777" w:rsidR="002D2EC5" w:rsidRDefault="002D2EC5" w:rsidP="002D2EC5">
                        <w:r>
                          <w:rPr>
                            <w:rFonts w:hint="eastAsia"/>
                          </w:rPr>
                          <w:t>XXX</w:t>
                        </w:r>
                      </w:p>
                    </w:tc>
                    <w:tc>
                      <w:tcPr>
                        <w:tcW w:w="1957" w:type="dxa"/>
                      </w:tcPr>
                      <w:p w14:paraId="51984C34"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4995BF90" w14:textId="77777777" w:rsidTr="008B48AE">
                    <w:trPr>
                      <w:trHeight w:val="297"/>
                    </w:trPr>
                    <w:tc>
                      <w:tcPr>
                        <w:tcW w:w="1528" w:type="dxa"/>
                      </w:tcPr>
                      <w:p w14:paraId="3A8A0B3F" w14:textId="77777777" w:rsidR="002D2EC5" w:rsidRDefault="002A7A5C" w:rsidP="002D2EC5">
                        <w:r>
                          <w:rPr>
                            <w:rFonts w:hint="eastAsia"/>
                          </w:rPr>
                          <w:t>N</w:t>
                        </w:r>
                        <w:r>
                          <w:t>OV</w:t>
                        </w:r>
                      </w:p>
                    </w:tc>
                    <w:tc>
                      <w:tcPr>
                        <w:tcW w:w="1848" w:type="dxa"/>
                      </w:tcPr>
                      <w:p w14:paraId="5CDE4F32" w14:textId="77777777" w:rsidR="002D2EC5" w:rsidRDefault="002D2EC5" w:rsidP="002D2EC5">
                        <w:r>
                          <w:rPr>
                            <w:rFonts w:hint="eastAsia"/>
                          </w:rPr>
                          <w:t>XXX</w:t>
                        </w:r>
                      </w:p>
                    </w:tc>
                    <w:tc>
                      <w:tcPr>
                        <w:tcW w:w="2126" w:type="dxa"/>
                      </w:tcPr>
                      <w:p w14:paraId="57910CCD" w14:textId="77777777" w:rsidR="002D2EC5" w:rsidRDefault="002D2EC5" w:rsidP="002D2EC5">
                        <w:r>
                          <w:rPr>
                            <w:rFonts w:hint="eastAsia"/>
                          </w:rPr>
                          <w:t>XXX</w:t>
                        </w:r>
                      </w:p>
                    </w:tc>
                    <w:tc>
                      <w:tcPr>
                        <w:tcW w:w="1953" w:type="dxa"/>
                      </w:tcPr>
                      <w:p w14:paraId="72A4F3EE" w14:textId="77777777" w:rsidR="002D2EC5" w:rsidRDefault="002D2EC5" w:rsidP="002D2EC5">
                        <w:r>
                          <w:rPr>
                            <w:rFonts w:hint="eastAsia"/>
                          </w:rPr>
                          <w:t>XXX</w:t>
                        </w:r>
                      </w:p>
                    </w:tc>
                    <w:tc>
                      <w:tcPr>
                        <w:tcW w:w="1957" w:type="dxa"/>
                      </w:tcPr>
                      <w:p w14:paraId="3D2EDB09"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10E2C23E" w14:textId="77777777" w:rsidR="002D2EC5" w:rsidRDefault="002D2EC5"/>
                <w:tbl>
                  <w:tblPr>
                    <w:tblStyle w:val="aff8"/>
                    <w:tblW w:w="9412" w:type="dxa"/>
                    <w:tblLook w:val="04A0" w:firstRow="1" w:lastRow="0" w:firstColumn="1" w:lastColumn="0" w:noHBand="0" w:noVBand="1"/>
                  </w:tblPr>
                  <w:tblGrid>
                    <w:gridCol w:w="1528"/>
                    <w:gridCol w:w="1848"/>
                    <w:gridCol w:w="2126"/>
                    <w:gridCol w:w="1953"/>
                    <w:gridCol w:w="1957"/>
                  </w:tblGrid>
                  <w:tr w:rsidR="002D2EC5" w14:paraId="60EC21D8" w14:textId="77777777" w:rsidTr="002108FE">
                    <w:trPr>
                      <w:trHeight w:hRule="exact" w:val="1003"/>
                    </w:trPr>
                    <w:tc>
                      <w:tcPr>
                        <w:tcW w:w="1528" w:type="dxa"/>
                        <w:shd w:val="clear" w:color="auto" w:fill="EAF1DD" w:themeFill="accent3" w:themeFillTint="33"/>
                      </w:tcPr>
                      <w:p w14:paraId="66429093" w14:textId="77777777" w:rsidR="002D2EC5" w:rsidRPr="002108FE" w:rsidRDefault="002D2EC5" w:rsidP="002D2EC5">
                        <w:pPr>
                          <w:rPr>
                            <w:b/>
                          </w:rPr>
                        </w:pPr>
                        <w:r w:rsidRPr="002108FE">
                          <w:rPr>
                            <w:b/>
                          </w:rPr>
                          <w:t>Months</w:t>
                        </w:r>
                      </w:p>
                      <w:p w14:paraId="22B13F41" w14:textId="77777777" w:rsidR="002D2EC5" w:rsidRPr="002108FE" w:rsidRDefault="002D2EC5" w:rsidP="002D2EC5">
                        <w:pPr>
                          <w:rPr>
                            <w:b/>
                          </w:rPr>
                        </w:pPr>
                        <w:r w:rsidRPr="002108FE">
                          <w:rPr>
                            <w:rFonts w:hint="eastAsia"/>
                            <w:b/>
                          </w:rPr>
                          <w:t>月份</w:t>
                        </w:r>
                      </w:p>
                    </w:tc>
                    <w:tc>
                      <w:tcPr>
                        <w:tcW w:w="1848" w:type="dxa"/>
                        <w:shd w:val="clear" w:color="auto" w:fill="EAF1DD" w:themeFill="accent3" w:themeFillTint="33"/>
                      </w:tcPr>
                      <w:p w14:paraId="04D47104" w14:textId="77777777" w:rsidR="006A3F69" w:rsidRDefault="002D2EC5" w:rsidP="002D2EC5">
                        <w:pPr>
                          <w:rPr>
                            <w:b/>
                            <w:bCs/>
                            <w:szCs w:val="21"/>
                          </w:rPr>
                        </w:pPr>
                        <w:r w:rsidRPr="002108FE">
                          <w:rPr>
                            <w:b/>
                            <w:bCs/>
                            <w:szCs w:val="21"/>
                          </w:rPr>
                          <w:t>QAR Ref</w:t>
                        </w:r>
                      </w:p>
                      <w:p w14:paraId="6500561B" w14:textId="77777777" w:rsidR="002D2EC5" w:rsidRPr="002108FE" w:rsidRDefault="002D2EC5" w:rsidP="002D2EC5">
                        <w:pPr>
                          <w:rPr>
                            <w:b/>
                          </w:rPr>
                        </w:pPr>
                        <w:r w:rsidRPr="002108FE">
                          <w:rPr>
                            <w:rFonts w:hint="eastAsia"/>
                            <w:b/>
                          </w:rPr>
                          <w:t>报告编号</w:t>
                        </w:r>
                      </w:p>
                      <w:p w14:paraId="58F437BA" w14:textId="77777777" w:rsidR="002D2EC5" w:rsidRPr="002108FE" w:rsidRDefault="002D2EC5" w:rsidP="002D2EC5">
                        <w:pPr>
                          <w:rPr>
                            <w:b/>
                            <w:bCs/>
                            <w:szCs w:val="21"/>
                          </w:rPr>
                        </w:pPr>
                      </w:p>
                      <w:p w14:paraId="2C0AC652" w14:textId="77777777" w:rsidR="002D2EC5" w:rsidRPr="002108FE" w:rsidRDefault="002D2EC5" w:rsidP="002D2EC5">
                        <w:pPr>
                          <w:rPr>
                            <w:b/>
                          </w:rPr>
                        </w:pPr>
                      </w:p>
                    </w:tc>
                    <w:tc>
                      <w:tcPr>
                        <w:tcW w:w="2126" w:type="dxa"/>
                        <w:shd w:val="clear" w:color="auto" w:fill="EAF1DD" w:themeFill="accent3" w:themeFillTint="33"/>
                      </w:tcPr>
                      <w:p w14:paraId="3466F2E9" w14:textId="77777777" w:rsidR="006A3F69" w:rsidRDefault="002D2EC5" w:rsidP="002D2EC5">
                        <w:pPr>
                          <w:rPr>
                            <w:b/>
                            <w:bCs/>
                            <w:szCs w:val="21"/>
                          </w:rPr>
                        </w:pPr>
                        <w:r w:rsidRPr="002108FE">
                          <w:rPr>
                            <w:b/>
                            <w:bCs/>
                            <w:szCs w:val="21"/>
                          </w:rPr>
                          <w:t>Auditor</w:t>
                        </w:r>
                      </w:p>
                      <w:p w14:paraId="6C81942E" w14:textId="77777777" w:rsidR="002D2EC5" w:rsidRPr="002108FE" w:rsidRDefault="002D2EC5" w:rsidP="002D2EC5">
                        <w:pPr>
                          <w:rPr>
                            <w:b/>
                          </w:rPr>
                        </w:pPr>
                        <w:r w:rsidRPr="002108FE">
                          <w:rPr>
                            <w:rFonts w:hint="eastAsia"/>
                            <w:b/>
                          </w:rPr>
                          <w:t>审核员</w:t>
                        </w:r>
                      </w:p>
                    </w:tc>
                    <w:tc>
                      <w:tcPr>
                        <w:tcW w:w="1953" w:type="dxa"/>
                        <w:shd w:val="clear" w:color="auto" w:fill="EAF1DD" w:themeFill="accent3" w:themeFillTint="33"/>
                      </w:tcPr>
                      <w:p w14:paraId="421EAA1D" w14:textId="77777777" w:rsidR="006A3F69" w:rsidRDefault="002D2EC5" w:rsidP="002D2EC5">
                        <w:pPr>
                          <w:rPr>
                            <w:b/>
                            <w:bCs/>
                            <w:szCs w:val="21"/>
                          </w:rPr>
                        </w:pPr>
                        <w:r w:rsidRPr="002108FE">
                          <w:rPr>
                            <w:b/>
                            <w:bCs/>
                            <w:szCs w:val="21"/>
                          </w:rPr>
                          <w:t>Audit Item</w:t>
                        </w:r>
                      </w:p>
                      <w:p w14:paraId="2D70E8B0" w14:textId="77777777" w:rsidR="002D2EC5" w:rsidRPr="002108FE" w:rsidRDefault="002D2EC5" w:rsidP="002D2EC5">
                        <w:pPr>
                          <w:rPr>
                            <w:b/>
                          </w:rPr>
                        </w:pPr>
                        <w:r w:rsidRPr="002108FE">
                          <w:rPr>
                            <w:rFonts w:hint="eastAsia"/>
                            <w:b/>
                          </w:rPr>
                          <w:t>审核项目</w:t>
                        </w:r>
                      </w:p>
                    </w:tc>
                    <w:tc>
                      <w:tcPr>
                        <w:tcW w:w="1957" w:type="dxa"/>
                        <w:shd w:val="clear" w:color="auto" w:fill="EAF1DD" w:themeFill="accent3" w:themeFillTint="33"/>
                      </w:tcPr>
                      <w:p w14:paraId="5F9B6CB8" w14:textId="77777777" w:rsidR="006A3F69" w:rsidRDefault="002D2EC5" w:rsidP="002D2EC5">
                        <w:pPr>
                          <w:rPr>
                            <w:b/>
                            <w:bCs/>
                            <w:szCs w:val="21"/>
                          </w:rPr>
                        </w:pPr>
                        <w:r w:rsidRPr="002108FE">
                          <w:rPr>
                            <w:rFonts w:hint="eastAsia"/>
                            <w:b/>
                            <w:bCs/>
                            <w:szCs w:val="21"/>
                          </w:rPr>
                          <w:t>Oper</w:t>
                        </w:r>
                        <w:r w:rsidRPr="002108FE">
                          <w:rPr>
                            <w:b/>
                            <w:bCs/>
                            <w:szCs w:val="21"/>
                          </w:rPr>
                          <w:t>ator</w:t>
                        </w:r>
                      </w:p>
                      <w:p w14:paraId="68A6C54E" w14:textId="77777777" w:rsidR="002D2EC5" w:rsidRPr="002108FE" w:rsidRDefault="002D2EC5" w:rsidP="002D2EC5">
                        <w:pPr>
                          <w:rPr>
                            <w:b/>
                            <w:bCs/>
                            <w:szCs w:val="21"/>
                          </w:rPr>
                        </w:pPr>
                        <w:r w:rsidRPr="002108FE">
                          <w:rPr>
                            <w:rFonts w:hint="eastAsia"/>
                            <w:b/>
                            <w:bCs/>
                            <w:szCs w:val="21"/>
                          </w:rPr>
                          <w:t>操作</w:t>
                        </w:r>
                      </w:p>
                    </w:tc>
                  </w:tr>
                  <w:tr w:rsidR="002D2EC5" w14:paraId="3D8E0D63" w14:textId="77777777" w:rsidTr="008B48AE">
                    <w:trPr>
                      <w:trHeight w:val="94"/>
                    </w:trPr>
                    <w:tc>
                      <w:tcPr>
                        <w:tcW w:w="1528" w:type="dxa"/>
                      </w:tcPr>
                      <w:p w14:paraId="5DDB3382" w14:textId="77777777" w:rsidR="002D2EC5" w:rsidRDefault="002A7A5C" w:rsidP="002D2EC5">
                        <w:r>
                          <w:rPr>
                            <w:rFonts w:hint="eastAsia"/>
                          </w:rPr>
                          <w:t>D</w:t>
                        </w:r>
                        <w:r>
                          <w:t>EC</w:t>
                        </w:r>
                      </w:p>
                    </w:tc>
                    <w:tc>
                      <w:tcPr>
                        <w:tcW w:w="1848" w:type="dxa"/>
                      </w:tcPr>
                      <w:p w14:paraId="3D53EC7A" w14:textId="77777777" w:rsidR="002D2EC5" w:rsidRDefault="002D2EC5" w:rsidP="002D2EC5">
                        <w:r>
                          <w:rPr>
                            <w:rFonts w:hint="eastAsia"/>
                          </w:rPr>
                          <w:t>XXX</w:t>
                        </w:r>
                      </w:p>
                    </w:tc>
                    <w:tc>
                      <w:tcPr>
                        <w:tcW w:w="2126" w:type="dxa"/>
                      </w:tcPr>
                      <w:p w14:paraId="57A3CD86" w14:textId="77777777" w:rsidR="002D2EC5" w:rsidRDefault="002D2EC5" w:rsidP="002D2EC5">
                        <w:r>
                          <w:rPr>
                            <w:rFonts w:hint="eastAsia"/>
                          </w:rPr>
                          <w:t>XXX</w:t>
                        </w:r>
                      </w:p>
                    </w:tc>
                    <w:tc>
                      <w:tcPr>
                        <w:tcW w:w="1953" w:type="dxa"/>
                      </w:tcPr>
                      <w:p w14:paraId="42107947" w14:textId="77777777" w:rsidR="002D2EC5" w:rsidRDefault="002D2EC5" w:rsidP="002D2EC5">
                        <w:r>
                          <w:rPr>
                            <w:rFonts w:hint="eastAsia"/>
                          </w:rPr>
                          <w:t>XXX</w:t>
                        </w:r>
                      </w:p>
                    </w:tc>
                    <w:tc>
                      <w:tcPr>
                        <w:tcW w:w="1957" w:type="dxa"/>
                      </w:tcPr>
                      <w:p w14:paraId="0D096C57"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r w:rsidR="002D2EC5" w14:paraId="66383F0B" w14:textId="77777777" w:rsidTr="008B48AE">
                    <w:trPr>
                      <w:trHeight w:val="297"/>
                    </w:trPr>
                    <w:tc>
                      <w:tcPr>
                        <w:tcW w:w="1528" w:type="dxa"/>
                      </w:tcPr>
                      <w:p w14:paraId="0DA46942" w14:textId="77777777" w:rsidR="002D2EC5" w:rsidRDefault="002A7A5C" w:rsidP="002D2EC5">
                        <w:r>
                          <w:rPr>
                            <w:rFonts w:hint="eastAsia"/>
                          </w:rPr>
                          <w:t>D</w:t>
                        </w:r>
                        <w:r>
                          <w:t>EC</w:t>
                        </w:r>
                      </w:p>
                    </w:tc>
                    <w:tc>
                      <w:tcPr>
                        <w:tcW w:w="1848" w:type="dxa"/>
                      </w:tcPr>
                      <w:p w14:paraId="7766B7BB" w14:textId="77777777" w:rsidR="002D2EC5" w:rsidRDefault="002D2EC5" w:rsidP="002D2EC5">
                        <w:r>
                          <w:rPr>
                            <w:rFonts w:hint="eastAsia"/>
                          </w:rPr>
                          <w:t>XXX</w:t>
                        </w:r>
                      </w:p>
                    </w:tc>
                    <w:tc>
                      <w:tcPr>
                        <w:tcW w:w="2126" w:type="dxa"/>
                      </w:tcPr>
                      <w:p w14:paraId="3AA367F6" w14:textId="77777777" w:rsidR="002D2EC5" w:rsidRDefault="002D2EC5" w:rsidP="002D2EC5">
                        <w:r>
                          <w:rPr>
                            <w:rFonts w:hint="eastAsia"/>
                          </w:rPr>
                          <w:t>XXX</w:t>
                        </w:r>
                      </w:p>
                    </w:tc>
                    <w:tc>
                      <w:tcPr>
                        <w:tcW w:w="1953" w:type="dxa"/>
                      </w:tcPr>
                      <w:p w14:paraId="29D818EB" w14:textId="77777777" w:rsidR="002D2EC5" w:rsidRDefault="002D2EC5" w:rsidP="002D2EC5">
                        <w:r>
                          <w:rPr>
                            <w:rFonts w:hint="eastAsia"/>
                          </w:rPr>
                          <w:t>XXX</w:t>
                        </w:r>
                      </w:p>
                    </w:tc>
                    <w:tc>
                      <w:tcPr>
                        <w:tcW w:w="1957" w:type="dxa"/>
                      </w:tcPr>
                      <w:p w14:paraId="6240ACF6" w14:textId="77777777" w:rsidR="002D2EC5" w:rsidRDefault="002D2EC5" w:rsidP="002D2EC5">
                        <w:r>
                          <w:rPr>
                            <w:rFonts w:hint="eastAsia"/>
                          </w:rPr>
                          <w:t>修改</w:t>
                        </w:r>
                        <w:r>
                          <w:rPr>
                            <w:rFonts w:hint="eastAsia"/>
                          </w:rPr>
                          <w:t>/</w:t>
                        </w:r>
                        <w:r>
                          <w:rPr>
                            <w:rFonts w:hint="eastAsia"/>
                          </w:rPr>
                          <w:t>删除</w:t>
                        </w:r>
                        <w:r>
                          <w:rPr>
                            <w:rFonts w:hint="eastAsia"/>
                          </w:rPr>
                          <w:t>/</w:t>
                        </w:r>
                        <w:r>
                          <w:rPr>
                            <w:rFonts w:hint="eastAsia"/>
                          </w:rPr>
                          <w:t>新增</w:t>
                        </w:r>
                      </w:p>
                    </w:tc>
                  </w:tr>
                </w:tbl>
                <w:p w14:paraId="16D7757F" w14:textId="77777777" w:rsidR="002D2EC5" w:rsidRDefault="002D2EC5"/>
              </w:tc>
            </w:tr>
          </w:tbl>
          <w:p w14:paraId="771023AB" w14:textId="77777777" w:rsidR="002D2EC5" w:rsidRDefault="002D2EC5"/>
        </w:tc>
      </w:tr>
      <w:tr w:rsidR="002D2EC5" w14:paraId="6DCCDF7E" w14:textId="77777777" w:rsidTr="008B48AE">
        <w:trPr>
          <w:trHeight w:val="629"/>
        </w:trPr>
        <w:tc>
          <w:tcPr>
            <w:tcW w:w="9743" w:type="dxa"/>
            <w:shd w:val="clear" w:color="auto" w:fill="EAF1DD" w:themeFill="accent3" w:themeFillTint="33"/>
          </w:tcPr>
          <w:p w14:paraId="3721945D" w14:textId="77777777" w:rsidR="002D2EC5" w:rsidRDefault="008B48AE" w:rsidP="008B48AE">
            <w:pPr>
              <w:jc w:val="center"/>
            </w:pPr>
            <w:r>
              <w:rPr>
                <w:rFonts w:hint="eastAsia"/>
              </w:rPr>
              <w:lastRenderedPageBreak/>
              <w:t>保存</w:t>
            </w:r>
            <w:r>
              <w:rPr>
                <w:rFonts w:hint="eastAsia"/>
              </w:rPr>
              <w:t xml:space="preserve"> </w:t>
            </w:r>
            <w:r>
              <w:t xml:space="preserve">   </w:t>
            </w:r>
            <w:r>
              <w:rPr>
                <w:rFonts w:hint="eastAsia"/>
              </w:rPr>
              <w:t>取消</w:t>
            </w:r>
          </w:p>
          <w:p w14:paraId="1E4590B3" w14:textId="77777777" w:rsidR="006A3F69" w:rsidRDefault="006A3F69" w:rsidP="008B48AE">
            <w:pPr>
              <w:jc w:val="center"/>
            </w:pPr>
            <w:r>
              <w:rPr>
                <w:rFonts w:hint="eastAsia"/>
              </w:rPr>
              <w:t>S</w:t>
            </w:r>
            <w:r>
              <w:t>AVE   CANCEL</w:t>
            </w:r>
          </w:p>
        </w:tc>
      </w:tr>
    </w:tbl>
    <w:p w14:paraId="67A6D504" w14:textId="77777777" w:rsidR="00127044" w:rsidRDefault="00127044"/>
    <w:p w14:paraId="0646D831" w14:textId="77777777" w:rsidR="0015678B" w:rsidRDefault="0015678B" w:rsidP="00A55C79">
      <w:pPr>
        <w:pStyle w:val="5"/>
      </w:pPr>
      <w:r>
        <w:rPr>
          <w:rFonts w:hint="eastAsia"/>
        </w:rPr>
        <w:t>逻辑控制</w:t>
      </w:r>
    </w:p>
    <w:p w14:paraId="3B7E15E0" w14:textId="09C0322B" w:rsidR="007B5C74" w:rsidRDefault="007B5C74" w:rsidP="003A73DA">
      <w:pPr>
        <w:pStyle w:val="afff0"/>
        <w:numPr>
          <w:ilvl w:val="0"/>
          <w:numId w:val="23"/>
        </w:numPr>
        <w:ind w:firstLineChars="0"/>
      </w:pPr>
      <w:r>
        <w:rPr>
          <w:rFonts w:hint="eastAsia"/>
        </w:rPr>
        <w:t>审核信息的维护，审核计划制定等由审核管理操作</w:t>
      </w:r>
    </w:p>
    <w:p w14:paraId="66E08C31" w14:textId="36F3A141" w:rsidR="00543236" w:rsidRDefault="005F2810" w:rsidP="003A73DA">
      <w:pPr>
        <w:pStyle w:val="afff0"/>
        <w:numPr>
          <w:ilvl w:val="0"/>
          <w:numId w:val="23"/>
        </w:numPr>
        <w:ind w:firstLineChars="0"/>
      </w:pPr>
      <w:r>
        <w:rPr>
          <w:rFonts w:hint="eastAsia"/>
        </w:rPr>
        <w:t>由审核部门发起，提交给质量安全部总经理和责任经理进行审批</w:t>
      </w:r>
    </w:p>
    <w:p w14:paraId="4F6F1D13" w14:textId="77777777" w:rsidR="00F47069" w:rsidRPr="00F47069" w:rsidRDefault="00F47069" w:rsidP="003A73DA">
      <w:pPr>
        <w:pStyle w:val="afff0"/>
        <w:numPr>
          <w:ilvl w:val="0"/>
          <w:numId w:val="23"/>
        </w:numPr>
        <w:ind w:firstLineChars="0"/>
      </w:pPr>
      <w:r>
        <w:rPr>
          <w:rFonts w:ascii="微软雅黑" w:hAnsi="微软雅黑" w:cs="微软雅黑" w:hint="eastAsia"/>
        </w:rPr>
        <w:t>审核项目从库中抽取，项目代码根据审核项目自动生成</w:t>
      </w:r>
    </w:p>
    <w:p w14:paraId="74BB439B" w14:textId="77777777" w:rsidR="00F47069" w:rsidRPr="00F47069" w:rsidRDefault="00F47069" w:rsidP="003A73DA">
      <w:pPr>
        <w:pStyle w:val="afff0"/>
        <w:numPr>
          <w:ilvl w:val="0"/>
          <w:numId w:val="23"/>
        </w:numPr>
        <w:ind w:firstLineChars="0"/>
      </w:pPr>
      <w:r>
        <w:rPr>
          <w:rFonts w:ascii="微软雅黑" w:hAnsi="微软雅黑" w:cs="微软雅黑" w:hint="eastAsia"/>
        </w:rPr>
        <w:t>报告编号-</w:t>
      </w:r>
      <w:r w:rsidRPr="00C75317">
        <w:rPr>
          <w:rFonts w:ascii="微软雅黑" w:hAnsi="微软雅黑" w:cs="微软雅黑" w:hint="eastAsia"/>
        </w:rPr>
        <w:t>自动生成</w:t>
      </w:r>
      <w:r>
        <w:rPr>
          <w:rFonts w:ascii="微软雅黑" w:hAnsi="微软雅黑" w:cs="微软雅黑" w:hint="eastAsia"/>
        </w:rPr>
        <w:t>（sow中有说明）</w:t>
      </w:r>
    </w:p>
    <w:p w14:paraId="4F1D8C1E" w14:textId="6231CC62" w:rsidR="00817A14" w:rsidRDefault="001F7ED4" w:rsidP="003A73DA">
      <w:pPr>
        <w:pStyle w:val="afff0"/>
        <w:numPr>
          <w:ilvl w:val="0"/>
          <w:numId w:val="23"/>
        </w:numPr>
        <w:autoSpaceDE w:val="0"/>
        <w:autoSpaceDN w:val="0"/>
        <w:adjustRightInd w:val="0"/>
        <w:ind w:firstLineChars="0"/>
      </w:pPr>
      <w:r>
        <w:rPr>
          <w:rFonts w:hint="eastAsia"/>
        </w:rPr>
        <w:t>年度审核计划应</w:t>
      </w:r>
      <w:r w:rsidR="00817A14">
        <w:t>包含</w:t>
      </w:r>
      <w:r w:rsidR="00EF3D82">
        <w:rPr>
          <w:rFonts w:hint="eastAsia"/>
        </w:rPr>
        <w:t>所有项目</w:t>
      </w:r>
      <w:r w:rsidR="00817A14">
        <w:t>，跨年度</w:t>
      </w:r>
      <w:r w:rsidR="00EF3D82">
        <w:rPr>
          <w:rFonts w:hint="eastAsia"/>
        </w:rPr>
        <w:t>连续执行</w:t>
      </w:r>
      <w:r w:rsidR="00817A14">
        <w:rPr>
          <w:rFonts w:hint="eastAsia"/>
        </w:rPr>
        <w:t>，</w:t>
      </w:r>
      <w:r w:rsidR="007A58D5">
        <w:rPr>
          <w:rFonts w:hint="eastAsia"/>
        </w:rPr>
        <w:t>年底之前制定好明年的审核项目</w:t>
      </w:r>
      <w:r w:rsidR="000C666A">
        <w:rPr>
          <w:rFonts w:hint="eastAsia"/>
        </w:rPr>
        <w:t>，</w:t>
      </w:r>
      <w:r w:rsidR="005B3619">
        <w:rPr>
          <w:rFonts w:hint="eastAsia"/>
        </w:rPr>
        <w:t>系统审核固定月份，不能超过十二个月，每个月对指定部门进行指定的系统审核</w:t>
      </w:r>
      <w:r w:rsidR="001F209A">
        <w:rPr>
          <w:rFonts w:hint="eastAsia"/>
        </w:rPr>
        <w:t>，如果未包含所有的审核项目，系统将会提醒，无法提交。</w:t>
      </w:r>
    </w:p>
    <w:p w14:paraId="3F072369" w14:textId="635A8D43" w:rsidR="001F209A" w:rsidRDefault="001F209A" w:rsidP="003A73DA">
      <w:pPr>
        <w:pStyle w:val="afff0"/>
        <w:numPr>
          <w:ilvl w:val="0"/>
          <w:numId w:val="23"/>
        </w:numPr>
        <w:autoSpaceDE w:val="0"/>
        <w:autoSpaceDN w:val="0"/>
        <w:adjustRightInd w:val="0"/>
        <w:ind w:firstLineChars="0"/>
      </w:pPr>
      <w:r>
        <w:rPr>
          <w:rFonts w:hint="eastAsia"/>
        </w:rPr>
        <w:t>同样做产品审核的审核员应至少有这个产品</w:t>
      </w:r>
      <w:r>
        <w:rPr>
          <w:rFonts w:hint="eastAsia"/>
        </w:rPr>
        <w:t xml:space="preserve"> </w:t>
      </w:r>
      <w:r>
        <w:rPr>
          <w:rFonts w:hint="eastAsia"/>
        </w:rPr>
        <w:t>的培训，如果不满足要求，无法选定审核员；质量审核员不能做安全审核（</w:t>
      </w:r>
      <w:r>
        <w:rPr>
          <w:rFonts w:hint="eastAsia"/>
        </w:rPr>
        <w:t>S1</w:t>
      </w:r>
      <w:r>
        <w:rPr>
          <w:rFonts w:hint="eastAsia"/>
        </w:rPr>
        <w:t>和</w:t>
      </w:r>
      <w:r>
        <w:rPr>
          <w:rFonts w:hint="eastAsia"/>
        </w:rPr>
        <w:t>S2</w:t>
      </w:r>
      <w:r>
        <w:rPr>
          <w:rFonts w:hint="eastAsia"/>
        </w:rPr>
        <w:t>）</w:t>
      </w:r>
    </w:p>
    <w:p w14:paraId="7CF38D47" w14:textId="435DC6D1" w:rsidR="005B3619" w:rsidRDefault="00EF3D82" w:rsidP="008F3317">
      <w:pPr>
        <w:pStyle w:val="afff0"/>
        <w:numPr>
          <w:ilvl w:val="0"/>
          <w:numId w:val="23"/>
        </w:numPr>
        <w:autoSpaceDE w:val="0"/>
        <w:autoSpaceDN w:val="0"/>
        <w:adjustRightInd w:val="0"/>
        <w:ind w:firstLineChars="0"/>
      </w:pPr>
      <w:r>
        <w:rPr>
          <w:rFonts w:hint="eastAsia"/>
        </w:rPr>
        <w:t>产品审核月份不确定</w:t>
      </w:r>
      <w:r w:rsidR="000C666A">
        <w:rPr>
          <w:rFonts w:hint="eastAsia"/>
        </w:rPr>
        <w:t>，</w:t>
      </w:r>
      <w:r w:rsidR="005B3619">
        <w:rPr>
          <w:rFonts w:hint="eastAsia"/>
        </w:rPr>
        <w:t>可能根据</w:t>
      </w:r>
      <w:r w:rsidR="005B3619">
        <w:t>产品发生一个调整</w:t>
      </w:r>
      <w:r w:rsidR="005B3619">
        <w:rPr>
          <w:rFonts w:hint="eastAsia"/>
        </w:rPr>
        <w:t>，</w:t>
      </w:r>
      <w:r w:rsidR="007B5C74">
        <w:rPr>
          <w:rFonts w:hint="eastAsia"/>
        </w:rPr>
        <w:t>见月度计划</w:t>
      </w:r>
    </w:p>
    <w:p w14:paraId="267FE564" w14:textId="77777777" w:rsidR="004F33D5" w:rsidRDefault="004F33D5" w:rsidP="003A73DA">
      <w:pPr>
        <w:pStyle w:val="afff0"/>
        <w:numPr>
          <w:ilvl w:val="0"/>
          <w:numId w:val="23"/>
        </w:numPr>
        <w:ind w:firstLineChars="0"/>
      </w:pPr>
      <w:r>
        <w:rPr>
          <w:rFonts w:hint="eastAsia"/>
        </w:rPr>
        <w:t>审核完成后</w:t>
      </w:r>
      <w:r>
        <w:rPr>
          <w:rFonts w:hint="eastAsia"/>
        </w:rPr>
        <w:t>1</w:t>
      </w:r>
      <w:r>
        <w:t>4</w:t>
      </w:r>
      <w:r>
        <w:rPr>
          <w:rFonts w:hint="eastAsia"/>
        </w:rPr>
        <w:t>天完成报告，超期提醒</w:t>
      </w:r>
      <w:r w:rsidR="002255EB">
        <w:rPr>
          <w:rFonts w:hint="eastAsia"/>
        </w:rPr>
        <w:t>，</w:t>
      </w:r>
      <w:r>
        <w:rPr>
          <w:rFonts w:hint="eastAsia"/>
        </w:rPr>
        <w:t>有一个月的整改时间</w:t>
      </w:r>
      <w:r w:rsidR="002255EB">
        <w:rPr>
          <w:rFonts w:hint="eastAsia"/>
        </w:rPr>
        <w:t>，</w:t>
      </w:r>
      <w:r>
        <w:rPr>
          <w:rFonts w:hint="eastAsia"/>
        </w:rPr>
        <w:t>三个月之内审核关闭</w:t>
      </w:r>
      <w:r w:rsidR="002255EB">
        <w:rPr>
          <w:rFonts w:hint="eastAsia"/>
        </w:rPr>
        <w:t>（待定）</w:t>
      </w:r>
    </w:p>
    <w:p w14:paraId="127387B7" w14:textId="77777777" w:rsidR="00817A14" w:rsidRDefault="00817A14"/>
    <w:p w14:paraId="752A452E" w14:textId="77777777" w:rsidR="00543236" w:rsidRDefault="00582D20">
      <w:pPr>
        <w:pStyle w:val="3"/>
        <w:ind w:left="851"/>
      </w:pPr>
      <w:bookmarkStart w:id="22" w:name="_Toc503778749"/>
      <w:r>
        <w:rPr>
          <w:rFonts w:hint="eastAsia"/>
        </w:rPr>
        <w:t>月度计划流程</w:t>
      </w:r>
      <w:bookmarkEnd w:id="22"/>
    </w:p>
    <w:p w14:paraId="71ACDD69" w14:textId="77777777" w:rsidR="00543236" w:rsidRDefault="00F831CF">
      <w:pPr>
        <w:pStyle w:val="5"/>
      </w:pPr>
      <w:r>
        <w:rPr>
          <w:rFonts w:hint="eastAsia"/>
        </w:rPr>
        <w:t>功能目标</w:t>
      </w:r>
    </w:p>
    <w:p w14:paraId="0FB6EDF9" w14:textId="77777777" w:rsidR="00326500" w:rsidRDefault="00326500">
      <w:r>
        <w:lastRenderedPageBreak/>
        <w:tab/>
      </w:r>
      <w:r>
        <w:tab/>
      </w:r>
      <w:r w:rsidR="000D7E62">
        <w:rPr>
          <w:rFonts w:hint="eastAsia"/>
        </w:rPr>
        <w:t>每月自动将审核计划中涉及下</w:t>
      </w:r>
      <w:r>
        <w:rPr>
          <w:rFonts w:hint="eastAsia"/>
        </w:rPr>
        <w:t>月的月度审核项信息抽取并展示</w:t>
      </w:r>
      <w:r>
        <w:rPr>
          <w:rFonts w:hint="eastAsia"/>
        </w:rPr>
        <w:t>.</w:t>
      </w:r>
      <w:r>
        <w:rPr>
          <w:rFonts w:hint="eastAsia"/>
        </w:rPr>
        <w:t>审核管理员可以</w:t>
      </w:r>
      <w:r>
        <w:tab/>
      </w:r>
      <w:r>
        <w:rPr>
          <w:rFonts w:hint="eastAsia"/>
        </w:rPr>
        <w:t>针对任务手工添加非例行审核项信息</w:t>
      </w:r>
      <w:r>
        <w:rPr>
          <w:rFonts w:hint="eastAsia"/>
        </w:rPr>
        <w:t>.</w:t>
      </w:r>
    </w:p>
    <w:p w14:paraId="77D4216D" w14:textId="77777777" w:rsidR="00F938CD" w:rsidRDefault="00F831CF" w:rsidP="00F938CD">
      <w:pPr>
        <w:pStyle w:val="5"/>
      </w:pPr>
      <w:r>
        <w:rPr>
          <w:rFonts w:hint="eastAsia"/>
        </w:rPr>
        <w:t>岗位权限</w:t>
      </w:r>
    </w:p>
    <w:p w14:paraId="201346BD" w14:textId="77777777" w:rsidR="00AF69A3" w:rsidRPr="00AF69A3" w:rsidRDefault="00326500" w:rsidP="00AF69A3">
      <w:r>
        <w:tab/>
      </w:r>
      <w:r>
        <w:tab/>
      </w:r>
      <w:r>
        <w:rPr>
          <w:rFonts w:hint="eastAsia"/>
        </w:rPr>
        <w:t>审核管理员</w:t>
      </w:r>
    </w:p>
    <w:p w14:paraId="1E8D891E" w14:textId="41C5AF3A" w:rsidR="00543236" w:rsidRDefault="00F831CF">
      <w:pPr>
        <w:pStyle w:val="5"/>
      </w:pPr>
      <w:r>
        <w:rPr>
          <w:rFonts w:hint="eastAsia"/>
        </w:rPr>
        <w:t>信息项描述</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
        <w:gridCol w:w="993"/>
        <w:gridCol w:w="1984"/>
        <w:gridCol w:w="1843"/>
        <w:gridCol w:w="1984"/>
        <w:gridCol w:w="1495"/>
      </w:tblGrid>
      <w:tr w:rsidR="0083177B" w14:paraId="6E0592C3" w14:textId="77777777" w:rsidTr="00BE2D7D">
        <w:trPr>
          <w:trHeight w:hRule="exact" w:val="1006"/>
          <w:jc w:val="center"/>
        </w:trPr>
        <w:tc>
          <w:tcPr>
            <w:tcW w:w="814" w:type="dxa"/>
            <w:tcBorders>
              <w:right w:val="single" w:sz="4" w:space="0" w:color="auto"/>
            </w:tcBorders>
            <w:shd w:val="clear" w:color="auto" w:fill="EAF1DD" w:themeFill="accent3" w:themeFillTint="33"/>
            <w:vAlign w:val="center"/>
          </w:tcPr>
          <w:p w14:paraId="2D51D6C5"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序号</w:t>
            </w:r>
          </w:p>
          <w:p w14:paraId="37A90A60"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Item</w:t>
            </w:r>
          </w:p>
        </w:tc>
        <w:tc>
          <w:tcPr>
            <w:tcW w:w="993" w:type="dxa"/>
            <w:tcBorders>
              <w:left w:val="single" w:sz="4" w:space="0" w:color="auto"/>
              <w:right w:val="single" w:sz="4" w:space="0" w:color="auto"/>
            </w:tcBorders>
            <w:shd w:val="clear" w:color="auto" w:fill="EAF1DD" w:themeFill="accent3" w:themeFillTint="33"/>
            <w:vAlign w:val="center"/>
          </w:tcPr>
          <w:p w14:paraId="6AFFD14D"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报告号</w:t>
            </w:r>
          </w:p>
          <w:p w14:paraId="730D5B4D"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QAR Ref</w:t>
            </w:r>
          </w:p>
        </w:tc>
        <w:tc>
          <w:tcPr>
            <w:tcW w:w="1984" w:type="dxa"/>
            <w:tcBorders>
              <w:left w:val="single" w:sz="4" w:space="0" w:color="auto"/>
              <w:right w:val="single" w:sz="4" w:space="0" w:color="auto"/>
            </w:tcBorders>
            <w:shd w:val="clear" w:color="auto" w:fill="EAF1DD" w:themeFill="accent3" w:themeFillTint="33"/>
          </w:tcPr>
          <w:p w14:paraId="62747B34"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审核类型</w:t>
            </w:r>
          </w:p>
        </w:tc>
        <w:tc>
          <w:tcPr>
            <w:tcW w:w="1843" w:type="dxa"/>
            <w:tcBorders>
              <w:left w:val="single" w:sz="4" w:space="0" w:color="auto"/>
              <w:right w:val="single" w:sz="4" w:space="0" w:color="auto"/>
            </w:tcBorders>
            <w:shd w:val="clear" w:color="auto" w:fill="EAF1DD" w:themeFill="accent3" w:themeFillTint="33"/>
            <w:vAlign w:val="center"/>
          </w:tcPr>
          <w:p w14:paraId="29A758D4"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审核项目</w:t>
            </w:r>
          </w:p>
          <w:p w14:paraId="140775D0"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Audited Area and Activity</w:t>
            </w:r>
          </w:p>
        </w:tc>
        <w:tc>
          <w:tcPr>
            <w:tcW w:w="1984" w:type="dxa"/>
            <w:tcBorders>
              <w:left w:val="single" w:sz="4" w:space="0" w:color="auto"/>
              <w:right w:val="double" w:sz="4" w:space="0" w:color="auto"/>
            </w:tcBorders>
            <w:shd w:val="clear" w:color="auto" w:fill="EAF1DD" w:themeFill="accent3" w:themeFillTint="33"/>
          </w:tcPr>
          <w:p w14:paraId="7D3F7A42"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审核员</w:t>
            </w:r>
          </w:p>
          <w:p w14:paraId="0742440B" w14:textId="77777777" w:rsidR="0083177B" w:rsidRDefault="0083177B" w:rsidP="00BE2D7D">
            <w:pPr>
              <w:spacing w:line="280" w:lineRule="exact"/>
              <w:jc w:val="center"/>
              <w:rPr>
                <w:rFonts w:ascii="Arial Narrow" w:hAnsi="Arial Narrow" w:cs="Courier New"/>
                <w:b/>
                <w:bCs/>
              </w:rPr>
            </w:pPr>
            <w:r>
              <w:rPr>
                <w:rFonts w:ascii="Arial Narrow" w:hAnsi="Arial Narrow" w:cs="Courier New"/>
                <w:b/>
                <w:bCs/>
              </w:rPr>
              <w:t>Auditor</w:t>
            </w:r>
          </w:p>
        </w:tc>
        <w:tc>
          <w:tcPr>
            <w:tcW w:w="1495" w:type="dxa"/>
            <w:tcBorders>
              <w:left w:val="single" w:sz="4" w:space="0" w:color="auto"/>
              <w:right w:val="double" w:sz="4" w:space="0" w:color="auto"/>
            </w:tcBorders>
            <w:shd w:val="clear" w:color="auto" w:fill="EAF1DD" w:themeFill="accent3" w:themeFillTint="33"/>
          </w:tcPr>
          <w:p w14:paraId="14391C76" w14:textId="77777777" w:rsidR="0083177B" w:rsidRDefault="0083177B" w:rsidP="00BE2D7D">
            <w:pPr>
              <w:spacing w:line="280" w:lineRule="exact"/>
              <w:jc w:val="center"/>
              <w:rPr>
                <w:rFonts w:ascii="Arial Narrow" w:hAnsi="Arial Narrow" w:cs="Courier New"/>
                <w:b/>
                <w:bCs/>
              </w:rPr>
            </w:pPr>
            <w:r>
              <w:rPr>
                <w:rFonts w:ascii="Arial Narrow" w:hAnsi="Arial Narrow" w:cs="Courier New" w:hint="eastAsia"/>
                <w:b/>
                <w:bCs/>
              </w:rPr>
              <w:t>要求审核完成时间</w:t>
            </w:r>
          </w:p>
        </w:tc>
      </w:tr>
      <w:tr w:rsidR="0083177B" w:rsidRPr="00B86C20" w14:paraId="507D7DF6" w14:textId="77777777" w:rsidTr="00BE2D7D">
        <w:trPr>
          <w:trHeight w:val="179"/>
          <w:jc w:val="center"/>
        </w:trPr>
        <w:tc>
          <w:tcPr>
            <w:tcW w:w="814" w:type="dxa"/>
            <w:tcBorders>
              <w:right w:val="single" w:sz="4" w:space="0" w:color="auto"/>
            </w:tcBorders>
            <w:vAlign w:val="center"/>
          </w:tcPr>
          <w:p w14:paraId="66DC3002" w14:textId="77777777" w:rsidR="0083177B" w:rsidRDefault="0083177B" w:rsidP="00BE2D7D">
            <w:pPr>
              <w:spacing w:line="280" w:lineRule="exact"/>
              <w:jc w:val="center"/>
              <w:rPr>
                <w:rFonts w:ascii="Arial Narrow" w:hAnsi="Arial Narrow" w:cs="Courier New"/>
                <w:b/>
                <w:bCs/>
                <w:sz w:val="21"/>
                <w:szCs w:val="21"/>
              </w:rPr>
            </w:pPr>
            <w:r w:rsidRPr="00E150C9">
              <w:rPr>
                <w:rFonts w:ascii="Arial Narrow" w:hAnsi="Arial Narrow" w:cs="Courier New" w:hint="eastAsia"/>
                <w:b/>
                <w:bCs/>
                <w:sz w:val="21"/>
                <w:szCs w:val="21"/>
              </w:rPr>
              <w:t>1</w:t>
            </w:r>
          </w:p>
        </w:tc>
        <w:tc>
          <w:tcPr>
            <w:tcW w:w="993" w:type="dxa"/>
            <w:tcBorders>
              <w:left w:val="single" w:sz="4" w:space="0" w:color="auto"/>
              <w:right w:val="single" w:sz="4" w:space="0" w:color="auto"/>
            </w:tcBorders>
            <w:vAlign w:val="center"/>
          </w:tcPr>
          <w:p w14:paraId="282AAF98" w14:textId="77777777" w:rsidR="0083177B" w:rsidRDefault="0083177B" w:rsidP="00BE2D7D">
            <w:pPr>
              <w:jc w:val="center"/>
            </w:pPr>
            <w:r w:rsidRPr="00077227">
              <w:rPr>
                <w:rFonts w:hint="eastAsia"/>
              </w:rPr>
              <w:t>XXX</w:t>
            </w:r>
            <w:r w:rsidRPr="00077227">
              <w:t>X</w:t>
            </w:r>
          </w:p>
        </w:tc>
        <w:tc>
          <w:tcPr>
            <w:tcW w:w="1984" w:type="dxa"/>
            <w:tcBorders>
              <w:left w:val="single" w:sz="4" w:space="0" w:color="auto"/>
              <w:right w:val="single" w:sz="4" w:space="0" w:color="auto"/>
            </w:tcBorders>
          </w:tcPr>
          <w:p w14:paraId="089F1F28" w14:textId="77777777" w:rsidR="0083177B" w:rsidRDefault="0083177B" w:rsidP="00BE2D7D">
            <w:pPr>
              <w:spacing w:line="360" w:lineRule="exact"/>
              <w:ind w:left="-57" w:right="-57"/>
              <w:jc w:val="center"/>
              <w:rPr>
                <w:rFonts w:ascii="Arial Narrow" w:hAnsi="Arial Narrow" w:cs="Courier New"/>
                <w:b/>
                <w:bCs/>
                <w:sz w:val="21"/>
                <w:szCs w:val="21"/>
                <w:lang w:val="nl-NL"/>
              </w:rPr>
            </w:pPr>
            <w:r>
              <w:rPr>
                <w:rFonts w:ascii="Arial Narrow" w:hAnsi="Arial Narrow" w:cs="Courier New" w:hint="eastAsia"/>
                <w:b/>
                <w:bCs/>
                <w:sz w:val="21"/>
                <w:szCs w:val="21"/>
                <w:lang w:val="nl-NL"/>
              </w:rPr>
              <w:t>系统</w:t>
            </w:r>
            <w:r>
              <w:rPr>
                <w:rFonts w:ascii="Arial Narrow" w:hAnsi="Arial Narrow" w:cs="Courier New" w:hint="eastAsia"/>
                <w:b/>
                <w:bCs/>
                <w:sz w:val="21"/>
                <w:szCs w:val="21"/>
                <w:lang w:val="nl-NL"/>
              </w:rPr>
              <w:t>,</w:t>
            </w:r>
            <w:r>
              <w:rPr>
                <w:rFonts w:ascii="Arial Narrow" w:hAnsi="Arial Narrow" w:cs="Courier New" w:hint="eastAsia"/>
                <w:b/>
                <w:bCs/>
                <w:sz w:val="21"/>
                <w:szCs w:val="21"/>
                <w:lang w:val="nl-NL"/>
              </w:rPr>
              <w:t>产品</w:t>
            </w:r>
          </w:p>
          <w:p w14:paraId="5B7AF934" w14:textId="77777777" w:rsidR="0083177B" w:rsidRDefault="0083177B" w:rsidP="00BE2D7D">
            <w:pPr>
              <w:spacing w:line="360" w:lineRule="exact"/>
              <w:ind w:left="-57" w:right="-57"/>
              <w:jc w:val="center"/>
              <w:rPr>
                <w:rFonts w:ascii="Arial Narrow" w:hAnsi="Arial Narrow" w:cs="Courier New"/>
                <w:b/>
                <w:bCs/>
                <w:sz w:val="21"/>
                <w:szCs w:val="21"/>
                <w:lang w:val="nl-NL"/>
              </w:rPr>
            </w:pPr>
            <w:r>
              <w:rPr>
                <w:rFonts w:ascii="Arial Narrow" w:hAnsi="Arial Narrow" w:cs="Courier New" w:hint="eastAsia"/>
                <w:b/>
                <w:bCs/>
                <w:sz w:val="21"/>
                <w:szCs w:val="21"/>
                <w:lang w:val="nl-NL"/>
              </w:rPr>
              <w:t>（多选）</w:t>
            </w:r>
          </w:p>
        </w:tc>
        <w:tc>
          <w:tcPr>
            <w:tcW w:w="1843" w:type="dxa"/>
            <w:tcBorders>
              <w:left w:val="single" w:sz="4" w:space="0" w:color="auto"/>
              <w:right w:val="single" w:sz="4" w:space="0" w:color="auto"/>
            </w:tcBorders>
            <w:vAlign w:val="center"/>
          </w:tcPr>
          <w:p w14:paraId="17B71829" w14:textId="77777777" w:rsidR="0083177B" w:rsidRDefault="0083177B" w:rsidP="00BE2D7D">
            <w:pPr>
              <w:spacing w:line="360" w:lineRule="exact"/>
              <w:ind w:left="-57" w:right="-57"/>
              <w:jc w:val="center"/>
              <w:rPr>
                <w:rFonts w:ascii="Arial Narrow" w:hAnsi="Arial Narrow" w:cs="Courier New"/>
                <w:b/>
                <w:bCs/>
                <w:sz w:val="21"/>
                <w:szCs w:val="21"/>
                <w:lang w:val="nl-NL"/>
              </w:rPr>
            </w:pPr>
            <w:r>
              <w:rPr>
                <w:rFonts w:ascii="Arial Narrow" w:hAnsi="Arial Narrow" w:cs="Courier New" w:hint="eastAsia"/>
                <w:b/>
                <w:bCs/>
                <w:sz w:val="21"/>
                <w:szCs w:val="21"/>
                <w:lang w:val="nl-NL"/>
              </w:rPr>
              <w:t>A</w:t>
            </w:r>
            <w:r>
              <w:rPr>
                <w:rFonts w:ascii="Arial Narrow" w:hAnsi="Arial Narrow" w:cs="Courier New"/>
                <w:b/>
                <w:bCs/>
                <w:sz w:val="21"/>
                <w:szCs w:val="21"/>
                <w:lang w:val="nl-NL"/>
              </w:rPr>
              <w:t>1</w:t>
            </w:r>
            <w:r>
              <w:rPr>
                <w:rFonts w:ascii="Arial Narrow" w:hAnsi="Arial Narrow" w:cs="Courier New" w:hint="eastAsia"/>
                <w:b/>
                <w:bCs/>
                <w:sz w:val="21"/>
                <w:szCs w:val="21"/>
                <w:lang w:val="nl-NL"/>
              </w:rPr>
              <w:t>+</w:t>
            </w:r>
            <w:r>
              <w:rPr>
                <w:rFonts w:ascii="Arial Narrow" w:hAnsi="Arial Narrow" w:cs="Courier New"/>
                <w:b/>
                <w:bCs/>
                <w:sz w:val="21"/>
                <w:szCs w:val="21"/>
                <w:lang w:val="nl-NL"/>
              </w:rPr>
              <w:t>,P1</w:t>
            </w:r>
          </w:p>
          <w:p w14:paraId="66268F52" w14:textId="77777777" w:rsidR="0083177B" w:rsidRDefault="0083177B" w:rsidP="00BE2D7D">
            <w:pPr>
              <w:spacing w:line="360" w:lineRule="exact"/>
              <w:ind w:left="-57" w:right="-57"/>
              <w:jc w:val="center"/>
              <w:rPr>
                <w:rFonts w:ascii="Arial Narrow" w:hAnsi="Arial Narrow" w:cs="Courier New"/>
                <w:b/>
                <w:bCs/>
                <w:sz w:val="21"/>
                <w:szCs w:val="21"/>
                <w:lang w:val="nl-NL"/>
              </w:rPr>
            </w:pPr>
            <w:r>
              <w:rPr>
                <w:rFonts w:ascii="Arial Narrow" w:hAnsi="Arial Narrow" w:cs="Courier New" w:hint="eastAsia"/>
                <w:b/>
                <w:bCs/>
                <w:sz w:val="21"/>
                <w:szCs w:val="21"/>
                <w:lang w:val="nl-NL"/>
              </w:rPr>
              <w:t>（多选）</w:t>
            </w:r>
          </w:p>
        </w:tc>
        <w:tc>
          <w:tcPr>
            <w:tcW w:w="1984" w:type="dxa"/>
            <w:tcBorders>
              <w:left w:val="single" w:sz="4" w:space="0" w:color="auto"/>
              <w:right w:val="double" w:sz="4" w:space="0" w:color="auto"/>
            </w:tcBorders>
            <w:vAlign w:val="center"/>
          </w:tcPr>
          <w:p w14:paraId="70551FFE" w14:textId="77777777" w:rsidR="0083177B" w:rsidRDefault="0083177B" w:rsidP="00BE2D7D">
            <w:pPr>
              <w:spacing w:line="360" w:lineRule="exact"/>
              <w:jc w:val="center"/>
              <w:rPr>
                <w:rFonts w:ascii="Arial Narrow" w:hAnsi="Arial Narrow" w:cs="Courier New"/>
                <w:b/>
                <w:bCs/>
                <w:sz w:val="21"/>
                <w:szCs w:val="21"/>
              </w:rPr>
            </w:pPr>
            <w:r>
              <w:rPr>
                <w:rFonts w:ascii="Arial Narrow" w:hAnsi="Arial Narrow" w:cs="Courier New" w:hint="eastAsia"/>
                <w:b/>
                <w:bCs/>
                <w:sz w:val="21"/>
                <w:szCs w:val="21"/>
              </w:rPr>
              <w:t>张三</w:t>
            </w:r>
            <w:r>
              <w:rPr>
                <w:rFonts w:ascii="Arial Narrow" w:hAnsi="Arial Narrow" w:cs="Courier New" w:hint="eastAsia"/>
                <w:b/>
                <w:bCs/>
                <w:sz w:val="21"/>
                <w:szCs w:val="21"/>
              </w:rPr>
              <w:t>,</w:t>
            </w:r>
            <w:r>
              <w:rPr>
                <w:rFonts w:ascii="Arial Narrow" w:hAnsi="Arial Narrow" w:cs="Courier New" w:hint="eastAsia"/>
                <w:b/>
                <w:bCs/>
                <w:sz w:val="21"/>
                <w:szCs w:val="21"/>
              </w:rPr>
              <w:t>李四</w:t>
            </w:r>
            <w:r>
              <w:rPr>
                <w:rFonts w:ascii="Arial Narrow" w:hAnsi="Arial Narrow" w:cs="Courier New" w:hint="eastAsia"/>
                <w:b/>
                <w:bCs/>
                <w:sz w:val="21"/>
                <w:szCs w:val="21"/>
              </w:rPr>
              <w:t>(</w:t>
            </w:r>
            <w:r>
              <w:rPr>
                <w:rFonts w:ascii="Arial Narrow" w:hAnsi="Arial Narrow" w:cs="Courier New" w:hint="eastAsia"/>
                <w:b/>
                <w:bCs/>
                <w:sz w:val="21"/>
                <w:szCs w:val="21"/>
              </w:rPr>
              <w:t>至少有一人有产品培训</w:t>
            </w:r>
            <w:r>
              <w:rPr>
                <w:rFonts w:ascii="Arial Narrow" w:hAnsi="Arial Narrow" w:cs="Courier New" w:hint="eastAsia"/>
                <w:b/>
                <w:bCs/>
                <w:sz w:val="21"/>
                <w:szCs w:val="21"/>
              </w:rPr>
              <w:t>)</w:t>
            </w:r>
          </w:p>
        </w:tc>
        <w:tc>
          <w:tcPr>
            <w:tcW w:w="1495" w:type="dxa"/>
            <w:tcBorders>
              <w:left w:val="single" w:sz="4" w:space="0" w:color="auto"/>
              <w:right w:val="double" w:sz="4" w:space="0" w:color="auto"/>
            </w:tcBorders>
          </w:tcPr>
          <w:p w14:paraId="0CB93FFF" w14:textId="77777777" w:rsidR="0083177B" w:rsidRDefault="0083177B" w:rsidP="00BE2D7D">
            <w:pPr>
              <w:spacing w:line="360" w:lineRule="exact"/>
              <w:jc w:val="center"/>
              <w:rPr>
                <w:rFonts w:ascii="Arial Narrow" w:hAnsi="Arial Narrow" w:cs="Courier New"/>
                <w:b/>
                <w:bCs/>
                <w:sz w:val="21"/>
                <w:szCs w:val="21"/>
              </w:rPr>
            </w:pPr>
            <w:r>
              <w:rPr>
                <w:rFonts w:ascii="Arial Narrow" w:hAnsi="Arial Narrow" w:cs="Courier New" w:hint="eastAsia"/>
                <w:b/>
                <w:bCs/>
                <w:sz w:val="21"/>
                <w:szCs w:val="21"/>
              </w:rPr>
              <w:t>设定时间</w:t>
            </w:r>
          </w:p>
          <w:p w14:paraId="39D8E2B1" w14:textId="77777777" w:rsidR="0083177B" w:rsidRDefault="0083177B" w:rsidP="00BE2D7D">
            <w:pPr>
              <w:spacing w:line="360" w:lineRule="exact"/>
              <w:jc w:val="center"/>
              <w:rPr>
                <w:rFonts w:ascii="Arial Narrow" w:hAnsi="Arial Narrow" w:cs="Courier New"/>
                <w:b/>
                <w:bCs/>
                <w:sz w:val="21"/>
                <w:szCs w:val="21"/>
              </w:rPr>
            </w:pPr>
            <w:r>
              <w:rPr>
                <w:rFonts w:ascii="Arial Narrow" w:hAnsi="Arial Narrow" w:cs="Courier New" w:hint="eastAsia"/>
                <w:b/>
                <w:bCs/>
                <w:sz w:val="21"/>
                <w:szCs w:val="21"/>
              </w:rPr>
              <w:t>超期提醒</w:t>
            </w:r>
          </w:p>
        </w:tc>
      </w:tr>
      <w:tr w:rsidR="0083177B" w:rsidRPr="00817C55" w14:paraId="493A094B" w14:textId="77777777" w:rsidTr="00BE2D7D">
        <w:trPr>
          <w:trHeight w:hRule="exact" w:val="864"/>
          <w:jc w:val="center"/>
        </w:trPr>
        <w:tc>
          <w:tcPr>
            <w:tcW w:w="814" w:type="dxa"/>
            <w:tcBorders>
              <w:right w:val="single" w:sz="4" w:space="0" w:color="auto"/>
            </w:tcBorders>
            <w:vAlign w:val="center"/>
          </w:tcPr>
          <w:p w14:paraId="280F78A7" w14:textId="6B8F1FDC" w:rsidR="0083177B" w:rsidRDefault="00706565" w:rsidP="00BE2D7D">
            <w:pPr>
              <w:spacing w:line="280" w:lineRule="exact"/>
              <w:jc w:val="center"/>
              <w:rPr>
                <w:rFonts w:ascii="Arial Narrow" w:hAnsi="Arial Narrow" w:cs="Courier New"/>
                <w:b/>
                <w:bCs/>
                <w:sz w:val="21"/>
                <w:szCs w:val="21"/>
              </w:rPr>
            </w:pPr>
            <w:r>
              <w:rPr>
                <w:rFonts w:ascii="Arial Narrow" w:hAnsi="Arial Narrow" w:cs="Courier New" w:hint="eastAsia"/>
                <w:b/>
                <w:bCs/>
                <w:sz w:val="21"/>
                <w:szCs w:val="21"/>
              </w:rPr>
              <w:t>2</w:t>
            </w:r>
          </w:p>
        </w:tc>
        <w:tc>
          <w:tcPr>
            <w:tcW w:w="993" w:type="dxa"/>
            <w:tcBorders>
              <w:left w:val="single" w:sz="4" w:space="0" w:color="auto"/>
              <w:right w:val="single" w:sz="4" w:space="0" w:color="auto"/>
            </w:tcBorders>
            <w:vAlign w:val="center"/>
          </w:tcPr>
          <w:p w14:paraId="74945404" w14:textId="77777777" w:rsidR="0083177B" w:rsidRDefault="0083177B" w:rsidP="00BE2D7D">
            <w:pPr>
              <w:spacing w:line="340" w:lineRule="exact"/>
              <w:jc w:val="center"/>
              <w:rPr>
                <w:rFonts w:ascii="Arial Narrow" w:hAnsi="Arial Narrow"/>
                <w:b/>
                <w:sz w:val="21"/>
                <w:szCs w:val="21"/>
              </w:rPr>
            </w:pPr>
          </w:p>
        </w:tc>
        <w:tc>
          <w:tcPr>
            <w:tcW w:w="1984" w:type="dxa"/>
            <w:tcBorders>
              <w:left w:val="single" w:sz="4" w:space="0" w:color="auto"/>
              <w:right w:val="single" w:sz="4" w:space="0" w:color="auto"/>
            </w:tcBorders>
          </w:tcPr>
          <w:p w14:paraId="796803E0" w14:textId="77777777" w:rsidR="0083177B" w:rsidRDefault="0083177B" w:rsidP="00BE2D7D">
            <w:pPr>
              <w:spacing w:line="360" w:lineRule="exact"/>
              <w:ind w:left="-57" w:right="-57"/>
              <w:jc w:val="center"/>
              <w:rPr>
                <w:rFonts w:ascii="Arial Narrow" w:hAnsi="Arial Narrow" w:cs="Courier New"/>
                <w:b/>
                <w:bCs/>
                <w:sz w:val="21"/>
                <w:szCs w:val="21"/>
                <w:lang w:val="pl-PL"/>
              </w:rPr>
            </w:pPr>
            <w:r>
              <w:rPr>
                <w:rFonts w:ascii="Arial Narrow" w:hAnsi="Arial Narrow" w:cs="Courier New" w:hint="eastAsia"/>
                <w:b/>
                <w:bCs/>
                <w:sz w:val="21"/>
                <w:szCs w:val="21"/>
                <w:lang w:val="pl-PL"/>
              </w:rPr>
              <w:t>非例行审核</w:t>
            </w:r>
          </w:p>
        </w:tc>
        <w:tc>
          <w:tcPr>
            <w:tcW w:w="1843" w:type="dxa"/>
            <w:tcBorders>
              <w:left w:val="single" w:sz="4" w:space="0" w:color="auto"/>
              <w:right w:val="single" w:sz="4" w:space="0" w:color="auto"/>
            </w:tcBorders>
            <w:vAlign w:val="center"/>
          </w:tcPr>
          <w:p w14:paraId="2669B445" w14:textId="77777777" w:rsidR="0083177B" w:rsidRDefault="0083177B" w:rsidP="00BE2D7D">
            <w:pPr>
              <w:spacing w:line="360" w:lineRule="exact"/>
              <w:ind w:left="-57" w:right="-57"/>
              <w:jc w:val="center"/>
              <w:rPr>
                <w:rFonts w:ascii="Arial Narrow" w:hAnsi="Arial Narrow" w:cs="Courier New"/>
                <w:b/>
                <w:bCs/>
                <w:kern w:val="2"/>
                <w:sz w:val="21"/>
                <w:szCs w:val="21"/>
                <w:lang w:val="pl-PL"/>
              </w:rPr>
            </w:pPr>
            <w:r>
              <w:rPr>
                <w:rFonts w:ascii="Arial Narrow" w:hAnsi="Arial Narrow" w:cs="Courier New" w:hint="eastAsia"/>
                <w:b/>
                <w:bCs/>
                <w:sz w:val="21"/>
                <w:szCs w:val="21"/>
                <w:lang w:val="pl-PL"/>
              </w:rPr>
              <w:t>审核项目无代码</w:t>
            </w:r>
          </w:p>
        </w:tc>
        <w:tc>
          <w:tcPr>
            <w:tcW w:w="1984" w:type="dxa"/>
            <w:tcBorders>
              <w:left w:val="single" w:sz="4" w:space="0" w:color="auto"/>
              <w:right w:val="double" w:sz="4" w:space="0" w:color="auto"/>
            </w:tcBorders>
            <w:vAlign w:val="center"/>
          </w:tcPr>
          <w:p w14:paraId="40357356" w14:textId="77777777" w:rsidR="0083177B" w:rsidRDefault="0083177B" w:rsidP="00BE2D7D">
            <w:pPr>
              <w:spacing w:line="360" w:lineRule="exact"/>
              <w:jc w:val="center"/>
              <w:rPr>
                <w:rFonts w:ascii="Arial Narrow" w:hAnsi="Arial Narrow" w:cs="Courier New"/>
                <w:b/>
                <w:bCs/>
                <w:kern w:val="2"/>
                <w:sz w:val="21"/>
                <w:szCs w:val="21"/>
                <w:lang w:val="nl-NL"/>
              </w:rPr>
            </w:pPr>
            <w:r>
              <w:rPr>
                <w:rFonts w:ascii="Arial Narrow" w:hAnsi="Arial Narrow" w:cs="Courier New" w:hint="eastAsia"/>
                <w:b/>
                <w:bCs/>
                <w:sz w:val="21"/>
                <w:szCs w:val="21"/>
                <w:lang w:val="nl-NL"/>
              </w:rPr>
              <w:t>第一审核员</w:t>
            </w:r>
          </w:p>
          <w:p w14:paraId="5D9693E4" w14:textId="77777777" w:rsidR="0083177B" w:rsidRDefault="0083177B" w:rsidP="00BE2D7D">
            <w:pPr>
              <w:spacing w:line="360" w:lineRule="exact"/>
              <w:jc w:val="center"/>
              <w:rPr>
                <w:rFonts w:ascii="Arial Narrow" w:hAnsi="Arial Narrow" w:cs="Courier New"/>
                <w:b/>
                <w:bCs/>
                <w:kern w:val="2"/>
                <w:sz w:val="21"/>
                <w:szCs w:val="21"/>
                <w:lang w:val="nl-NL"/>
              </w:rPr>
            </w:pPr>
            <w:r>
              <w:rPr>
                <w:rFonts w:ascii="Arial Narrow" w:hAnsi="Arial Narrow" w:cs="Courier New" w:hint="eastAsia"/>
                <w:b/>
                <w:bCs/>
                <w:sz w:val="21"/>
                <w:szCs w:val="21"/>
                <w:lang w:val="nl-NL"/>
              </w:rPr>
              <w:t>审核员</w:t>
            </w:r>
          </w:p>
        </w:tc>
        <w:tc>
          <w:tcPr>
            <w:tcW w:w="1495" w:type="dxa"/>
            <w:tcBorders>
              <w:left w:val="single" w:sz="4" w:space="0" w:color="auto"/>
              <w:right w:val="double" w:sz="4" w:space="0" w:color="auto"/>
            </w:tcBorders>
          </w:tcPr>
          <w:p w14:paraId="74B47003" w14:textId="77777777" w:rsidR="0083177B" w:rsidRDefault="0083177B" w:rsidP="00BE2D7D">
            <w:pPr>
              <w:spacing w:line="360" w:lineRule="exact"/>
              <w:jc w:val="center"/>
              <w:rPr>
                <w:rFonts w:ascii="Arial Narrow" w:hAnsi="Arial Narrow" w:cs="Courier New"/>
                <w:b/>
                <w:bCs/>
                <w:sz w:val="21"/>
                <w:szCs w:val="21"/>
                <w:lang w:val="nl-NL"/>
              </w:rPr>
            </w:pPr>
          </w:p>
        </w:tc>
      </w:tr>
      <w:tr w:rsidR="0083177B" w:rsidRPr="00817C55" w14:paraId="36D9D33E" w14:textId="77777777" w:rsidTr="00BE2D7D">
        <w:trPr>
          <w:trHeight w:hRule="exact" w:val="864"/>
          <w:jc w:val="center"/>
        </w:trPr>
        <w:tc>
          <w:tcPr>
            <w:tcW w:w="814" w:type="dxa"/>
            <w:tcBorders>
              <w:right w:val="single" w:sz="4" w:space="0" w:color="auto"/>
            </w:tcBorders>
            <w:vAlign w:val="center"/>
          </w:tcPr>
          <w:p w14:paraId="528352CB" w14:textId="0B6CB13C" w:rsidR="0083177B" w:rsidRDefault="00706565" w:rsidP="00BE2D7D">
            <w:pPr>
              <w:spacing w:line="280" w:lineRule="exact"/>
              <w:jc w:val="center"/>
              <w:rPr>
                <w:rFonts w:ascii="Arial Narrow" w:hAnsi="Arial Narrow" w:cs="Courier New"/>
                <w:b/>
                <w:bCs/>
                <w:sz w:val="21"/>
                <w:szCs w:val="21"/>
              </w:rPr>
            </w:pPr>
            <w:r>
              <w:rPr>
                <w:rFonts w:ascii="Arial Narrow" w:hAnsi="Arial Narrow" w:cs="Courier New" w:hint="eastAsia"/>
                <w:b/>
                <w:bCs/>
                <w:sz w:val="21"/>
                <w:szCs w:val="21"/>
              </w:rPr>
              <w:t>3</w:t>
            </w:r>
          </w:p>
        </w:tc>
        <w:tc>
          <w:tcPr>
            <w:tcW w:w="993" w:type="dxa"/>
            <w:tcBorders>
              <w:left w:val="single" w:sz="4" w:space="0" w:color="auto"/>
              <w:right w:val="single" w:sz="4" w:space="0" w:color="auto"/>
            </w:tcBorders>
            <w:vAlign w:val="center"/>
          </w:tcPr>
          <w:p w14:paraId="130C19B4" w14:textId="77777777" w:rsidR="0083177B" w:rsidRPr="00E150C9" w:rsidRDefault="0083177B" w:rsidP="00BE2D7D">
            <w:pPr>
              <w:spacing w:line="340" w:lineRule="exact"/>
              <w:jc w:val="center"/>
              <w:rPr>
                <w:rFonts w:ascii="Arial Narrow" w:hAnsi="Arial Narrow"/>
                <w:b/>
                <w:sz w:val="21"/>
                <w:szCs w:val="21"/>
              </w:rPr>
            </w:pPr>
          </w:p>
        </w:tc>
        <w:tc>
          <w:tcPr>
            <w:tcW w:w="1984" w:type="dxa"/>
            <w:tcBorders>
              <w:left w:val="single" w:sz="4" w:space="0" w:color="auto"/>
              <w:right w:val="single" w:sz="4" w:space="0" w:color="auto"/>
            </w:tcBorders>
          </w:tcPr>
          <w:p w14:paraId="5242CDB4" w14:textId="77777777" w:rsidR="0083177B" w:rsidRDefault="0083177B" w:rsidP="00BE2D7D">
            <w:pPr>
              <w:spacing w:line="360" w:lineRule="exact"/>
              <w:ind w:left="-57" w:right="-57"/>
              <w:jc w:val="center"/>
              <w:rPr>
                <w:rFonts w:ascii="Arial Narrow" w:hAnsi="Arial Narrow" w:cs="Courier New"/>
                <w:b/>
                <w:bCs/>
                <w:sz w:val="21"/>
                <w:szCs w:val="21"/>
                <w:lang w:val="pl-PL"/>
              </w:rPr>
            </w:pPr>
            <w:r>
              <w:rPr>
                <w:rFonts w:ascii="Arial Narrow" w:hAnsi="Arial Narrow" w:cs="Courier New" w:hint="eastAsia"/>
                <w:b/>
                <w:bCs/>
                <w:sz w:val="21"/>
                <w:szCs w:val="21"/>
                <w:lang w:val="pl-PL"/>
              </w:rPr>
              <w:t>新项目（特殊情况下可以直接编写审核报告）</w:t>
            </w:r>
          </w:p>
        </w:tc>
        <w:tc>
          <w:tcPr>
            <w:tcW w:w="1843" w:type="dxa"/>
            <w:tcBorders>
              <w:left w:val="single" w:sz="4" w:space="0" w:color="auto"/>
              <w:right w:val="single" w:sz="4" w:space="0" w:color="auto"/>
            </w:tcBorders>
            <w:vAlign w:val="center"/>
          </w:tcPr>
          <w:p w14:paraId="67DA5EE2" w14:textId="77777777" w:rsidR="0083177B" w:rsidRDefault="0083177B" w:rsidP="00BE2D7D">
            <w:pPr>
              <w:spacing w:line="360" w:lineRule="exact"/>
              <w:ind w:left="-57" w:right="-57"/>
              <w:jc w:val="center"/>
              <w:rPr>
                <w:rFonts w:ascii="Arial Narrow" w:hAnsi="Arial Narrow" w:cs="Courier New"/>
                <w:b/>
                <w:bCs/>
                <w:sz w:val="21"/>
                <w:szCs w:val="21"/>
                <w:lang w:val="pl-PL"/>
              </w:rPr>
            </w:pPr>
          </w:p>
        </w:tc>
        <w:tc>
          <w:tcPr>
            <w:tcW w:w="1984" w:type="dxa"/>
            <w:tcBorders>
              <w:left w:val="single" w:sz="4" w:space="0" w:color="auto"/>
              <w:right w:val="double" w:sz="4" w:space="0" w:color="auto"/>
            </w:tcBorders>
            <w:vAlign w:val="center"/>
          </w:tcPr>
          <w:p w14:paraId="3F7704E7" w14:textId="77777777" w:rsidR="0083177B" w:rsidRDefault="0083177B" w:rsidP="00BE2D7D">
            <w:pPr>
              <w:spacing w:line="360" w:lineRule="exact"/>
              <w:jc w:val="center"/>
              <w:rPr>
                <w:rFonts w:ascii="Arial Narrow" w:hAnsi="Arial Narrow" w:cs="Courier New"/>
                <w:b/>
                <w:bCs/>
                <w:sz w:val="21"/>
                <w:szCs w:val="21"/>
                <w:lang w:val="nl-NL"/>
              </w:rPr>
            </w:pPr>
          </w:p>
        </w:tc>
        <w:tc>
          <w:tcPr>
            <w:tcW w:w="1495" w:type="dxa"/>
            <w:tcBorders>
              <w:left w:val="single" w:sz="4" w:space="0" w:color="auto"/>
              <w:right w:val="double" w:sz="4" w:space="0" w:color="auto"/>
            </w:tcBorders>
          </w:tcPr>
          <w:p w14:paraId="5403F4F9" w14:textId="77777777" w:rsidR="0083177B" w:rsidRPr="00F750E6" w:rsidRDefault="0083177B" w:rsidP="00BE2D7D">
            <w:pPr>
              <w:spacing w:line="360" w:lineRule="exact"/>
              <w:jc w:val="center"/>
              <w:rPr>
                <w:rFonts w:ascii="Arial Narrow" w:hAnsi="Arial Narrow" w:cs="Courier New"/>
                <w:b/>
                <w:bCs/>
                <w:sz w:val="21"/>
                <w:szCs w:val="21"/>
                <w:lang w:val="nl-NL"/>
              </w:rPr>
            </w:pPr>
          </w:p>
        </w:tc>
      </w:tr>
    </w:tbl>
    <w:p w14:paraId="45A74DC4" w14:textId="77777777" w:rsidR="00543236" w:rsidRDefault="00F123D6">
      <w:r>
        <w:tab/>
      </w:r>
    </w:p>
    <w:p w14:paraId="3E5F36D7" w14:textId="77777777" w:rsidR="00F123D6" w:rsidRDefault="00F123D6">
      <w:r>
        <w:tab/>
      </w:r>
      <w:r>
        <w:rPr>
          <w:rFonts w:hint="eastAsia"/>
        </w:rPr>
        <w:t>点击</w:t>
      </w:r>
      <w:r>
        <w:t>”</w:t>
      </w:r>
      <w:r>
        <w:rPr>
          <w:rFonts w:hint="eastAsia"/>
        </w:rPr>
        <w:t>新增</w:t>
      </w:r>
      <w:r>
        <w:t>”</w:t>
      </w:r>
      <w:r>
        <w:rPr>
          <w:rFonts w:hint="eastAsia"/>
        </w:rPr>
        <w:t>,</w:t>
      </w:r>
      <w:r w:rsidR="00A63AF9">
        <w:rPr>
          <w:rFonts w:hint="eastAsia"/>
        </w:rPr>
        <w:t>新增</w:t>
      </w:r>
      <w:r w:rsidR="004B1472">
        <w:rPr>
          <w:rFonts w:hint="eastAsia"/>
        </w:rPr>
        <w:t>产品及非例行审核项目。</w:t>
      </w:r>
      <w:r>
        <w:rPr>
          <w:rFonts w:hint="eastAsia"/>
        </w:rPr>
        <w:t>.</w:t>
      </w:r>
    </w:p>
    <w:tbl>
      <w:tblPr>
        <w:tblW w:w="8307" w:type="dxa"/>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firstRow="1" w:lastRow="0" w:firstColumn="1" w:lastColumn="0" w:noHBand="0" w:noVBand="1"/>
      </w:tblPr>
      <w:tblGrid>
        <w:gridCol w:w="1833"/>
        <w:gridCol w:w="2225"/>
        <w:gridCol w:w="1907"/>
        <w:gridCol w:w="2342"/>
      </w:tblGrid>
      <w:tr w:rsidR="00F123D6" w:rsidRPr="00615DAA" w14:paraId="680E60AE" w14:textId="77777777" w:rsidTr="00124392">
        <w:trPr>
          <w:trHeight w:val="616"/>
          <w:jc w:val="center"/>
        </w:trPr>
        <w:tc>
          <w:tcPr>
            <w:tcW w:w="1833" w:type="dxa"/>
            <w:shd w:val="clear" w:color="auto" w:fill="EAF1DD" w:themeFill="accent3" w:themeFillTint="33"/>
            <w:hideMark/>
          </w:tcPr>
          <w:p w14:paraId="65C79964" w14:textId="77777777" w:rsidR="00F123D6" w:rsidRDefault="00335BD2" w:rsidP="00A80B27">
            <w:pPr>
              <w:jc w:val="both"/>
              <w:rPr>
                <w:rFonts w:ascii="宋体" w:eastAsia="宋体" w:hAnsi="宋体" w:cs="宋体"/>
              </w:rPr>
            </w:pPr>
            <w:r>
              <w:rPr>
                <w:rFonts w:ascii="宋体" w:eastAsia="宋体" w:hAnsi="宋体" w:cs="宋体" w:hint="eastAsia"/>
              </w:rPr>
              <w:t>报告号</w:t>
            </w:r>
            <w:r w:rsidRPr="00615DAA">
              <w:rPr>
                <w:rFonts w:ascii="宋体" w:eastAsia="宋体" w:hAnsi="宋体" w:cs="宋体" w:hint="eastAsia"/>
              </w:rPr>
              <w:t>：</w:t>
            </w:r>
          </w:p>
          <w:p w14:paraId="35546F84" w14:textId="77777777" w:rsidR="006A3F69" w:rsidRPr="00C57A37" w:rsidRDefault="006A3F69" w:rsidP="00A80B27">
            <w:pPr>
              <w:jc w:val="both"/>
              <w:rPr>
                <w:rFonts w:ascii="宋体" w:eastAsia="宋体" w:hAnsi="宋体" w:cs="宋体"/>
              </w:rPr>
            </w:pPr>
            <w:r w:rsidRPr="00C57A37">
              <w:rPr>
                <w:rFonts w:ascii="宋体" w:eastAsia="宋体" w:hAnsi="宋体" w:cs="宋体" w:hint="eastAsia"/>
              </w:rPr>
              <w:t>QAR Ref</w:t>
            </w:r>
          </w:p>
        </w:tc>
        <w:tc>
          <w:tcPr>
            <w:tcW w:w="2225" w:type="dxa"/>
            <w:shd w:val="clear" w:color="auto" w:fill="auto"/>
          </w:tcPr>
          <w:p w14:paraId="0346DACC" w14:textId="77777777" w:rsidR="00F123D6" w:rsidRPr="00615DAA" w:rsidRDefault="00F123D6" w:rsidP="00A80B27">
            <w:pPr>
              <w:jc w:val="both"/>
              <w:rPr>
                <w:rFonts w:ascii="宋体" w:eastAsia="宋体" w:hAnsi="宋体" w:cs="宋体"/>
              </w:rPr>
            </w:pPr>
          </w:p>
        </w:tc>
        <w:tc>
          <w:tcPr>
            <w:tcW w:w="1907" w:type="dxa"/>
            <w:shd w:val="clear" w:color="auto" w:fill="EAF1DD" w:themeFill="accent3" w:themeFillTint="33"/>
          </w:tcPr>
          <w:p w14:paraId="50446E4B" w14:textId="77777777" w:rsidR="00F123D6" w:rsidRDefault="00335BD2" w:rsidP="00A80B27">
            <w:pPr>
              <w:jc w:val="both"/>
              <w:rPr>
                <w:rFonts w:ascii="宋体" w:eastAsia="宋体" w:hAnsi="宋体" w:cs="宋体"/>
              </w:rPr>
            </w:pPr>
            <w:r>
              <w:rPr>
                <w:rFonts w:ascii="宋体" w:eastAsia="宋体" w:hAnsi="宋体" w:cs="宋体" w:hint="eastAsia"/>
              </w:rPr>
              <w:t>审核项目</w:t>
            </w:r>
            <w:r w:rsidRPr="00615DAA">
              <w:rPr>
                <w:rFonts w:ascii="宋体" w:eastAsia="宋体" w:hAnsi="宋体" w:cs="宋体" w:hint="eastAsia"/>
              </w:rPr>
              <w:t>：</w:t>
            </w:r>
          </w:p>
          <w:p w14:paraId="6C481733" w14:textId="77777777" w:rsidR="006A3F69" w:rsidRPr="00615DAA" w:rsidRDefault="006A3F69" w:rsidP="00A80B27">
            <w:pPr>
              <w:jc w:val="both"/>
              <w:rPr>
                <w:rFonts w:ascii="宋体" w:eastAsia="宋体" w:hAnsi="宋体" w:cs="宋体"/>
              </w:rPr>
            </w:pPr>
            <w:r w:rsidRPr="006A3F69">
              <w:rPr>
                <w:rFonts w:ascii="宋体" w:eastAsia="宋体" w:hAnsi="宋体" w:cs="宋体"/>
              </w:rPr>
              <w:t>Audited Area and Activity</w:t>
            </w:r>
          </w:p>
        </w:tc>
        <w:tc>
          <w:tcPr>
            <w:tcW w:w="2342" w:type="dxa"/>
            <w:shd w:val="clear" w:color="auto" w:fill="auto"/>
          </w:tcPr>
          <w:p w14:paraId="24AEFC36" w14:textId="77777777" w:rsidR="00F123D6" w:rsidRPr="00615DAA" w:rsidRDefault="00F123D6" w:rsidP="00A80B27">
            <w:pPr>
              <w:jc w:val="both"/>
              <w:rPr>
                <w:rFonts w:ascii="宋体" w:eastAsia="宋体" w:hAnsi="宋体" w:cs="宋体"/>
              </w:rPr>
            </w:pPr>
          </w:p>
        </w:tc>
      </w:tr>
      <w:tr w:rsidR="00F123D6" w:rsidRPr="00615DAA" w14:paraId="3BD43088" w14:textId="77777777" w:rsidTr="00124392">
        <w:trPr>
          <w:trHeight w:val="525"/>
          <w:jc w:val="center"/>
        </w:trPr>
        <w:tc>
          <w:tcPr>
            <w:tcW w:w="1833" w:type="dxa"/>
            <w:shd w:val="clear" w:color="auto" w:fill="EAF1DD" w:themeFill="accent3" w:themeFillTint="33"/>
          </w:tcPr>
          <w:p w14:paraId="0A9FF4D7" w14:textId="77777777" w:rsidR="00F123D6" w:rsidRDefault="00541551" w:rsidP="00A80B27">
            <w:pPr>
              <w:jc w:val="both"/>
              <w:rPr>
                <w:rFonts w:ascii="宋体" w:eastAsia="宋体" w:hAnsi="宋体" w:cs="宋体"/>
              </w:rPr>
            </w:pPr>
            <w:r>
              <w:rPr>
                <w:rFonts w:ascii="宋体" w:eastAsia="宋体" w:hAnsi="宋体" w:cs="宋体" w:hint="eastAsia"/>
              </w:rPr>
              <w:t>审核员</w:t>
            </w:r>
            <w:r w:rsidRPr="00615DAA">
              <w:rPr>
                <w:rFonts w:ascii="宋体" w:eastAsia="宋体" w:hAnsi="宋体" w:cs="宋体" w:hint="eastAsia"/>
              </w:rPr>
              <w:t>：</w:t>
            </w:r>
          </w:p>
          <w:p w14:paraId="358098B9" w14:textId="77777777" w:rsidR="006A3F69" w:rsidRPr="00C57A37" w:rsidRDefault="006A3F69" w:rsidP="00A80B27">
            <w:pPr>
              <w:jc w:val="both"/>
              <w:rPr>
                <w:rFonts w:ascii="宋体" w:eastAsia="宋体" w:hAnsi="宋体" w:cs="宋体"/>
              </w:rPr>
            </w:pPr>
            <w:r w:rsidRPr="00C57A37">
              <w:rPr>
                <w:rFonts w:ascii="宋体" w:eastAsia="宋体" w:hAnsi="宋体" w:cs="宋体" w:hint="eastAsia"/>
              </w:rPr>
              <w:t>Auditor</w:t>
            </w:r>
          </w:p>
        </w:tc>
        <w:tc>
          <w:tcPr>
            <w:tcW w:w="2225" w:type="dxa"/>
            <w:shd w:val="clear" w:color="auto" w:fill="auto"/>
          </w:tcPr>
          <w:p w14:paraId="216FC906" w14:textId="77777777" w:rsidR="00F123D6" w:rsidRPr="00615DAA" w:rsidRDefault="00F123D6" w:rsidP="00A80B27">
            <w:pPr>
              <w:jc w:val="both"/>
              <w:rPr>
                <w:rFonts w:ascii="宋体" w:eastAsia="宋体" w:hAnsi="宋体" w:cs="宋体"/>
              </w:rPr>
            </w:pPr>
          </w:p>
        </w:tc>
        <w:tc>
          <w:tcPr>
            <w:tcW w:w="1907" w:type="dxa"/>
            <w:shd w:val="clear" w:color="auto" w:fill="EAF1DD" w:themeFill="accent3" w:themeFillTint="33"/>
          </w:tcPr>
          <w:p w14:paraId="587FC086" w14:textId="77777777" w:rsidR="00F123D6" w:rsidRDefault="00335BD2" w:rsidP="00A80B27">
            <w:pPr>
              <w:jc w:val="both"/>
              <w:rPr>
                <w:rFonts w:ascii="宋体" w:eastAsia="宋体" w:hAnsi="宋体" w:cs="宋体"/>
              </w:rPr>
            </w:pPr>
            <w:r>
              <w:rPr>
                <w:rFonts w:ascii="宋体" w:eastAsia="宋体" w:hAnsi="宋体" w:cs="宋体" w:hint="eastAsia"/>
              </w:rPr>
              <w:t>审核类型</w:t>
            </w:r>
            <w:r w:rsidR="00F123D6" w:rsidRPr="00615DAA">
              <w:rPr>
                <w:rFonts w:ascii="宋体" w:eastAsia="宋体" w:hAnsi="宋体" w:cs="宋体" w:hint="eastAsia"/>
              </w:rPr>
              <w:t>：</w:t>
            </w:r>
          </w:p>
          <w:p w14:paraId="3809AA40" w14:textId="77777777" w:rsidR="006A3F69" w:rsidRPr="00615DAA" w:rsidRDefault="006A3F69" w:rsidP="00A80B27">
            <w:pPr>
              <w:jc w:val="both"/>
              <w:rPr>
                <w:rFonts w:ascii="宋体" w:eastAsia="宋体" w:hAnsi="宋体" w:cs="宋体"/>
              </w:rPr>
            </w:pPr>
            <w:r w:rsidRPr="006A3F69">
              <w:rPr>
                <w:rFonts w:ascii="宋体" w:eastAsia="宋体" w:hAnsi="宋体" w:cs="宋体"/>
              </w:rPr>
              <w:t>Audit Type</w:t>
            </w:r>
          </w:p>
        </w:tc>
        <w:tc>
          <w:tcPr>
            <w:tcW w:w="2342" w:type="dxa"/>
            <w:shd w:val="clear" w:color="auto" w:fill="auto"/>
          </w:tcPr>
          <w:p w14:paraId="65D51D5C" w14:textId="77777777" w:rsidR="00F123D6" w:rsidRPr="00615DAA" w:rsidRDefault="00141A7D" w:rsidP="00A80B27">
            <w:pPr>
              <w:jc w:val="both"/>
              <w:rPr>
                <w:rFonts w:ascii="宋体" w:eastAsia="宋体" w:hAnsi="宋体" w:cs="宋体"/>
              </w:rPr>
            </w:pPr>
            <w:r>
              <w:rPr>
                <w:rFonts w:ascii="宋体" w:eastAsia="宋体" w:hAnsi="宋体" w:cs="宋体" w:hint="eastAsia"/>
              </w:rPr>
              <w:t>产品/特性</w:t>
            </w:r>
          </w:p>
        </w:tc>
      </w:tr>
      <w:tr w:rsidR="00124392" w:rsidRPr="00615DAA" w14:paraId="31EF9398" w14:textId="77777777" w:rsidTr="00124392">
        <w:trPr>
          <w:trHeight w:val="525"/>
          <w:jc w:val="center"/>
        </w:trPr>
        <w:tc>
          <w:tcPr>
            <w:tcW w:w="1833" w:type="dxa"/>
            <w:shd w:val="clear" w:color="auto" w:fill="EAF1DD" w:themeFill="accent3" w:themeFillTint="33"/>
          </w:tcPr>
          <w:p w14:paraId="5656B0A4" w14:textId="090C1606" w:rsidR="00124392" w:rsidRDefault="006A2495" w:rsidP="00A80B27">
            <w:pPr>
              <w:jc w:val="both"/>
              <w:rPr>
                <w:rFonts w:ascii="宋体" w:eastAsia="宋体" w:hAnsi="宋体" w:cs="宋体"/>
              </w:rPr>
            </w:pPr>
            <w:r>
              <w:rPr>
                <w:rFonts w:ascii="宋体" w:eastAsia="宋体" w:hAnsi="宋体" w:cs="宋体" w:hint="eastAsia"/>
              </w:rPr>
              <w:t>日期</w:t>
            </w:r>
          </w:p>
          <w:p w14:paraId="56C3583F" w14:textId="0F1E385D" w:rsidR="006A3F69" w:rsidRDefault="006A2495" w:rsidP="00A80B27">
            <w:pPr>
              <w:jc w:val="both"/>
              <w:rPr>
                <w:rFonts w:ascii="宋体" w:eastAsia="宋体" w:hAnsi="宋体" w:cs="宋体"/>
              </w:rPr>
            </w:pPr>
            <w:r>
              <w:rPr>
                <w:rFonts w:ascii="宋体" w:eastAsia="宋体" w:hAnsi="宋体" w:cs="宋体" w:hint="eastAsia"/>
              </w:rPr>
              <w:t>D</w:t>
            </w:r>
            <w:r>
              <w:rPr>
                <w:rFonts w:ascii="宋体" w:eastAsia="宋体" w:hAnsi="宋体" w:cs="宋体"/>
              </w:rPr>
              <w:t>ATE</w:t>
            </w:r>
          </w:p>
        </w:tc>
        <w:tc>
          <w:tcPr>
            <w:tcW w:w="2225" w:type="dxa"/>
            <w:shd w:val="clear" w:color="auto" w:fill="auto"/>
          </w:tcPr>
          <w:p w14:paraId="1F1D4C78" w14:textId="5228972A" w:rsidR="00124392" w:rsidRPr="00615DAA" w:rsidRDefault="00124392" w:rsidP="00A80B27">
            <w:pPr>
              <w:jc w:val="both"/>
              <w:rPr>
                <w:rFonts w:ascii="宋体" w:eastAsia="宋体" w:hAnsi="宋体" w:cs="宋体"/>
              </w:rPr>
            </w:pPr>
          </w:p>
        </w:tc>
        <w:tc>
          <w:tcPr>
            <w:tcW w:w="1907" w:type="dxa"/>
            <w:shd w:val="clear" w:color="auto" w:fill="EAF1DD" w:themeFill="accent3" w:themeFillTint="33"/>
          </w:tcPr>
          <w:p w14:paraId="420B5A6E" w14:textId="49A7F006" w:rsidR="00124392" w:rsidRDefault="006A2495" w:rsidP="00A80B27">
            <w:pPr>
              <w:jc w:val="both"/>
              <w:rPr>
                <w:rFonts w:ascii="宋体" w:eastAsia="宋体" w:hAnsi="宋体" w:cs="宋体"/>
              </w:rPr>
            </w:pPr>
            <w:r>
              <w:rPr>
                <w:rFonts w:ascii="宋体" w:eastAsia="宋体" w:hAnsi="宋体" w:cs="宋体" w:hint="eastAsia"/>
              </w:rPr>
              <w:t>要求审核完成时间</w:t>
            </w:r>
          </w:p>
        </w:tc>
        <w:tc>
          <w:tcPr>
            <w:tcW w:w="2342" w:type="dxa"/>
            <w:shd w:val="clear" w:color="auto" w:fill="auto"/>
          </w:tcPr>
          <w:p w14:paraId="489908B3" w14:textId="77777777" w:rsidR="00124392" w:rsidRPr="00615DAA" w:rsidRDefault="00124392" w:rsidP="00A80B27">
            <w:pPr>
              <w:jc w:val="both"/>
              <w:rPr>
                <w:rFonts w:ascii="宋体" w:eastAsia="宋体" w:hAnsi="宋体" w:cs="宋体"/>
              </w:rPr>
            </w:pPr>
          </w:p>
        </w:tc>
      </w:tr>
      <w:tr w:rsidR="00541551" w:rsidRPr="00615DAA" w14:paraId="33E3DCAB" w14:textId="77777777" w:rsidTr="00124392">
        <w:trPr>
          <w:trHeight w:val="577"/>
          <w:jc w:val="center"/>
        </w:trPr>
        <w:tc>
          <w:tcPr>
            <w:tcW w:w="1833" w:type="dxa"/>
            <w:shd w:val="clear" w:color="auto" w:fill="EAF1DD" w:themeFill="accent3" w:themeFillTint="33"/>
          </w:tcPr>
          <w:p w14:paraId="4EFDFC85" w14:textId="77777777" w:rsidR="00541551" w:rsidRDefault="00541551" w:rsidP="00A80B27">
            <w:pPr>
              <w:jc w:val="both"/>
              <w:rPr>
                <w:rFonts w:ascii="宋体" w:eastAsia="宋体" w:hAnsi="宋体" w:cs="宋体"/>
              </w:rPr>
            </w:pPr>
            <w:r>
              <w:rPr>
                <w:rFonts w:ascii="宋体" w:eastAsia="宋体" w:hAnsi="宋体" w:cs="宋体" w:hint="eastAsia"/>
              </w:rPr>
              <w:t>备注</w:t>
            </w:r>
          </w:p>
          <w:p w14:paraId="00CD4D0B" w14:textId="77777777" w:rsidR="006A3F69" w:rsidRDefault="006A3F69" w:rsidP="00A80B27">
            <w:pPr>
              <w:jc w:val="both"/>
              <w:rPr>
                <w:rFonts w:ascii="宋体" w:eastAsia="宋体" w:hAnsi="宋体" w:cs="宋体"/>
              </w:rPr>
            </w:pPr>
            <w:r>
              <w:rPr>
                <w:rFonts w:ascii="宋体" w:eastAsia="宋体" w:hAnsi="宋体" w:cs="宋体" w:hint="eastAsia"/>
              </w:rPr>
              <w:t>R</w:t>
            </w:r>
            <w:r w:rsidRPr="006A3F69">
              <w:rPr>
                <w:rFonts w:ascii="宋体" w:eastAsia="宋体" w:hAnsi="宋体" w:cs="宋体"/>
              </w:rPr>
              <w:t>emark</w:t>
            </w:r>
          </w:p>
        </w:tc>
        <w:tc>
          <w:tcPr>
            <w:tcW w:w="6474" w:type="dxa"/>
            <w:gridSpan w:val="3"/>
            <w:shd w:val="clear" w:color="auto" w:fill="auto"/>
          </w:tcPr>
          <w:p w14:paraId="5F11407D" w14:textId="77777777" w:rsidR="00541551" w:rsidRPr="00615DAA" w:rsidRDefault="00541551" w:rsidP="00A80B27">
            <w:pPr>
              <w:jc w:val="both"/>
              <w:rPr>
                <w:rFonts w:ascii="宋体" w:eastAsia="宋体" w:hAnsi="宋体" w:cs="宋体"/>
              </w:rPr>
            </w:pPr>
          </w:p>
        </w:tc>
      </w:tr>
      <w:tr w:rsidR="00F123D6" w14:paraId="4A92B332" w14:textId="77777777" w:rsidTr="001C4A49">
        <w:trPr>
          <w:trHeight w:val="527"/>
          <w:jc w:val="center"/>
        </w:trPr>
        <w:tc>
          <w:tcPr>
            <w:tcW w:w="8307" w:type="dxa"/>
            <w:gridSpan w:val="4"/>
            <w:shd w:val="clear" w:color="auto" w:fill="EAF1DD" w:themeFill="accent3" w:themeFillTint="33"/>
          </w:tcPr>
          <w:p w14:paraId="47956895" w14:textId="77777777" w:rsidR="00F123D6" w:rsidRDefault="00F123D6" w:rsidP="00A80B27">
            <w:pPr>
              <w:jc w:val="center"/>
              <w:rPr>
                <w:rFonts w:ascii="宋体" w:eastAsia="宋体" w:hAnsi="宋体" w:cs="宋体"/>
              </w:rPr>
            </w:pPr>
            <w:r>
              <w:rPr>
                <w:rFonts w:ascii="宋体" w:eastAsia="宋体" w:hAnsi="宋体" w:cs="宋体" w:hint="eastAsia"/>
              </w:rPr>
              <w:t xml:space="preserve">保存 </w:t>
            </w:r>
            <w:r>
              <w:rPr>
                <w:rFonts w:ascii="宋体" w:eastAsia="宋体" w:hAnsi="宋体" w:cs="宋体"/>
              </w:rPr>
              <w:t xml:space="preserve"> </w:t>
            </w:r>
            <w:r>
              <w:rPr>
                <w:rFonts w:ascii="宋体" w:eastAsia="宋体" w:hAnsi="宋体" w:cs="宋体" w:hint="eastAsia"/>
              </w:rPr>
              <w:t>取消</w:t>
            </w:r>
          </w:p>
          <w:p w14:paraId="49D9FB83" w14:textId="77777777" w:rsidR="00B3200E" w:rsidRDefault="00B3200E" w:rsidP="00A80B27">
            <w:pPr>
              <w:jc w:val="center"/>
              <w:rPr>
                <w:rFonts w:ascii="宋体" w:eastAsia="宋体" w:hAnsi="宋体" w:cs="宋体"/>
              </w:rPr>
            </w:pPr>
            <w:r>
              <w:rPr>
                <w:rFonts w:ascii="宋体" w:eastAsia="宋体" w:hAnsi="宋体" w:cs="宋体" w:hint="eastAsia"/>
              </w:rPr>
              <w:t>S</w:t>
            </w:r>
            <w:r>
              <w:rPr>
                <w:rFonts w:ascii="宋体" w:eastAsia="宋体" w:hAnsi="宋体" w:cs="宋体"/>
              </w:rPr>
              <w:t>AVE CANCEL</w:t>
            </w:r>
          </w:p>
        </w:tc>
      </w:tr>
    </w:tbl>
    <w:p w14:paraId="78F16080" w14:textId="77777777" w:rsidR="00F123D6" w:rsidRDefault="004F1F65">
      <w:r>
        <w:tab/>
      </w:r>
    </w:p>
    <w:p w14:paraId="5F0FF872" w14:textId="77777777" w:rsidR="00DE4BC1" w:rsidRPr="00D50921" w:rsidRDefault="00F831CF" w:rsidP="00D50921">
      <w:pPr>
        <w:pStyle w:val="5"/>
      </w:pPr>
      <w:r>
        <w:rPr>
          <w:rFonts w:hint="eastAsia"/>
        </w:rPr>
        <w:t>逻辑控制</w:t>
      </w:r>
    </w:p>
    <w:p w14:paraId="02BB27A0" w14:textId="77777777" w:rsidR="00141A7D" w:rsidRPr="00141A7D" w:rsidRDefault="00457426" w:rsidP="003A73DA">
      <w:pPr>
        <w:pStyle w:val="afff0"/>
        <w:numPr>
          <w:ilvl w:val="0"/>
          <w:numId w:val="23"/>
        </w:numPr>
        <w:ind w:firstLineChars="0"/>
      </w:pPr>
      <w:r w:rsidRPr="00141A7D">
        <w:rPr>
          <w:rFonts w:hint="eastAsia"/>
        </w:rPr>
        <w:t>从年度计划中抽取排除产品类型之外的审核项目</w:t>
      </w:r>
      <w:r w:rsidR="0045225C" w:rsidRPr="00141A7D">
        <w:rPr>
          <w:rFonts w:hint="eastAsia"/>
        </w:rPr>
        <w:t>，不可修改。</w:t>
      </w:r>
    </w:p>
    <w:p w14:paraId="60EBE26A" w14:textId="6244C921" w:rsidR="00457426" w:rsidRPr="00E81F1B" w:rsidRDefault="00E81F1B" w:rsidP="003A73DA">
      <w:pPr>
        <w:pStyle w:val="afff0"/>
        <w:numPr>
          <w:ilvl w:val="0"/>
          <w:numId w:val="23"/>
        </w:numPr>
        <w:ind w:firstLineChars="0"/>
      </w:pPr>
      <w:r>
        <w:rPr>
          <w:rFonts w:hint="eastAsia"/>
        </w:rPr>
        <w:t>审核计划批准：非例行审核计划单独批准，批准后系统和邮件通知相关的审核员。</w:t>
      </w:r>
    </w:p>
    <w:p w14:paraId="5459ECAD" w14:textId="77777777" w:rsidR="000D4611" w:rsidRPr="00BE20A0" w:rsidRDefault="000D4611" w:rsidP="000D4611">
      <w:pPr>
        <w:pStyle w:val="3"/>
        <w:ind w:left="851"/>
        <w:rPr>
          <w:color w:val="000000" w:themeColor="text1"/>
        </w:rPr>
      </w:pPr>
      <w:bookmarkStart w:id="23" w:name="_Toc503778750"/>
      <w:r w:rsidRPr="00BE20A0">
        <w:rPr>
          <w:rFonts w:hint="eastAsia"/>
          <w:color w:val="000000" w:themeColor="text1"/>
        </w:rPr>
        <w:t>审核实施</w:t>
      </w:r>
      <w:r w:rsidR="00B70CE9">
        <w:rPr>
          <w:rFonts w:hint="eastAsia"/>
          <w:color w:val="000000" w:themeColor="text1"/>
        </w:rPr>
        <w:t>流程</w:t>
      </w:r>
      <w:bookmarkEnd w:id="23"/>
    </w:p>
    <w:p w14:paraId="18D99678" w14:textId="77777777" w:rsidR="000D4611" w:rsidRDefault="000D4611" w:rsidP="000D4611">
      <w:pPr>
        <w:pStyle w:val="5"/>
      </w:pPr>
      <w:r>
        <w:rPr>
          <w:rFonts w:hint="eastAsia"/>
        </w:rPr>
        <w:t>功能目标</w:t>
      </w:r>
    </w:p>
    <w:p w14:paraId="6E6E4977" w14:textId="77777777" w:rsidR="000D4611" w:rsidRDefault="000D4611" w:rsidP="000D4611">
      <w:pPr>
        <w:ind w:left="680" w:firstLine="676"/>
        <w:rPr>
          <w:rFonts w:ascii="微软雅黑" w:hAnsi="微软雅黑"/>
          <w:sz w:val="28"/>
          <w:szCs w:val="28"/>
        </w:rPr>
      </w:pPr>
      <w:r w:rsidRPr="00E6212A">
        <w:rPr>
          <w:rFonts w:ascii="微软雅黑" w:hAnsi="微软雅黑" w:hint="eastAsia"/>
          <w:sz w:val="28"/>
          <w:szCs w:val="28"/>
        </w:rPr>
        <w:lastRenderedPageBreak/>
        <w:t>审核通知发送给相关的责任部门</w:t>
      </w:r>
      <w:r w:rsidR="00D50921">
        <w:rPr>
          <w:rFonts w:ascii="微软雅黑" w:hAnsi="微软雅黑" w:hint="eastAsia"/>
          <w:sz w:val="28"/>
          <w:szCs w:val="28"/>
        </w:rPr>
        <w:t>。进行</w:t>
      </w:r>
      <w:r w:rsidRPr="00E6212A">
        <w:rPr>
          <w:rFonts w:ascii="微软雅黑" w:hAnsi="微软雅黑" w:hint="eastAsia"/>
          <w:sz w:val="28"/>
          <w:szCs w:val="28"/>
        </w:rPr>
        <w:t>文件及现场审核，证据的保留（</w:t>
      </w:r>
      <w:r w:rsidR="00D50921">
        <w:rPr>
          <w:rFonts w:ascii="微软雅黑" w:hAnsi="微软雅黑" w:hint="eastAsia"/>
          <w:sz w:val="28"/>
          <w:szCs w:val="28"/>
        </w:rPr>
        <w:t>作为</w:t>
      </w:r>
      <w:r w:rsidRPr="00E6212A">
        <w:rPr>
          <w:rFonts w:ascii="微软雅黑" w:hAnsi="微软雅黑" w:hint="eastAsia"/>
          <w:sz w:val="28"/>
          <w:szCs w:val="28"/>
        </w:rPr>
        <w:t>附件</w:t>
      </w:r>
      <w:r w:rsidR="00D50921">
        <w:rPr>
          <w:rFonts w:ascii="微软雅黑" w:hAnsi="微软雅黑" w:hint="eastAsia"/>
          <w:sz w:val="28"/>
          <w:szCs w:val="28"/>
        </w:rPr>
        <w:t>上传</w:t>
      </w:r>
      <w:r w:rsidRPr="00E6212A">
        <w:rPr>
          <w:rFonts w:ascii="微软雅黑" w:hAnsi="微软雅黑" w:hint="eastAsia"/>
          <w:sz w:val="28"/>
          <w:szCs w:val="28"/>
        </w:rPr>
        <w:t>），检查记录及检查单的填写，检查记录可以用照片来证明，上传发现的问题。</w:t>
      </w:r>
    </w:p>
    <w:p w14:paraId="18054C33" w14:textId="77777777" w:rsidR="000D4611" w:rsidRDefault="000D4611" w:rsidP="000D4611">
      <w:pPr>
        <w:pStyle w:val="5"/>
      </w:pPr>
      <w:r>
        <w:rPr>
          <w:rFonts w:hint="eastAsia"/>
        </w:rPr>
        <w:t>岗位权限</w:t>
      </w:r>
    </w:p>
    <w:p w14:paraId="1E48FEA5" w14:textId="77777777" w:rsidR="000D4611" w:rsidRDefault="000D4611" w:rsidP="000D4611">
      <w:pPr>
        <w:pStyle w:val="afff0"/>
        <w:ind w:left="1360" w:firstLineChars="0" w:firstLine="680"/>
        <w:rPr>
          <w:sz w:val="28"/>
          <w:szCs w:val="28"/>
        </w:rPr>
      </w:pPr>
    </w:p>
    <w:p w14:paraId="715DC9AB" w14:textId="77777777" w:rsidR="00F27FE1" w:rsidRDefault="000D4611" w:rsidP="000D4611">
      <w:pPr>
        <w:pStyle w:val="5"/>
      </w:pPr>
      <w:r>
        <w:rPr>
          <w:rFonts w:hint="eastAsia"/>
        </w:rPr>
        <w:t>信息项描述</w:t>
      </w:r>
    </w:p>
    <w:p w14:paraId="360E9B22" w14:textId="77777777" w:rsidR="000D4611" w:rsidRDefault="00A80B27" w:rsidP="00CB7A12">
      <w:r>
        <w:tab/>
      </w:r>
      <w:r w:rsidR="005A4CFA">
        <w:rPr>
          <w:noProof/>
          <w:sz w:val="28"/>
          <w:szCs w:val="28"/>
        </w:rPr>
        <w:drawing>
          <wp:inline distT="0" distB="0" distL="0" distR="0" wp14:anchorId="4170D08F" wp14:editId="1FFDC283">
            <wp:extent cx="6191885" cy="3895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98904" cy="3900141"/>
                    </a:xfrm>
                    <a:prstGeom prst="rect">
                      <a:avLst/>
                    </a:prstGeom>
                    <a:noFill/>
                    <a:ln>
                      <a:noFill/>
                    </a:ln>
                  </pic:spPr>
                </pic:pic>
              </a:graphicData>
            </a:graphic>
          </wp:inline>
        </w:drawing>
      </w:r>
    </w:p>
    <w:p w14:paraId="6962447C" w14:textId="77777777" w:rsidR="00B777EE" w:rsidRDefault="00B777EE" w:rsidP="00CB7A12"/>
    <w:p w14:paraId="79EA40C7" w14:textId="63D80ADC" w:rsidR="00B777EE" w:rsidRPr="009A4F63" w:rsidRDefault="00C26EFE" w:rsidP="00CB7A12">
      <w:pPr>
        <w:rPr>
          <w:sz w:val="28"/>
          <w:szCs w:val="28"/>
        </w:rPr>
      </w:pPr>
      <w:r w:rsidRPr="009A4F63">
        <w:rPr>
          <w:rFonts w:hint="eastAsia"/>
          <w:sz w:val="28"/>
          <w:szCs w:val="28"/>
        </w:rPr>
        <w:t>检查单</w:t>
      </w:r>
    </w:p>
    <w:tbl>
      <w:tblPr>
        <w:tblStyle w:val="aff8"/>
        <w:tblW w:w="0" w:type="auto"/>
        <w:tblLook w:val="04A0" w:firstRow="1" w:lastRow="0" w:firstColumn="1" w:lastColumn="0" w:noHBand="0" w:noVBand="1"/>
      </w:tblPr>
      <w:tblGrid>
        <w:gridCol w:w="1959"/>
        <w:gridCol w:w="1958"/>
        <w:gridCol w:w="1958"/>
        <w:gridCol w:w="1289"/>
        <w:gridCol w:w="669"/>
        <w:gridCol w:w="620"/>
        <w:gridCol w:w="1290"/>
      </w:tblGrid>
      <w:tr w:rsidR="00082B58" w14:paraId="2D3DDE41" w14:textId="77777777" w:rsidTr="00082B58">
        <w:trPr>
          <w:trHeight w:val="726"/>
        </w:trPr>
        <w:tc>
          <w:tcPr>
            <w:tcW w:w="1959" w:type="dxa"/>
            <w:shd w:val="clear" w:color="auto" w:fill="D6E3BC" w:themeFill="accent3" w:themeFillTint="66"/>
          </w:tcPr>
          <w:p w14:paraId="2AC41C8A" w14:textId="77777777" w:rsidR="00082B58" w:rsidRDefault="00082B58" w:rsidP="00CB7A12">
            <w:r>
              <w:rPr>
                <w:rFonts w:hint="eastAsia"/>
              </w:rPr>
              <w:t>报告单编号</w:t>
            </w:r>
          </w:p>
          <w:p w14:paraId="4087928E" w14:textId="77777777" w:rsidR="00082B58" w:rsidRDefault="00082B58" w:rsidP="00CB7A12">
            <w:r w:rsidRPr="00326228">
              <w:t>Report number</w:t>
            </w:r>
          </w:p>
        </w:tc>
        <w:tc>
          <w:tcPr>
            <w:tcW w:w="1958" w:type="dxa"/>
            <w:shd w:val="clear" w:color="auto" w:fill="FFFFFF" w:themeFill="background1"/>
          </w:tcPr>
          <w:p w14:paraId="2C0E22CF" w14:textId="77777777" w:rsidR="00082B58" w:rsidRDefault="00082B58" w:rsidP="00CB7A12"/>
        </w:tc>
        <w:tc>
          <w:tcPr>
            <w:tcW w:w="1958" w:type="dxa"/>
            <w:shd w:val="clear" w:color="auto" w:fill="D6E3BC" w:themeFill="accent3" w:themeFillTint="66"/>
          </w:tcPr>
          <w:p w14:paraId="355A3525" w14:textId="3332C728" w:rsidR="00082B58" w:rsidRDefault="00082B58" w:rsidP="00CB7A12">
            <w:r>
              <w:rPr>
                <w:rFonts w:hint="eastAsia"/>
              </w:rPr>
              <w:t>审核项目名称</w:t>
            </w:r>
          </w:p>
          <w:p w14:paraId="60B58D07" w14:textId="77777777" w:rsidR="00082B58" w:rsidRDefault="00082B58" w:rsidP="00CB7A12">
            <w:r w:rsidRPr="00326228">
              <w:t>Review the names</w:t>
            </w:r>
          </w:p>
        </w:tc>
        <w:tc>
          <w:tcPr>
            <w:tcW w:w="1289" w:type="dxa"/>
            <w:shd w:val="clear" w:color="auto" w:fill="FFFFFF" w:themeFill="background1"/>
          </w:tcPr>
          <w:p w14:paraId="14A11E1F" w14:textId="77777777" w:rsidR="00082B58" w:rsidRDefault="00082B58" w:rsidP="00CB7A12"/>
        </w:tc>
        <w:tc>
          <w:tcPr>
            <w:tcW w:w="1289" w:type="dxa"/>
            <w:gridSpan w:val="2"/>
            <w:shd w:val="clear" w:color="auto" w:fill="D6E3BC" w:themeFill="accent3" w:themeFillTint="66"/>
          </w:tcPr>
          <w:p w14:paraId="040D56DE" w14:textId="383ACAB0" w:rsidR="00082B58" w:rsidRDefault="00082B58" w:rsidP="00CB7A12">
            <w:r>
              <w:rPr>
                <w:rFonts w:hint="eastAsia"/>
              </w:rPr>
              <w:t>审核时间</w:t>
            </w:r>
          </w:p>
        </w:tc>
        <w:tc>
          <w:tcPr>
            <w:tcW w:w="1290" w:type="dxa"/>
            <w:shd w:val="clear" w:color="auto" w:fill="FFFFFF" w:themeFill="background1"/>
          </w:tcPr>
          <w:p w14:paraId="2FF0356A" w14:textId="71B0545B" w:rsidR="00082B58" w:rsidRDefault="00082B58" w:rsidP="00CB7A12"/>
        </w:tc>
      </w:tr>
      <w:tr w:rsidR="005F7FB7" w14:paraId="2556F0E4" w14:textId="77777777" w:rsidTr="005F7FB7">
        <w:trPr>
          <w:trHeight w:val="523"/>
        </w:trPr>
        <w:tc>
          <w:tcPr>
            <w:tcW w:w="1959" w:type="dxa"/>
            <w:shd w:val="clear" w:color="auto" w:fill="D6E3BC" w:themeFill="accent3" w:themeFillTint="66"/>
          </w:tcPr>
          <w:p w14:paraId="398426AD" w14:textId="77777777" w:rsidR="005F7FB7" w:rsidRDefault="005F7FB7" w:rsidP="00CB7A12">
            <w:r>
              <w:rPr>
                <w:rFonts w:hint="eastAsia"/>
              </w:rPr>
              <w:t>项目</w:t>
            </w:r>
          </w:p>
          <w:p w14:paraId="1DCC8421" w14:textId="77777777" w:rsidR="00326228" w:rsidRDefault="00326228" w:rsidP="00CB7A12">
            <w:r w:rsidRPr="00326228">
              <w:t>project</w:t>
            </w:r>
          </w:p>
        </w:tc>
        <w:tc>
          <w:tcPr>
            <w:tcW w:w="1958" w:type="dxa"/>
            <w:shd w:val="clear" w:color="auto" w:fill="D6E3BC" w:themeFill="accent3" w:themeFillTint="66"/>
          </w:tcPr>
          <w:p w14:paraId="49F5B231" w14:textId="77777777" w:rsidR="005F7FB7" w:rsidRDefault="005F7FB7" w:rsidP="00CB7A12">
            <w:r>
              <w:rPr>
                <w:rFonts w:hint="eastAsia"/>
              </w:rPr>
              <w:t>描述</w:t>
            </w:r>
          </w:p>
          <w:p w14:paraId="71C1D139" w14:textId="77777777" w:rsidR="00326228" w:rsidRDefault="00326228" w:rsidP="00CB7A12">
            <w:r w:rsidRPr="00326228">
              <w:t>describe</w:t>
            </w:r>
          </w:p>
        </w:tc>
        <w:tc>
          <w:tcPr>
            <w:tcW w:w="1958" w:type="dxa"/>
            <w:shd w:val="clear" w:color="auto" w:fill="D6E3BC" w:themeFill="accent3" w:themeFillTint="66"/>
          </w:tcPr>
          <w:p w14:paraId="3384663A" w14:textId="77777777" w:rsidR="005F7FB7" w:rsidRDefault="00480478" w:rsidP="00CB7A12">
            <w:r>
              <w:rPr>
                <w:rFonts w:hint="eastAsia"/>
              </w:rPr>
              <w:t>操作</w:t>
            </w:r>
          </w:p>
          <w:p w14:paraId="795295E9" w14:textId="77777777" w:rsidR="00326228" w:rsidRDefault="00326228" w:rsidP="00CB7A12">
            <w:r w:rsidRPr="00326228">
              <w:t>operation</w:t>
            </w:r>
          </w:p>
        </w:tc>
        <w:tc>
          <w:tcPr>
            <w:tcW w:w="1958" w:type="dxa"/>
            <w:gridSpan w:val="2"/>
            <w:shd w:val="clear" w:color="auto" w:fill="D6E3BC" w:themeFill="accent3" w:themeFillTint="66"/>
          </w:tcPr>
          <w:p w14:paraId="704DF97D" w14:textId="77777777" w:rsidR="005F7FB7" w:rsidRDefault="00480478" w:rsidP="00CB7A12">
            <w:r>
              <w:rPr>
                <w:rFonts w:hint="eastAsia"/>
              </w:rPr>
              <w:t>备注</w:t>
            </w:r>
          </w:p>
          <w:p w14:paraId="7A691556" w14:textId="77777777" w:rsidR="00E42433" w:rsidRDefault="00E42433" w:rsidP="00CB7A12">
            <w:r>
              <w:rPr>
                <w:rFonts w:ascii="宋体" w:eastAsia="宋体" w:hAnsi="宋体" w:cs="宋体" w:hint="eastAsia"/>
              </w:rPr>
              <w:t>R</w:t>
            </w:r>
            <w:r w:rsidRPr="006A3F69">
              <w:rPr>
                <w:rFonts w:ascii="宋体" w:eastAsia="宋体" w:hAnsi="宋体" w:cs="宋体"/>
              </w:rPr>
              <w:t>emark</w:t>
            </w:r>
          </w:p>
        </w:tc>
        <w:tc>
          <w:tcPr>
            <w:tcW w:w="1910" w:type="dxa"/>
            <w:gridSpan w:val="2"/>
            <w:shd w:val="clear" w:color="auto" w:fill="D6E3BC" w:themeFill="accent3" w:themeFillTint="66"/>
          </w:tcPr>
          <w:p w14:paraId="2C6477DC" w14:textId="77777777" w:rsidR="005F7FB7" w:rsidRDefault="005F7FB7" w:rsidP="00CB7A12"/>
        </w:tc>
      </w:tr>
      <w:tr w:rsidR="005F7FB7" w14:paraId="3A4BF621" w14:textId="77777777" w:rsidTr="005F7FB7">
        <w:trPr>
          <w:trHeight w:val="498"/>
        </w:trPr>
        <w:tc>
          <w:tcPr>
            <w:tcW w:w="1959" w:type="dxa"/>
          </w:tcPr>
          <w:p w14:paraId="136416A0" w14:textId="77777777" w:rsidR="005F7FB7" w:rsidRDefault="005F7FB7" w:rsidP="00CB7A12"/>
        </w:tc>
        <w:tc>
          <w:tcPr>
            <w:tcW w:w="1958" w:type="dxa"/>
          </w:tcPr>
          <w:p w14:paraId="01C4A9A8" w14:textId="77777777" w:rsidR="005F7FB7" w:rsidRDefault="005F7FB7" w:rsidP="00CB7A12"/>
        </w:tc>
        <w:tc>
          <w:tcPr>
            <w:tcW w:w="1958" w:type="dxa"/>
          </w:tcPr>
          <w:p w14:paraId="70AD47FA" w14:textId="77777777" w:rsidR="005F7FB7" w:rsidRDefault="00480478" w:rsidP="00CB7A12">
            <w:r>
              <w:rPr>
                <w:rFonts w:hint="eastAsia"/>
              </w:rPr>
              <w:t>选择框</w:t>
            </w:r>
          </w:p>
        </w:tc>
        <w:tc>
          <w:tcPr>
            <w:tcW w:w="1958" w:type="dxa"/>
            <w:gridSpan w:val="2"/>
          </w:tcPr>
          <w:p w14:paraId="42AF39A2" w14:textId="77777777" w:rsidR="005F7FB7" w:rsidRDefault="005F7FB7" w:rsidP="00CB7A12"/>
        </w:tc>
        <w:tc>
          <w:tcPr>
            <w:tcW w:w="1910" w:type="dxa"/>
            <w:gridSpan w:val="2"/>
          </w:tcPr>
          <w:p w14:paraId="5742D757" w14:textId="77777777" w:rsidR="005F7FB7" w:rsidRDefault="005F7FB7" w:rsidP="00CB7A12">
            <w:r>
              <w:rPr>
                <w:rFonts w:hint="eastAsia"/>
              </w:rPr>
              <w:t>附件上传</w:t>
            </w:r>
          </w:p>
        </w:tc>
      </w:tr>
      <w:tr w:rsidR="005F7FB7" w14:paraId="357F79FF" w14:textId="77777777" w:rsidTr="005F7FB7">
        <w:trPr>
          <w:trHeight w:val="485"/>
        </w:trPr>
        <w:tc>
          <w:tcPr>
            <w:tcW w:w="1959" w:type="dxa"/>
          </w:tcPr>
          <w:p w14:paraId="0F2E1B72" w14:textId="77777777" w:rsidR="005F7FB7" w:rsidRDefault="005F7FB7" w:rsidP="00CB7A12"/>
        </w:tc>
        <w:tc>
          <w:tcPr>
            <w:tcW w:w="1958" w:type="dxa"/>
          </w:tcPr>
          <w:p w14:paraId="76DF9484" w14:textId="77777777" w:rsidR="005F7FB7" w:rsidRDefault="005F7FB7" w:rsidP="00CB7A12"/>
        </w:tc>
        <w:tc>
          <w:tcPr>
            <w:tcW w:w="1958" w:type="dxa"/>
          </w:tcPr>
          <w:p w14:paraId="7A517D51" w14:textId="77777777" w:rsidR="005F7FB7" w:rsidRDefault="005F7FB7" w:rsidP="00CB7A12"/>
        </w:tc>
        <w:tc>
          <w:tcPr>
            <w:tcW w:w="1958" w:type="dxa"/>
            <w:gridSpan w:val="2"/>
          </w:tcPr>
          <w:p w14:paraId="234185E3" w14:textId="77777777" w:rsidR="005F7FB7" w:rsidRDefault="005F7FB7" w:rsidP="00CB7A12"/>
        </w:tc>
        <w:tc>
          <w:tcPr>
            <w:tcW w:w="1910" w:type="dxa"/>
            <w:gridSpan w:val="2"/>
          </w:tcPr>
          <w:p w14:paraId="23BA19E0" w14:textId="77777777" w:rsidR="005F7FB7" w:rsidRDefault="005F7FB7" w:rsidP="00CB7A12"/>
        </w:tc>
      </w:tr>
    </w:tbl>
    <w:p w14:paraId="7677FA62" w14:textId="606C4659" w:rsidR="009346AD" w:rsidRDefault="009346AD" w:rsidP="00D50921"/>
    <w:p w14:paraId="76C53A4E" w14:textId="0E08EDD0" w:rsidR="00082B58" w:rsidRPr="00665822" w:rsidRDefault="00082B58" w:rsidP="00547148">
      <w:pPr>
        <w:pStyle w:val="afff0"/>
        <w:numPr>
          <w:ilvl w:val="0"/>
          <w:numId w:val="32"/>
        </w:numPr>
        <w:ind w:firstLineChars="0"/>
        <w:rPr>
          <w:color w:val="FF0000"/>
        </w:rPr>
      </w:pPr>
      <w:r w:rsidRPr="00665822">
        <w:rPr>
          <w:rFonts w:hint="eastAsia"/>
        </w:rPr>
        <w:t>生成检查单时，可以把</w:t>
      </w:r>
      <w:r w:rsidRPr="00665822">
        <w:rPr>
          <w:rFonts w:hint="eastAsia"/>
        </w:rPr>
        <w:t>12</w:t>
      </w:r>
      <w:r w:rsidR="00706565" w:rsidRPr="00665822">
        <w:rPr>
          <w:rFonts w:hint="eastAsia"/>
        </w:rPr>
        <w:t>月内审核本项目时发现的问题提取出来</w:t>
      </w:r>
      <w:r w:rsidR="00665822" w:rsidRPr="00665822">
        <w:rPr>
          <w:rFonts w:hint="eastAsia"/>
        </w:rPr>
        <w:t>，在下面列出来</w:t>
      </w:r>
    </w:p>
    <w:p w14:paraId="5B85F99F" w14:textId="77777777" w:rsidR="00706565" w:rsidRDefault="00706565" w:rsidP="00706565">
      <w:pPr>
        <w:pStyle w:val="afff0"/>
        <w:ind w:left="420" w:firstLineChars="0" w:firstLine="0"/>
      </w:pPr>
    </w:p>
    <w:tbl>
      <w:tblPr>
        <w:tblW w:w="9263" w:type="dxa"/>
        <w:jc w:val="center"/>
        <w:tblLook w:val="04A0" w:firstRow="1" w:lastRow="0" w:firstColumn="1" w:lastColumn="0" w:noHBand="0" w:noVBand="1"/>
      </w:tblPr>
      <w:tblGrid>
        <w:gridCol w:w="2542"/>
        <w:gridCol w:w="1680"/>
        <w:gridCol w:w="409"/>
        <w:gridCol w:w="1271"/>
        <w:gridCol w:w="892"/>
        <w:gridCol w:w="788"/>
        <w:gridCol w:w="1681"/>
      </w:tblGrid>
      <w:tr w:rsidR="00D50921" w:rsidRPr="001A7465" w14:paraId="3E4208CA" w14:textId="77777777" w:rsidTr="00F239B5">
        <w:trPr>
          <w:trHeight w:val="421"/>
          <w:jc w:val="center"/>
        </w:trPr>
        <w:tc>
          <w:tcPr>
            <w:tcW w:w="9263" w:type="dxa"/>
            <w:gridSpan w:val="7"/>
            <w:tcBorders>
              <w:top w:val="single" w:sz="8" w:space="0" w:color="000000"/>
              <w:left w:val="single" w:sz="8" w:space="0" w:color="000000"/>
              <w:bottom w:val="single" w:sz="8" w:space="0" w:color="000000"/>
              <w:right w:val="single" w:sz="8" w:space="0" w:color="000000"/>
            </w:tcBorders>
            <w:shd w:val="clear" w:color="auto" w:fill="auto"/>
            <w:hideMark/>
          </w:tcPr>
          <w:p w14:paraId="73CD7E21" w14:textId="77777777" w:rsidR="00D50921" w:rsidRDefault="00D50921" w:rsidP="00F239B5">
            <w:pPr>
              <w:jc w:val="both"/>
              <w:rPr>
                <w:rFonts w:ascii="宋体" w:eastAsia="宋体" w:hAnsi="宋体" w:cs="宋体"/>
                <w:sz w:val="30"/>
                <w:szCs w:val="30"/>
              </w:rPr>
            </w:pPr>
            <w:r w:rsidRPr="00EE36C1">
              <w:rPr>
                <w:rFonts w:ascii="宋体" w:eastAsia="宋体" w:hAnsi="宋体" w:cs="宋体" w:hint="eastAsia"/>
                <w:sz w:val="30"/>
                <w:szCs w:val="30"/>
              </w:rPr>
              <w:lastRenderedPageBreak/>
              <w:t>审核报告</w:t>
            </w:r>
            <w:r w:rsidR="00EE36C1">
              <w:rPr>
                <w:rFonts w:ascii="宋体" w:eastAsia="宋体" w:hAnsi="宋体" w:cs="宋体" w:hint="eastAsia"/>
                <w:sz w:val="30"/>
                <w:szCs w:val="30"/>
              </w:rPr>
              <w:t>单</w:t>
            </w:r>
          </w:p>
          <w:p w14:paraId="2D6CB3FF" w14:textId="77777777" w:rsidR="009D5420" w:rsidRPr="00EE36C1" w:rsidRDefault="009D5420" w:rsidP="00F239B5">
            <w:pPr>
              <w:jc w:val="both"/>
              <w:rPr>
                <w:rFonts w:ascii="宋体" w:eastAsia="宋体" w:hAnsi="宋体" w:cs="宋体"/>
                <w:sz w:val="30"/>
                <w:szCs w:val="30"/>
              </w:rPr>
            </w:pPr>
            <w:r w:rsidRPr="009D5420">
              <w:rPr>
                <w:rFonts w:ascii="宋体" w:eastAsia="宋体" w:hAnsi="宋体" w:cs="宋体"/>
                <w:sz w:val="30"/>
                <w:szCs w:val="30"/>
              </w:rPr>
              <w:t>Review report</w:t>
            </w:r>
          </w:p>
        </w:tc>
      </w:tr>
      <w:tr w:rsidR="00D50921" w:rsidRPr="00615DAA" w14:paraId="299A5B7D" w14:textId="77777777" w:rsidTr="002D386D">
        <w:trPr>
          <w:trHeight w:val="421"/>
          <w:jc w:val="center"/>
        </w:trPr>
        <w:tc>
          <w:tcPr>
            <w:tcW w:w="2542" w:type="dxa"/>
            <w:tcBorders>
              <w:top w:val="nil"/>
              <w:left w:val="single" w:sz="8" w:space="0" w:color="000000"/>
              <w:bottom w:val="single" w:sz="8" w:space="0" w:color="000000"/>
              <w:right w:val="single" w:sz="8" w:space="0" w:color="000000"/>
            </w:tcBorders>
            <w:shd w:val="clear" w:color="auto" w:fill="EAF1DD" w:themeFill="accent3" w:themeFillTint="33"/>
            <w:hideMark/>
          </w:tcPr>
          <w:p w14:paraId="06580E58" w14:textId="77777777" w:rsidR="00D50921" w:rsidRPr="00E33FC7" w:rsidRDefault="002D386D" w:rsidP="00A83624">
            <w:pPr>
              <w:jc w:val="both"/>
              <w:rPr>
                <w:rFonts w:ascii="微软雅黑" w:hAnsi="微软雅黑" w:cs="微软雅黑"/>
                <w:bCs/>
                <w:w w:val="105"/>
              </w:rPr>
            </w:pPr>
            <w:r w:rsidRPr="00E33FC7">
              <w:rPr>
                <w:rFonts w:ascii="微软雅黑" w:hAnsi="微软雅黑" w:cs="微软雅黑"/>
                <w:bCs/>
                <w:w w:val="105"/>
              </w:rPr>
              <w:t>审核报告号</w:t>
            </w:r>
          </w:p>
          <w:p w14:paraId="7B2AFB17" w14:textId="77777777" w:rsidR="009D5420" w:rsidRPr="00E33FC7" w:rsidRDefault="009D5420" w:rsidP="00A83624">
            <w:pPr>
              <w:jc w:val="both"/>
              <w:rPr>
                <w:rFonts w:ascii="微软雅黑" w:hAnsi="微软雅黑" w:cs="微软雅黑"/>
                <w:bCs/>
                <w:w w:val="105"/>
              </w:rPr>
            </w:pPr>
            <w:r w:rsidRPr="00E33FC7">
              <w:rPr>
                <w:rFonts w:ascii="微软雅黑" w:hAnsi="微软雅黑" w:cs="微软雅黑"/>
                <w:bCs/>
                <w:w w:val="105"/>
              </w:rPr>
              <w:t>Audit report number</w:t>
            </w:r>
          </w:p>
        </w:tc>
        <w:tc>
          <w:tcPr>
            <w:tcW w:w="2089" w:type="dxa"/>
            <w:gridSpan w:val="2"/>
            <w:tcBorders>
              <w:top w:val="nil"/>
              <w:left w:val="single" w:sz="8" w:space="0" w:color="000000"/>
              <w:bottom w:val="single" w:sz="8" w:space="0" w:color="000000"/>
              <w:right w:val="single" w:sz="8" w:space="0" w:color="000000"/>
            </w:tcBorders>
            <w:shd w:val="clear" w:color="auto" w:fill="auto"/>
          </w:tcPr>
          <w:p w14:paraId="3AEF993E" w14:textId="77777777" w:rsidR="00D50921" w:rsidRPr="00615DAA" w:rsidRDefault="00D50921" w:rsidP="00F239B5">
            <w:pPr>
              <w:jc w:val="both"/>
              <w:rPr>
                <w:rFonts w:ascii="宋体" w:eastAsia="宋体" w:hAnsi="宋体" w:cs="宋体"/>
              </w:rPr>
            </w:pPr>
          </w:p>
        </w:tc>
        <w:tc>
          <w:tcPr>
            <w:tcW w:w="2163" w:type="dxa"/>
            <w:gridSpan w:val="2"/>
            <w:tcBorders>
              <w:top w:val="nil"/>
              <w:left w:val="single" w:sz="8" w:space="0" w:color="000000"/>
              <w:bottom w:val="single" w:sz="8" w:space="0" w:color="000000"/>
              <w:right w:val="single" w:sz="8" w:space="0" w:color="000000"/>
            </w:tcBorders>
            <w:shd w:val="clear" w:color="auto" w:fill="EAF1DD" w:themeFill="accent3" w:themeFillTint="33"/>
          </w:tcPr>
          <w:p w14:paraId="14D6AAFB" w14:textId="77777777" w:rsidR="00D50921" w:rsidRPr="00E33FC7" w:rsidRDefault="002D386D" w:rsidP="00E33FC7">
            <w:pPr>
              <w:jc w:val="both"/>
              <w:rPr>
                <w:rFonts w:ascii="微软雅黑" w:hAnsi="微软雅黑" w:cs="微软雅黑"/>
                <w:bCs/>
                <w:w w:val="105"/>
              </w:rPr>
            </w:pPr>
            <w:r w:rsidRPr="00E33FC7">
              <w:rPr>
                <w:rFonts w:ascii="微软雅黑" w:hAnsi="微软雅黑" w:cs="微软雅黑"/>
                <w:bCs/>
                <w:w w:val="105"/>
              </w:rPr>
              <w:t>审核类型</w:t>
            </w:r>
            <w:r w:rsidR="00D50921" w:rsidRPr="00E33FC7">
              <w:rPr>
                <w:rFonts w:ascii="微软雅黑" w:hAnsi="微软雅黑" w:cs="微软雅黑" w:hint="eastAsia"/>
                <w:bCs/>
                <w:w w:val="105"/>
              </w:rPr>
              <w:t>:</w:t>
            </w:r>
          </w:p>
          <w:p w14:paraId="0A6A0F4B" w14:textId="77777777" w:rsidR="00C57A37" w:rsidRPr="00E33FC7" w:rsidRDefault="00C57A37" w:rsidP="00E33FC7">
            <w:pPr>
              <w:jc w:val="both"/>
              <w:rPr>
                <w:rFonts w:ascii="微软雅黑" w:hAnsi="微软雅黑" w:cs="微软雅黑"/>
                <w:bCs/>
                <w:w w:val="105"/>
              </w:rPr>
            </w:pPr>
            <w:r w:rsidRPr="00E33FC7">
              <w:rPr>
                <w:rFonts w:ascii="微软雅黑" w:hAnsi="微软雅黑" w:cs="微软雅黑"/>
                <w:bCs/>
                <w:w w:val="105"/>
              </w:rPr>
              <w:t>AUDIT TYPE</w:t>
            </w:r>
          </w:p>
        </w:tc>
        <w:tc>
          <w:tcPr>
            <w:tcW w:w="2469" w:type="dxa"/>
            <w:gridSpan w:val="2"/>
            <w:tcBorders>
              <w:top w:val="nil"/>
              <w:left w:val="single" w:sz="8" w:space="0" w:color="000000"/>
              <w:bottom w:val="single" w:sz="8" w:space="0" w:color="000000"/>
              <w:right w:val="single" w:sz="8" w:space="0" w:color="000000"/>
            </w:tcBorders>
            <w:shd w:val="clear" w:color="auto" w:fill="auto"/>
          </w:tcPr>
          <w:p w14:paraId="21D954E3" w14:textId="77777777" w:rsidR="00D50921" w:rsidRPr="00615DAA" w:rsidRDefault="00D50921" w:rsidP="00F239B5">
            <w:pPr>
              <w:jc w:val="both"/>
              <w:rPr>
                <w:rFonts w:ascii="宋体" w:eastAsia="宋体" w:hAnsi="宋体" w:cs="宋体"/>
              </w:rPr>
            </w:pPr>
          </w:p>
        </w:tc>
      </w:tr>
      <w:tr w:rsidR="00D50921" w:rsidRPr="00615DAA" w14:paraId="5E5DD7CD" w14:textId="77777777" w:rsidTr="002D386D">
        <w:trPr>
          <w:trHeight w:val="582"/>
          <w:jc w:val="center"/>
        </w:trPr>
        <w:tc>
          <w:tcPr>
            <w:tcW w:w="2542" w:type="dxa"/>
            <w:tcBorders>
              <w:top w:val="nil"/>
              <w:left w:val="single" w:sz="8" w:space="0" w:color="000000"/>
              <w:bottom w:val="single" w:sz="8" w:space="0" w:color="000000"/>
              <w:right w:val="single" w:sz="8" w:space="0" w:color="000000"/>
            </w:tcBorders>
            <w:shd w:val="clear" w:color="auto" w:fill="EAF1DD" w:themeFill="accent3" w:themeFillTint="33"/>
          </w:tcPr>
          <w:p w14:paraId="21B487C7" w14:textId="77777777" w:rsidR="00D50921" w:rsidRPr="00E33FC7" w:rsidRDefault="002D386D" w:rsidP="00A83624">
            <w:pPr>
              <w:jc w:val="both"/>
              <w:rPr>
                <w:rFonts w:ascii="微软雅黑" w:hAnsi="微软雅黑" w:cs="微软雅黑"/>
                <w:bCs/>
                <w:w w:val="105"/>
              </w:rPr>
            </w:pPr>
            <w:r w:rsidRPr="00E33FC7">
              <w:rPr>
                <w:rFonts w:ascii="微软雅黑" w:hAnsi="微软雅黑" w:cs="微软雅黑"/>
                <w:bCs/>
                <w:w w:val="105"/>
              </w:rPr>
              <w:t>日期</w:t>
            </w:r>
          </w:p>
          <w:p w14:paraId="25C9AE11"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AUDIT DATE</w:t>
            </w:r>
          </w:p>
        </w:tc>
        <w:tc>
          <w:tcPr>
            <w:tcW w:w="2089" w:type="dxa"/>
            <w:gridSpan w:val="2"/>
            <w:tcBorders>
              <w:top w:val="nil"/>
              <w:left w:val="single" w:sz="8" w:space="0" w:color="000000"/>
              <w:bottom w:val="single" w:sz="8" w:space="0" w:color="000000"/>
              <w:right w:val="single" w:sz="8" w:space="0" w:color="000000"/>
            </w:tcBorders>
            <w:shd w:val="clear" w:color="auto" w:fill="auto"/>
          </w:tcPr>
          <w:p w14:paraId="452794AC" w14:textId="77777777" w:rsidR="00D50921" w:rsidRPr="00615DAA" w:rsidRDefault="00D50921" w:rsidP="00F239B5">
            <w:pPr>
              <w:jc w:val="both"/>
              <w:rPr>
                <w:rFonts w:ascii="宋体" w:eastAsia="宋体" w:hAnsi="宋体" w:cs="宋体"/>
              </w:rPr>
            </w:pPr>
          </w:p>
        </w:tc>
        <w:tc>
          <w:tcPr>
            <w:tcW w:w="2163" w:type="dxa"/>
            <w:gridSpan w:val="2"/>
            <w:tcBorders>
              <w:top w:val="nil"/>
              <w:left w:val="single" w:sz="8" w:space="0" w:color="000000"/>
              <w:bottom w:val="single" w:sz="8" w:space="0" w:color="000000"/>
              <w:right w:val="single" w:sz="8" w:space="0" w:color="000000"/>
            </w:tcBorders>
            <w:shd w:val="clear" w:color="auto" w:fill="EAF1DD" w:themeFill="accent3" w:themeFillTint="33"/>
          </w:tcPr>
          <w:p w14:paraId="1A7F63CD" w14:textId="77777777" w:rsidR="00D50921" w:rsidRPr="00E33FC7" w:rsidRDefault="002D386D" w:rsidP="00E33FC7">
            <w:pPr>
              <w:jc w:val="both"/>
              <w:rPr>
                <w:rFonts w:ascii="微软雅黑" w:hAnsi="微软雅黑" w:cs="微软雅黑"/>
                <w:bCs/>
                <w:w w:val="105"/>
              </w:rPr>
            </w:pPr>
            <w:r w:rsidRPr="00E33FC7">
              <w:rPr>
                <w:rFonts w:ascii="微软雅黑" w:hAnsi="微软雅黑" w:cs="微软雅黑"/>
                <w:bCs/>
                <w:w w:val="105"/>
              </w:rPr>
              <w:t>被审核人</w:t>
            </w:r>
            <w:r w:rsidR="00D50921" w:rsidRPr="00E33FC7">
              <w:rPr>
                <w:rFonts w:ascii="微软雅黑" w:hAnsi="微软雅黑" w:cs="微软雅黑" w:hint="eastAsia"/>
                <w:bCs/>
                <w:w w:val="105"/>
              </w:rPr>
              <w:t>:</w:t>
            </w:r>
          </w:p>
          <w:p w14:paraId="242476BB" w14:textId="77777777" w:rsidR="00C57A37" w:rsidRPr="00E33FC7" w:rsidRDefault="00C57A37" w:rsidP="00E33FC7">
            <w:pPr>
              <w:jc w:val="both"/>
              <w:rPr>
                <w:rFonts w:ascii="微软雅黑" w:hAnsi="微软雅黑" w:cs="微软雅黑"/>
                <w:bCs/>
                <w:w w:val="105"/>
              </w:rPr>
            </w:pPr>
            <w:r w:rsidRPr="00E33FC7">
              <w:rPr>
                <w:rFonts w:ascii="微软雅黑" w:hAnsi="微软雅黑" w:cs="微软雅黑"/>
                <w:bCs/>
                <w:w w:val="105"/>
              </w:rPr>
              <w:t>AUDITEE</w:t>
            </w:r>
          </w:p>
        </w:tc>
        <w:tc>
          <w:tcPr>
            <w:tcW w:w="2469" w:type="dxa"/>
            <w:gridSpan w:val="2"/>
            <w:tcBorders>
              <w:top w:val="nil"/>
              <w:left w:val="single" w:sz="8" w:space="0" w:color="000000"/>
              <w:bottom w:val="single" w:sz="8" w:space="0" w:color="000000"/>
              <w:right w:val="single" w:sz="8" w:space="0" w:color="000000"/>
            </w:tcBorders>
            <w:shd w:val="clear" w:color="auto" w:fill="auto"/>
          </w:tcPr>
          <w:p w14:paraId="25EBB3CF" w14:textId="77777777" w:rsidR="00D50921" w:rsidRPr="00615DAA" w:rsidRDefault="00D50921" w:rsidP="00F239B5">
            <w:pPr>
              <w:jc w:val="both"/>
              <w:rPr>
                <w:rFonts w:ascii="宋体" w:eastAsia="宋体" w:hAnsi="宋体" w:cs="宋体"/>
              </w:rPr>
            </w:pPr>
          </w:p>
        </w:tc>
      </w:tr>
      <w:tr w:rsidR="002D386D" w:rsidRPr="00615DAA" w14:paraId="7AFECAD5" w14:textId="77777777" w:rsidTr="002D386D">
        <w:trPr>
          <w:trHeight w:val="582"/>
          <w:jc w:val="center"/>
        </w:trPr>
        <w:tc>
          <w:tcPr>
            <w:tcW w:w="2542" w:type="dxa"/>
            <w:tcBorders>
              <w:top w:val="nil"/>
              <w:left w:val="single" w:sz="8" w:space="0" w:color="000000"/>
              <w:bottom w:val="single" w:sz="8" w:space="0" w:color="000000"/>
              <w:right w:val="single" w:sz="8" w:space="0" w:color="000000"/>
            </w:tcBorders>
            <w:shd w:val="clear" w:color="auto" w:fill="EAF1DD" w:themeFill="accent3" w:themeFillTint="33"/>
          </w:tcPr>
          <w:p w14:paraId="512CB7E0" w14:textId="77777777" w:rsidR="002D386D" w:rsidRPr="00E33FC7" w:rsidRDefault="002D386D" w:rsidP="00E33FC7">
            <w:pPr>
              <w:jc w:val="both"/>
              <w:rPr>
                <w:rFonts w:ascii="微软雅黑" w:hAnsi="微软雅黑" w:cs="微软雅黑"/>
                <w:bCs/>
                <w:w w:val="105"/>
              </w:rPr>
            </w:pPr>
            <w:r w:rsidRPr="00E33FC7">
              <w:rPr>
                <w:rFonts w:ascii="微软雅黑" w:hAnsi="微软雅黑" w:cs="微软雅黑" w:hint="eastAsia"/>
                <w:bCs/>
                <w:w w:val="105"/>
              </w:rPr>
              <w:t>审核员</w:t>
            </w:r>
          </w:p>
          <w:p w14:paraId="3B96F580" w14:textId="77777777" w:rsidR="00C57A37" w:rsidRPr="00E33FC7" w:rsidRDefault="00C57A37" w:rsidP="00E33FC7">
            <w:pPr>
              <w:jc w:val="both"/>
              <w:rPr>
                <w:rFonts w:ascii="微软雅黑" w:hAnsi="微软雅黑" w:cs="微软雅黑"/>
                <w:bCs/>
                <w:w w:val="105"/>
              </w:rPr>
            </w:pPr>
            <w:r w:rsidRPr="00E33FC7">
              <w:rPr>
                <w:rFonts w:ascii="微软雅黑" w:hAnsi="微软雅黑" w:cs="微软雅黑" w:hint="eastAsia"/>
                <w:bCs/>
                <w:w w:val="105"/>
              </w:rPr>
              <w:t>Auditor</w:t>
            </w:r>
          </w:p>
        </w:tc>
        <w:tc>
          <w:tcPr>
            <w:tcW w:w="2089" w:type="dxa"/>
            <w:gridSpan w:val="2"/>
            <w:tcBorders>
              <w:top w:val="nil"/>
              <w:left w:val="single" w:sz="8" w:space="0" w:color="000000"/>
              <w:bottom w:val="single" w:sz="8" w:space="0" w:color="000000"/>
              <w:right w:val="single" w:sz="8" w:space="0" w:color="000000"/>
            </w:tcBorders>
            <w:shd w:val="clear" w:color="auto" w:fill="auto"/>
          </w:tcPr>
          <w:p w14:paraId="6344A54A" w14:textId="77777777" w:rsidR="002D386D" w:rsidRDefault="00706565" w:rsidP="00F239B5">
            <w:pPr>
              <w:jc w:val="both"/>
              <w:rPr>
                <w:rFonts w:ascii="宋体" w:eastAsia="宋体" w:hAnsi="宋体" w:cs="宋体"/>
              </w:rPr>
            </w:pPr>
            <w:r>
              <w:rPr>
                <w:rFonts w:ascii="宋体" w:eastAsia="宋体" w:hAnsi="宋体" w:cs="宋体" w:hint="eastAsia"/>
              </w:rPr>
              <w:t>.</w:t>
            </w:r>
          </w:p>
          <w:p w14:paraId="29550346" w14:textId="2B39CB9A" w:rsidR="00706565" w:rsidRPr="00615DAA" w:rsidRDefault="00706565" w:rsidP="00F239B5">
            <w:pPr>
              <w:jc w:val="both"/>
              <w:rPr>
                <w:rFonts w:ascii="宋体" w:eastAsia="宋体" w:hAnsi="宋体" w:cs="宋体"/>
              </w:rPr>
            </w:pPr>
          </w:p>
        </w:tc>
        <w:tc>
          <w:tcPr>
            <w:tcW w:w="2163" w:type="dxa"/>
            <w:gridSpan w:val="2"/>
            <w:tcBorders>
              <w:top w:val="nil"/>
              <w:left w:val="single" w:sz="8" w:space="0" w:color="000000"/>
              <w:bottom w:val="single" w:sz="8" w:space="0" w:color="000000"/>
              <w:right w:val="single" w:sz="8" w:space="0" w:color="000000"/>
            </w:tcBorders>
            <w:shd w:val="clear" w:color="auto" w:fill="EAF1DD" w:themeFill="accent3" w:themeFillTint="33"/>
          </w:tcPr>
          <w:p w14:paraId="3D6B4AC1" w14:textId="77777777" w:rsidR="002D386D" w:rsidRPr="00E33FC7" w:rsidRDefault="002D386D" w:rsidP="00E33FC7">
            <w:pPr>
              <w:jc w:val="both"/>
              <w:rPr>
                <w:rFonts w:ascii="微软雅黑" w:hAnsi="微软雅黑" w:cs="微软雅黑"/>
                <w:bCs/>
                <w:w w:val="105"/>
              </w:rPr>
            </w:pPr>
            <w:r w:rsidRPr="00E33FC7">
              <w:rPr>
                <w:rFonts w:ascii="微软雅黑" w:hAnsi="微软雅黑" w:cs="微软雅黑" w:hint="eastAsia"/>
                <w:bCs/>
                <w:w w:val="105"/>
              </w:rPr>
              <w:t>审核日期</w:t>
            </w:r>
          </w:p>
          <w:p w14:paraId="581F9C0A" w14:textId="77777777" w:rsidR="00C57A37" w:rsidRPr="00E33FC7" w:rsidRDefault="00C57A37" w:rsidP="00E33FC7">
            <w:pPr>
              <w:jc w:val="both"/>
              <w:rPr>
                <w:rFonts w:ascii="微软雅黑" w:hAnsi="微软雅黑" w:cs="微软雅黑"/>
                <w:bCs/>
                <w:w w:val="105"/>
              </w:rPr>
            </w:pPr>
            <w:r w:rsidRPr="00E33FC7">
              <w:rPr>
                <w:rFonts w:ascii="微软雅黑" w:hAnsi="微软雅黑" w:cs="微软雅黑"/>
                <w:bCs/>
                <w:w w:val="105"/>
              </w:rPr>
              <w:t>Audit date</w:t>
            </w:r>
          </w:p>
        </w:tc>
        <w:tc>
          <w:tcPr>
            <w:tcW w:w="2469" w:type="dxa"/>
            <w:gridSpan w:val="2"/>
            <w:tcBorders>
              <w:top w:val="nil"/>
              <w:left w:val="single" w:sz="8" w:space="0" w:color="000000"/>
              <w:bottom w:val="single" w:sz="8" w:space="0" w:color="000000"/>
              <w:right w:val="single" w:sz="8" w:space="0" w:color="000000"/>
            </w:tcBorders>
            <w:shd w:val="clear" w:color="auto" w:fill="auto"/>
          </w:tcPr>
          <w:p w14:paraId="4FB201E0" w14:textId="77777777" w:rsidR="002D386D" w:rsidRPr="00615DAA" w:rsidRDefault="002D386D" w:rsidP="00F239B5">
            <w:pPr>
              <w:jc w:val="both"/>
              <w:rPr>
                <w:rFonts w:ascii="宋体" w:eastAsia="宋体" w:hAnsi="宋体" w:cs="宋体"/>
              </w:rPr>
            </w:pPr>
          </w:p>
        </w:tc>
      </w:tr>
      <w:tr w:rsidR="00E33FC7" w:rsidRPr="00615DAA" w14:paraId="79BBF48E" w14:textId="77777777" w:rsidTr="00E33FC7">
        <w:trPr>
          <w:trHeight w:val="582"/>
          <w:jc w:val="center"/>
        </w:trPr>
        <w:tc>
          <w:tcPr>
            <w:tcW w:w="2542" w:type="dxa"/>
            <w:tcBorders>
              <w:top w:val="nil"/>
              <w:left w:val="single" w:sz="8" w:space="0" w:color="000000"/>
              <w:bottom w:val="single" w:sz="8" w:space="0" w:color="000000"/>
              <w:right w:val="single" w:sz="8" w:space="0" w:color="000000"/>
            </w:tcBorders>
            <w:shd w:val="clear" w:color="auto" w:fill="EAF1DD" w:themeFill="accent3" w:themeFillTint="33"/>
          </w:tcPr>
          <w:p w14:paraId="585CEA3A" w14:textId="17D72218" w:rsidR="00E33FC7" w:rsidRPr="00E33FC7" w:rsidRDefault="00E33FC7" w:rsidP="00E33FC7">
            <w:pPr>
              <w:jc w:val="both"/>
              <w:rPr>
                <w:rFonts w:ascii="微软雅黑" w:hAnsi="微软雅黑" w:cs="微软雅黑"/>
                <w:bCs/>
                <w:w w:val="105"/>
              </w:rPr>
            </w:pPr>
            <w:r w:rsidRPr="00E33FC7">
              <w:rPr>
                <w:rFonts w:ascii="微软雅黑" w:hAnsi="微软雅黑" w:cs="微软雅黑" w:hint="eastAsia"/>
                <w:bCs/>
                <w:w w:val="105"/>
              </w:rPr>
              <w:t>被审核区域/项目</w:t>
            </w:r>
          </w:p>
        </w:tc>
        <w:tc>
          <w:tcPr>
            <w:tcW w:w="6721" w:type="dxa"/>
            <w:gridSpan w:val="6"/>
            <w:tcBorders>
              <w:top w:val="nil"/>
              <w:left w:val="single" w:sz="8" w:space="0" w:color="000000"/>
              <w:bottom w:val="single" w:sz="8" w:space="0" w:color="000000"/>
              <w:right w:val="single" w:sz="8" w:space="0" w:color="000000"/>
            </w:tcBorders>
            <w:shd w:val="clear" w:color="auto" w:fill="auto"/>
          </w:tcPr>
          <w:p w14:paraId="42C77AB9" w14:textId="77777777" w:rsidR="00E33FC7" w:rsidRPr="00615DAA" w:rsidRDefault="00E33FC7" w:rsidP="00F239B5">
            <w:pPr>
              <w:jc w:val="both"/>
              <w:rPr>
                <w:rFonts w:ascii="宋体" w:eastAsia="宋体" w:hAnsi="宋体" w:cs="宋体"/>
              </w:rPr>
            </w:pPr>
          </w:p>
        </w:tc>
      </w:tr>
      <w:tr w:rsidR="003B1ACB" w:rsidRPr="00615DAA" w14:paraId="2D87C068" w14:textId="77777777" w:rsidTr="00BE14C5">
        <w:trPr>
          <w:trHeight w:val="572"/>
          <w:jc w:val="center"/>
        </w:trPr>
        <w:tc>
          <w:tcPr>
            <w:tcW w:w="2542" w:type="dxa"/>
            <w:tcBorders>
              <w:top w:val="single" w:sz="8" w:space="0" w:color="000000"/>
              <w:left w:val="single" w:sz="8" w:space="0" w:color="000000"/>
              <w:bottom w:val="single" w:sz="8" w:space="0" w:color="000000"/>
              <w:right w:val="single" w:sz="8" w:space="0" w:color="000000"/>
            </w:tcBorders>
            <w:shd w:val="clear" w:color="auto" w:fill="EAF1DD" w:themeFill="accent3" w:themeFillTint="33"/>
            <w:hideMark/>
          </w:tcPr>
          <w:p w14:paraId="1BB85321" w14:textId="77777777" w:rsidR="003B1ACB" w:rsidRPr="00E33FC7" w:rsidRDefault="003B1ACB" w:rsidP="00A83624">
            <w:pPr>
              <w:jc w:val="both"/>
              <w:rPr>
                <w:rFonts w:ascii="微软雅黑" w:hAnsi="微软雅黑" w:cs="微软雅黑"/>
                <w:bCs/>
                <w:w w:val="105"/>
              </w:rPr>
            </w:pPr>
            <w:r w:rsidRPr="00E33FC7">
              <w:rPr>
                <w:rFonts w:ascii="微软雅黑" w:hAnsi="微软雅黑" w:cs="微软雅黑" w:hint="eastAsia"/>
                <w:bCs/>
                <w:w w:val="105"/>
              </w:rPr>
              <w:t>综述:</w:t>
            </w:r>
          </w:p>
          <w:p w14:paraId="0959D54F"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summarize</w:t>
            </w:r>
          </w:p>
        </w:tc>
        <w:tc>
          <w:tcPr>
            <w:tcW w:w="6721" w:type="dxa"/>
            <w:gridSpan w:val="6"/>
            <w:tcBorders>
              <w:top w:val="single" w:sz="8" w:space="0" w:color="000000"/>
              <w:left w:val="single" w:sz="8" w:space="0" w:color="000000"/>
              <w:bottom w:val="single" w:sz="8" w:space="0" w:color="000000"/>
              <w:right w:val="single" w:sz="8" w:space="0" w:color="000000"/>
            </w:tcBorders>
            <w:shd w:val="clear" w:color="auto" w:fill="FFFFFF" w:themeFill="background1"/>
          </w:tcPr>
          <w:p w14:paraId="5658F3A4" w14:textId="77777777" w:rsidR="003B1ACB" w:rsidRPr="00615DAA" w:rsidRDefault="003B1ACB" w:rsidP="00F239B5">
            <w:pPr>
              <w:jc w:val="both"/>
              <w:rPr>
                <w:rFonts w:ascii="宋体" w:eastAsia="宋体" w:hAnsi="宋体" w:cs="宋体"/>
              </w:rPr>
            </w:pPr>
          </w:p>
        </w:tc>
      </w:tr>
      <w:tr w:rsidR="003B1ACB" w14:paraId="551C4217" w14:textId="77777777" w:rsidTr="00BE14C5">
        <w:trPr>
          <w:trHeight w:val="685"/>
          <w:jc w:val="center"/>
        </w:trPr>
        <w:tc>
          <w:tcPr>
            <w:tcW w:w="2542" w:type="dxa"/>
            <w:tcBorders>
              <w:top w:val="single" w:sz="8" w:space="0" w:color="000000"/>
              <w:left w:val="single" w:sz="8" w:space="0" w:color="000000"/>
              <w:bottom w:val="single" w:sz="8" w:space="0" w:color="000000"/>
              <w:right w:val="single" w:sz="8" w:space="0" w:color="000000"/>
            </w:tcBorders>
            <w:shd w:val="clear" w:color="auto" w:fill="EAF1DD" w:themeFill="accent3" w:themeFillTint="33"/>
          </w:tcPr>
          <w:p w14:paraId="4BED29DA" w14:textId="77777777" w:rsidR="003B1ACB" w:rsidRPr="00E33FC7" w:rsidRDefault="002D386D" w:rsidP="00A83624">
            <w:pPr>
              <w:jc w:val="both"/>
              <w:rPr>
                <w:rFonts w:ascii="微软雅黑" w:hAnsi="微软雅黑" w:cs="微软雅黑"/>
                <w:bCs/>
                <w:w w:val="105"/>
              </w:rPr>
            </w:pPr>
            <w:r w:rsidRPr="00E33FC7">
              <w:rPr>
                <w:rFonts w:ascii="微软雅黑" w:hAnsi="微软雅黑" w:cs="微软雅黑"/>
                <w:bCs/>
                <w:w w:val="105"/>
              </w:rPr>
              <w:t>审核范围</w:t>
            </w:r>
          </w:p>
          <w:p w14:paraId="646B6264"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Audit Areas</w:t>
            </w:r>
          </w:p>
        </w:tc>
        <w:tc>
          <w:tcPr>
            <w:tcW w:w="6721" w:type="dxa"/>
            <w:gridSpan w:val="6"/>
            <w:tcBorders>
              <w:top w:val="single" w:sz="8" w:space="0" w:color="000000"/>
              <w:left w:val="single" w:sz="8" w:space="0" w:color="000000"/>
              <w:bottom w:val="single" w:sz="8" w:space="0" w:color="000000"/>
              <w:right w:val="single" w:sz="8" w:space="0" w:color="000000"/>
            </w:tcBorders>
            <w:shd w:val="clear" w:color="auto" w:fill="FFFFFF" w:themeFill="background1"/>
          </w:tcPr>
          <w:p w14:paraId="06AA7A23" w14:textId="77777777" w:rsidR="003B1ACB" w:rsidRDefault="003B1ACB" w:rsidP="00F239B5">
            <w:pPr>
              <w:jc w:val="both"/>
              <w:rPr>
                <w:rFonts w:ascii="宋体" w:eastAsia="宋体" w:hAnsi="宋体" w:cs="宋体"/>
              </w:rPr>
            </w:pPr>
          </w:p>
        </w:tc>
      </w:tr>
      <w:tr w:rsidR="003B1ACB" w14:paraId="78E0235E" w14:textId="77777777" w:rsidTr="00BE14C5">
        <w:trPr>
          <w:trHeight w:val="540"/>
          <w:jc w:val="center"/>
        </w:trPr>
        <w:tc>
          <w:tcPr>
            <w:tcW w:w="2542" w:type="dxa"/>
            <w:tcBorders>
              <w:top w:val="single" w:sz="8" w:space="0" w:color="000000"/>
              <w:left w:val="single" w:sz="8" w:space="0" w:color="000000"/>
              <w:bottom w:val="single" w:sz="8" w:space="0" w:color="000000"/>
              <w:right w:val="single" w:sz="8" w:space="0" w:color="000000"/>
            </w:tcBorders>
            <w:shd w:val="clear" w:color="auto" w:fill="EAF1DD" w:themeFill="accent3" w:themeFillTint="33"/>
          </w:tcPr>
          <w:p w14:paraId="38206118" w14:textId="77777777" w:rsidR="003B1ACB" w:rsidRPr="00E33FC7" w:rsidRDefault="002D386D" w:rsidP="00A83624">
            <w:pPr>
              <w:jc w:val="both"/>
              <w:rPr>
                <w:rFonts w:ascii="微软雅黑" w:hAnsi="微软雅黑" w:cs="微软雅黑"/>
                <w:bCs/>
                <w:w w:val="105"/>
              </w:rPr>
            </w:pPr>
            <w:r w:rsidRPr="00E33FC7">
              <w:rPr>
                <w:rFonts w:ascii="微软雅黑" w:hAnsi="微软雅黑" w:cs="微软雅黑"/>
                <w:bCs/>
                <w:w w:val="105"/>
              </w:rPr>
              <w:t>审核目的</w:t>
            </w:r>
            <w:r w:rsidR="003B1ACB" w:rsidRPr="00E33FC7">
              <w:rPr>
                <w:rFonts w:ascii="微软雅黑" w:hAnsi="微软雅黑" w:cs="微软雅黑" w:hint="eastAsia"/>
                <w:bCs/>
                <w:w w:val="105"/>
              </w:rPr>
              <w:t>:</w:t>
            </w:r>
          </w:p>
          <w:p w14:paraId="4D39AF68"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Audit goal</w:t>
            </w:r>
          </w:p>
        </w:tc>
        <w:tc>
          <w:tcPr>
            <w:tcW w:w="6721" w:type="dxa"/>
            <w:gridSpan w:val="6"/>
            <w:tcBorders>
              <w:top w:val="single" w:sz="8" w:space="0" w:color="000000"/>
              <w:left w:val="single" w:sz="8" w:space="0" w:color="000000"/>
              <w:bottom w:val="single" w:sz="8" w:space="0" w:color="000000"/>
              <w:right w:val="single" w:sz="8" w:space="0" w:color="000000"/>
            </w:tcBorders>
            <w:shd w:val="clear" w:color="auto" w:fill="FFFFFF" w:themeFill="background1"/>
          </w:tcPr>
          <w:p w14:paraId="390B12E1" w14:textId="77777777" w:rsidR="003B1ACB" w:rsidRDefault="003B1ACB" w:rsidP="00F239B5">
            <w:pPr>
              <w:jc w:val="both"/>
              <w:rPr>
                <w:rFonts w:ascii="宋体" w:eastAsia="宋体" w:hAnsi="宋体" w:cs="宋体"/>
              </w:rPr>
            </w:pPr>
          </w:p>
        </w:tc>
      </w:tr>
      <w:tr w:rsidR="003B1ACB" w14:paraId="24C7B0D6" w14:textId="77777777" w:rsidTr="00BE14C5">
        <w:trPr>
          <w:trHeight w:val="553"/>
          <w:jc w:val="center"/>
        </w:trPr>
        <w:tc>
          <w:tcPr>
            <w:tcW w:w="2542" w:type="dxa"/>
            <w:tcBorders>
              <w:top w:val="single" w:sz="8" w:space="0" w:color="000000"/>
              <w:left w:val="single" w:sz="8" w:space="0" w:color="000000"/>
              <w:bottom w:val="single" w:sz="8" w:space="0" w:color="000000"/>
              <w:right w:val="single" w:sz="8" w:space="0" w:color="000000"/>
            </w:tcBorders>
            <w:shd w:val="clear" w:color="auto" w:fill="EAF1DD" w:themeFill="accent3" w:themeFillTint="33"/>
          </w:tcPr>
          <w:p w14:paraId="49B9C0FD" w14:textId="77777777" w:rsidR="003B1ACB" w:rsidRPr="00E33FC7" w:rsidRDefault="002D386D" w:rsidP="00A83624">
            <w:pPr>
              <w:jc w:val="both"/>
              <w:rPr>
                <w:rFonts w:ascii="微软雅黑" w:hAnsi="微软雅黑" w:cs="微软雅黑"/>
                <w:bCs/>
                <w:w w:val="105"/>
              </w:rPr>
            </w:pPr>
            <w:r w:rsidRPr="00E33FC7">
              <w:rPr>
                <w:rFonts w:ascii="微软雅黑" w:hAnsi="微软雅黑" w:cs="微软雅黑"/>
                <w:bCs/>
                <w:w w:val="105"/>
              </w:rPr>
              <w:t>依据</w:t>
            </w:r>
            <w:r w:rsidR="003B1ACB" w:rsidRPr="00E33FC7">
              <w:rPr>
                <w:rFonts w:ascii="微软雅黑" w:hAnsi="微软雅黑" w:cs="微软雅黑" w:hint="eastAsia"/>
                <w:bCs/>
                <w:w w:val="105"/>
              </w:rPr>
              <w:t>:</w:t>
            </w:r>
          </w:p>
          <w:p w14:paraId="762D7CDA"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gist</w:t>
            </w:r>
          </w:p>
        </w:tc>
        <w:tc>
          <w:tcPr>
            <w:tcW w:w="6721" w:type="dxa"/>
            <w:gridSpan w:val="6"/>
            <w:tcBorders>
              <w:top w:val="single" w:sz="8" w:space="0" w:color="000000"/>
              <w:left w:val="single" w:sz="8" w:space="0" w:color="000000"/>
              <w:bottom w:val="single" w:sz="8" w:space="0" w:color="000000"/>
              <w:right w:val="single" w:sz="8" w:space="0" w:color="000000"/>
            </w:tcBorders>
            <w:shd w:val="clear" w:color="auto" w:fill="FFFFFF" w:themeFill="background1"/>
          </w:tcPr>
          <w:p w14:paraId="4A1BBA52" w14:textId="77777777" w:rsidR="003B1ACB" w:rsidRDefault="003B1ACB" w:rsidP="00F239B5">
            <w:pPr>
              <w:jc w:val="both"/>
              <w:rPr>
                <w:rFonts w:ascii="宋体" w:eastAsia="宋体" w:hAnsi="宋体" w:cs="宋体"/>
              </w:rPr>
            </w:pPr>
          </w:p>
        </w:tc>
      </w:tr>
      <w:tr w:rsidR="002D386D" w14:paraId="56AE339E" w14:textId="77777777" w:rsidTr="00BE14C5">
        <w:trPr>
          <w:trHeight w:val="689"/>
          <w:jc w:val="center"/>
        </w:trPr>
        <w:tc>
          <w:tcPr>
            <w:tcW w:w="2542" w:type="dxa"/>
            <w:vMerge w:val="restart"/>
            <w:tcBorders>
              <w:top w:val="single" w:sz="8" w:space="0" w:color="000000"/>
              <w:left w:val="single" w:sz="8" w:space="0" w:color="000000"/>
              <w:right w:val="single" w:sz="8" w:space="0" w:color="000000"/>
            </w:tcBorders>
            <w:shd w:val="clear" w:color="auto" w:fill="EAF1DD" w:themeFill="accent3" w:themeFillTint="33"/>
          </w:tcPr>
          <w:p w14:paraId="1BD7BB71" w14:textId="77777777" w:rsidR="002D386D" w:rsidRPr="00E33FC7" w:rsidRDefault="002D386D" w:rsidP="00A83624">
            <w:pPr>
              <w:jc w:val="both"/>
              <w:rPr>
                <w:rFonts w:ascii="微软雅黑" w:hAnsi="微软雅黑" w:cs="微软雅黑"/>
                <w:bCs/>
                <w:w w:val="105"/>
              </w:rPr>
            </w:pPr>
            <w:r w:rsidRPr="00E33FC7">
              <w:rPr>
                <w:rFonts w:ascii="微软雅黑" w:hAnsi="微软雅黑" w:cs="微软雅黑"/>
                <w:bCs/>
                <w:w w:val="105"/>
              </w:rPr>
              <w:t>发现的问题</w:t>
            </w:r>
            <w:r w:rsidRPr="00E33FC7">
              <w:rPr>
                <w:rFonts w:ascii="微软雅黑" w:hAnsi="微软雅黑" w:cs="微软雅黑" w:hint="eastAsia"/>
                <w:bCs/>
                <w:w w:val="105"/>
              </w:rPr>
              <w:t>:</w:t>
            </w:r>
          </w:p>
          <w:p w14:paraId="3E3E8C48" w14:textId="77777777" w:rsidR="00C57A37" w:rsidRPr="00E33FC7" w:rsidRDefault="00C57A37" w:rsidP="00A83624">
            <w:pPr>
              <w:jc w:val="both"/>
              <w:rPr>
                <w:rFonts w:ascii="微软雅黑" w:hAnsi="微软雅黑" w:cs="微软雅黑"/>
                <w:bCs/>
                <w:w w:val="105"/>
              </w:rPr>
            </w:pPr>
            <w:r w:rsidRPr="00E33FC7">
              <w:rPr>
                <w:rFonts w:ascii="微软雅黑" w:hAnsi="微软雅黑" w:cs="微软雅黑"/>
                <w:bCs/>
                <w:w w:val="105"/>
              </w:rPr>
              <w:t>problem found</w:t>
            </w:r>
          </w:p>
        </w:tc>
        <w:tc>
          <w:tcPr>
            <w:tcW w:w="1680" w:type="dxa"/>
            <w:tcBorders>
              <w:top w:val="single" w:sz="8" w:space="0" w:color="000000"/>
              <w:left w:val="single" w:sz="8" w:space="0" w:color="000000"/>
              <w:bottom w:val="single" w:sz="8" w:space="0" w:color="000000"/>
              <w:right w:val="single" w:sz="8" w:space="0" w:color="000000"/>
            </w:tcBorders>
            <w:shd w:val="clear" w:color="auto" w:fill="D6E3BC" w:themeFill="accent3" w:themeFillTint="66"/>
          </w:tcPr>
          <w:p w14:paraId="009882C6" w14:textId="77777777" w:rsidR="002D386D" w:rsidRDefault="002D386D" w:rsidP="00F239B5">
            <w:pPr>
              <w:jc w:val="both"/>
              <w:rPr>
                <w:rFonts w:ascii="宋体" w:eastAsia="宋体" w:hAnsi="宋体" w:cs="宋体"/>
              </w:rPr>
            </w:pPr>
            <w:r w:rsidRPr="00615482">
              <w:rPr>
                <w:rFonts w:ascii="Times New Roman" w:eastAsia="Times New Roman" w:hAnsi="Times New Roman"/>
                <w:position w:val="1"/>
                <w:sz w:val="19"/>
                <w:szCs w:val="19"/>
              </w:rPr>
              <w:t xml:space="preserve">Level </w:t>
            </w:r>
            <w:r w:rsidRPr="00615482">
              <w:rPr>
                <w:rFonts w:ascii="Times New Roman" w:eastAsia="Times New Roman" w:hAnsi="Times New Roman"/>
                <w:spacing w:val="-1"/>
                <w:position w:val="1"/>
                <w:sz w:val="19"/>
                <w:szCs w:val="19"/>
              </w:rPr>
              <w:t>1/</w:t>
            </w:r>
            <w:r w:rsidRPr="00615482">
              <w:rPr>
                <w:rFonts w:ascii="Arial" w:eastAsia="Arial" w:hAnsi="Arial" w:cs="Arial"/>
                <w:bCs/>
                <w:spacing w:val="-1"/>
                <w:position w:val="1"/>
                <w:sz w:val="21"/>
                <w:szCs w:val="21"/>
              </w:rPr>
              <w:t>一级</w:t>
            </w:r>
          </w:p>
        </w:tc>
        <w:tc>
          <w:tcPr>
            <w:tcW w:w="1680" w:type="dxa"/>
            <w:gridSpan w:val="2"/>
            <w:tcBorders>
              <w:top w:val="single" w:sz="8" w:space="0" w:color="000000"/>
              <w:left w:val="single" w:sz="8" w:space="0" w:color="000000"/>
              <w:bottom w:val="single" w:sz="8" w:space="0" w:color="000000"/>
              <w:right w:val="single" w:sz="8" w:space="0" w:color="000000"/>
            </w:tcBorders>
            <w:shd w:val="clear" w:color="auto" w:fill="D6E3BC" w:themeFill="accent3" w:themeFillTint="66"/>
          </w:tcPr>
          <w:p w14:paraId="75DD8685" w14:textId="77777777" w:rsidR="002D386D" w:rsidRDefault="002D386D" w:rsidP="00F239B5">
            <w:pPr>
              <w:jc w:val="both"/>
              <w:rPr>
                <w:rFonts w:ascii="宋体" w:eastAsia="宋体" w:hAnsi="宋体" w:cs="宋体"/>
              </w:rPr>
            </w:pPr>
            <w:r w:rsidRPr="00615482">
              <w:rPr>
                <w:rFonts w:ascii="Times New Roman" w:eastAsia="Times New Roman" w:hAnsi="Times New Roman"/>
                <w:spacing w:val="-1"/>
                <w:position w:val="1"/>
                <w:sz w:val="19"/>
                <w:szCs w:val="19"/>
              </w:rPr>
              <w:t>Level2/</w:t>
            </w:r>
            <w:r w:rsidRPr="00615482">
              <w:rPr>
                <w:rFonts w:ascii="Arial" w:eastAsia="Arial" w:hAnsi="Arial" w:cs="Arial"/>
                <w:bCs/>
                <w:spacing w:val="-1"/>
                <w:position w:val="1"/>
                <w:sz w:val="21"/>
                <w:szCs w:val="21"/>
              </w:rPr>
              <w:t>二级:</w:t>
            </w:r>
          </w:p>
        </w:tc>
        <w:tc>
          <w:tcPr>
            <w:tcW w:w="1680" w:type="dxa"/>
            <w:gridSpan w:val="2"/>
            <w:tcBorders>
              <w:top w:val="single" w:sz="8" w:space="0" w:color="000000"/>
              <w:left w:val="single" w:sz="8" w:space="0" w:color="000000"/>
              <w:bottom w:val="single" w:sz="8" w:space="0" w:color="000000"/>
              <w:right w:val="single" w:sz="8" w:space="0" w:color="000000"/>
            </w:tcBorders>
            <w:shd w:val="clear" w:color="auto" w:fill="D6E3BC" w:themeFill="accent3" w:themeFillTint="66"/>
          </w:tcPr>
          <w:p w14:paraId="4E7E9D0B" w14:textId="77777777" w:rsidR="002D386D" w:rsidRDefault="002D386D" w:rsidP="00F239B5">
            <w:pPr>
              <w:jc w:val="both"/>
              <w:rPr>
                <w:rFonts w:ascii="宋体" w:eastAsia="宋体" w:hAnsi="宋体" w:cs="宋体"/>
              </w:rPr>
            </w:pPr>
            <w:r w:rsidRPr="00615482">
              <w:rPr>
                <w:rFonts w:ascii="Times New Roman" w:eastAsia="Times New Roman" w:hAnsi="Times New Roman"/>
                <w:position w:val="1"/>
                <w:sz w:val="19"/>
                <w:szCs w:val="19"/>
              </w:rPr>
              <w:t>Level</w:t>
            </w:r>
            <w:r w:rsidRPr="00615482">
              <w:rPr>
                <w:rFonts w:ascii="Times New Roman" w:eastAsia="Times New Roman" w:hAnsi="Times New Roman"/>
                <w:spacing w:val="1"/>
                <w:position w:val="1"/>
                <w:sz w:val="19"/>
                <w:szCs w:val="19"/>
              </w:rPr>
              <w:t xml:space="preserve"> </w:t>
            </w:r>
            <w:r w:rsidRPr="00615482">
              <w:rPr>
                <w:rFonts w:ascii="Times New Roman" w:eastAsia="Times New Roman" w:hAnsi="Times New Roman"/>
                <w:spacing w:val="-1"/>
                <w:position w:val="1"/>
                <w:sz w:val="19"/>
                <w:szCs w:val="19"/>
              </w:rPr>
              <w:t>3/</w:t>
            </w:r>
            <w:r w:rsidRPr="00615482">
              <w:rPr>
                <w:rFonts w:ascii="Arial" w:eastAsia="Arial" w:hAnsi="Arial" w:cs="Arial"/>
                <w:bCs/>
                <w:spacing w:val="-1"/>
                <w:position w:val="1"/>
                <w:sz w:val="21"/>
                <w:szCs w:val="21"/>
              </w:rPr>
              <w:t>三级:</w:t>
            </w:r>
          </w:p>
        </w:tc>
        <w:tc>
          <w:tcPr>
            <w:tcW w:w="1681" w:type="dxa"/>
            <w:tcBorders>
              <w:top w:val="single" w:sz="8" w:space="0" w:color="000000"/>
              <w:left w:val="single" w:sz="8" w:space="0" w:color="000000"/>
              <w:bottom w:val="single" w:sz="8" w:space="0" w:color="000000"/>
              <w:right w:val="single" w:sz="8" w:space="0" w:color="000000"/>
            </w:tcBorders>
            <w:shd w:val="clear" w:color="auto" w:fill="D6E3BC" w:themeFill="accent3" w:themeFillTint="66"/>
          </w:tcPr>
          <w:p w14:paraId="6A5B969F" w14:textId="77777777" w:rsidR="002D386D" w:rsidRDefault="002D386D" w:rsidP="00F239B5">
            <w:pPr>
              <w:jc w:val="both"/>
              <w:rPr>
                <w:rFonts w:ascii="宋体" w:eastAsia="宋体" w:hAnsi="宋体" w:cs="宋体"/>
              </w:rPr>
            </w:pPr>
            <w:r w:rsidRPr="00615482">
              <w:rPr>
                <w:rFonts w:ascii="Times New Roman" w:eastAsia="Times New Roman" w:hAnsi="Times New Roman"/>
                <w:bCs/>
                <w:spacing w:val="-4"/>
                <w:w w:val="85"/>
                <w:sz w:val="18"/>
                <w:szCs w:val="18"/>
              </w:rPr>
              <w:t>Total</w:t>
            </w:r>
            <w:r w:rsidRPr="00615482">
              <w:rPr>
                <w:rFonts w:ascii="Times New Roman" w:eastAsia="Times New Roman" w:hAnsi="Times New Roman"/>
                <w:bCs/>
                <w:spacing w:val="-19"/>
                <w:w w:val="85"/>
                <w:sz w:val="18"/>
                <w:szCs w:val="18"/>
              </w:rPr>
              <w:t xml:space="preserve"> </w:t>
            </w:r>
            <w:r w:rsidRPr="00615482">
              <w:rPr>
                <w:rFonts w:ascii="Arial" w:eastAsia="Arial" w:hAnsi="Arial" w:cs="Arial"/>
                <w:bCs/>
                <w:spacing w:val="-1"/>
                <w:w w:val="85"/>
                <w:sz w:val="18"/>
                <w:szCs w:val="18"/>
              </w:rPr>
              <w:t>/</w:t>
            </w:r>
            <w:r w:rsidRPr="00615482">
              <w:rPr>
                <w:rFonts w:ascii="Arial" w:eastAsia="Arial" w:hAnsi="Arial" w:cs="Arial"/>
                <w:bCs/>
                <w:spacing w:val="-1"/>
                <w:w w:val="85"/>
                <w:sz w:val="21"/>
                <w:szCs w:val="21"/>
              </w:rPr>
              <w:t>总计:</w:t>
            </w:r>
          </w:p>
        </w:tc>
      </w:tr>
      <w:tr w:rsidR="002D386D" w14:paraId="76F0BAE2" w14:textId="77777777" w:rsidTr="00E33FC7">
        <w:trPr>
          <w:trHeight w:val="692"/>
          <w:jc w:val="center"/>
        </w:trPr>
        <w:tc>
          <w:tcPr>
            <w:tcW w:w="2542" w:type="dxa"/>
            <w:vMerge/>
            <w:tcBorders>
              <w:left w:val="single" w:sz="8" w:space="0" w:color="000000"/>
              <w:bottom w:val="single" w:sz="4" w:space="0" w:color="auto"/>
              <w:right w:val="single" w:sz="8" w:space="0" w:color="000000"/>
            </w:tcBorders>
            <w:shd w:val="clear" w:color="auto" w:fill="EAF1DD" w:themeFill="accent3" w:themeFillTint="33"/>
          </w:tcPr>
          <w:p w14:paraId="73FF16C7" w14:textId="77777777" w:rsidR="002D386D" w:rsidRPr="00615482" w:rsidRDefault="002D386D" w:rsidP="00F239B5">
            <w:pPr>
              <w:jc w:val="both"/>
              <w:rPr>
                <w:rFonts w:ascii="Arial" w:eastAsia="Arial" w:hAnsi="Arial" w:cs="Arial"/>
                <w:bCs/>
                <w:w w:val="105"/>
                <w:sz w:val="21"/>
                <w:szCs w:val="21"/>
              </w:rPr>
            </w:pPr>
          </w:p>
        </w:tc>
        <w:tc>
          <w:tcPr>
            <w:tcW w:w="1680" w:type="dxa"/>
            <w:tcBorders>
              <w:top w:val="single" w:sz="8" w:space="0" w:color="000000"/>
              <w:left w:val="single" w:sz="8" w:space="0" w:color="000000"/>
              <w:bottom w:val="single" w:sz="4" w:space="0" w:color="auto"/>
              <w:right w:val="single" w:sz="8" w:space="0" w:color="000000"/>
            </w:tcBorders>
            <w:shd w:val="clear" w:color="auto" w:fill="auto"/>
            <w:vAlign w:val="center"/>
          </w:tcPr>
          <w:p w14:paraId="1C19BD17" w14:textId="77777777" w:rsidR="002D386D" w:rsidRPr="00CC0518" w:rsidRDefault="00CC0518" w:rsidP="00F239B5">
            <w:pPr>
              <w:jc w:val="both"/>
              <w:rPr>
                <w:rFonts w:ascii="宋体" w:eastAsia="宋体" w:hAnsi="宋体" w:cs="宋体"/>
                <w:color w:val="FF0000"/>
                <w:sz w:val="28"/>
                <w:szCs w:val="28"/>
                <w:u w:val="single"/>
              </w:rPr>
            </w:pPr>
            <w:r w:rsidRPr="00CC0518">
              <w:rPr>
                <w:rFonts w:ascii="宋体" w:eastAsia="宋体" w:hAnsi="宋体" w:cs="宋体" w:hint="eastAsia"/>
                <w:color w:val="FF0000"/>
                <w:sz w:val="28"/>
                <w:szCs w:val="28"/>
                <w:u w:val="single"/>
              </w:rPr>
              <w:t>3</w:t>
            </w:r>
          </w:p>
        </w:tc>
        <w:tc>
          <w:tcPr>
            <w:tcW w:w="1680" w:type="dxa"/>
            <w:gridSpan w:val="2"/>
            <w:tcBorders>
              <w:top w:val="single" w:sz="8" w:space="0" w:color="000000"/>
              <w:left w:val="single" w:sz="8" w:space="0" w:color="000000"/>
              <w:bottom w:val="single" w:sz="4" w:space="0" w:color="auto"/>
              <w:right w:val="single" w:sz="8" w:space="0" w:color="000000"/>
            </w:tcBorders>
            <w:shd w:val="clear" w:color="auto" w:fill="auto"/>
            <w:vAlign w:val="center"/>
          </w:tcPr>
          <w:p w14:paraId="2277EB4E" w14:textId="77777777" w:rsidR="002D386D" w:rsidRPr="00CC0518" w:rsidRDefault="00CC0518" w:rsidP="00F239B5">
            <w:pPr>
              <w:jc w:val="both"/>
              <w:rPr>
                <w:rFonts w:ascii="宋体" w:eastAsia="宋体" w:hAnsi="宋体" w:cs="宋体"/>
                <w:color w:val="FF0000"/>
                <w:sz w:val="28"/>
                <w:szCs w:val="28"/>
                <w:u w:val="single"/>
              </w:rPr>
            </w:pPr>
            <w:r w:rsidRPr="00CC0518">
              <w:rPr>
                <w:rFonts w:ascii="宋体" w:eastAsia="宋体" w:hAnsi="宋体" w:cs="宋体" w:hint="eastAsia"/>
                <w:color w:val="FF0000"/>
                <w:sz w:val="28"/>
                <w:szCs w:val="28"/>
                <w:u w:val="single"/>
              </w:rPr>
              <w:t>3</w:t>
            </w:r>
          </w:p>
        </w:tc>
        <w:tc>
          <w:tcPr>
            <w:tcW w:w="1680" w:type="dxa"/>
            <w:gridSpan w:val="2"/>
            <w:tcBorders>
              <w:top w:val="single" w:sz="8" w:space="0" w:color="000000"/>
              <w:left w:val="single" w:sz="8" w:space="0" w:color="000000"/>
              <w:bottom w:val="single" w:sz="4" w:space="0" w:color="auto"/>
              <w:right w:val="single" w:sz="8" w:space="0" w:color="000000"/>
            </w:tcBorders>
            <w:shd w:val="clear" w:color="auto" w:fill="auto"/>
            <w:vAlign w:val="center"/>
          </w:tcPr>
          <w:p w14:paraId="6D8AE1E8" w14:textId="77777777" w:rsidR="002D386D" w:rsidRPr="00CC0518" w:rsidRDefault="00CC0518" w:rsidP="00F239B5">
            <w:pPr>
              <w:jc w:val="both"/>
              <w:rPr>
                <w:rFonts w:ascii="宋体" w:eastAsia="宋体" w:hAnsi="宋体" w:cs="宋体"/>
                <w:color w:val="FF0000"/>
                <w:sz w:val="28"/>
                <w:szCs w:val="28"/>
                <w:u w:val="single"/>
              </w:rPr>
            </w:pPr>
            <w:r w:rsidRPr="00CC0518">
              <w:rPr>
                <w:rFonts w:ascii="宋体" w:eastAsia="宋体" w:hAnsi="宋体" w:cs="宋体" w:hint="eastAsia"/>
                <w:color w:val="FF0000"/>
                <w:sz w:val="28"/>
                <w:szCs w:val="28"/>
                <w:u w:val="single"/>
              </w:rPr>
              <w:t>3</w:t>
            </w:r>
          </w:p>
        </w:tc>
        <w:tc>
          <w:tcPr>
            <w:tcW w:w="1681" w:type="dxa"/>
            <w:tcBorders>
              <w:top w:val="single" w:sz="8" w:space="0" w:color="000000"/>
              <w:left w:val="single" w:sz="8" w:space="0" w:color="000000"/>
              <w:bottom w:val="single" w:sz="4" w:space="0" w:color="auto"/>
              <w:right w:val="single" w:sz="8" w:space="0" w:color="000000"/>
            </w:tcBorders>
            <w:shd w:val="clear" w:color="auto" w:fill="auto"/>
            <w:vAlign w:val="center"/>
          </w:tcPr>
          <w:p w14:paraId="04096191" w14:textId="77777777" w:rsidR="002D386D" w:rsidRPr="00CC0518" w:rsidRDefault="00CC0518" w:rsidP="00F239B5">
            <w:pPr>
              <w:jc w:val="both"/>
              <w:rPr>
                <w:rFonts w:ascii="宋体" w:eastAsia="宋体" w:hAnsi="宋体" w:cs="宋体"/>
                <w:color w:val="FF0000"/>
                <w:sz w:val="28"/>
                <w:szCs w:val="28"/>
                <w:u w:val="single"/>
              </w:rPr>
            </w:pPr>
            <w:r w:rsidRPr="00CC0518">
              <w:rPr>
                <w:rFonts w:ascii="宋体" w:eastAsia="宋体" w:hAnsi="宋体" w:cs="宋体" w:hint="eastAsia"/>
                <w:color w:val="FF0000"/>
                <w:sz w:val="28"/>
                <w:szCs w:val="28"/>
                <w:u w:val="single"/>
              </w:rPr>
              <w:t>9</w:t>
            </w:r>
          </w:p>
        </w:tc>
      </w:tr>
      <w:tr w:rsidR="00E33FC7" w14:paraId="3CE06826" w14:textId="77777777" w:rsidTr="00E33FC7">
        <w:trPr>
          <w:trHeight w:val="692"/>
          <w:jc w:val="center"/>
        </w:trPr>
        <w:tc>
          <w:tcPr>
            <w:tcW w:w="2542"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5DCC2BD" w14:textId="457FABA0" w:rsidR="00E33FC7" w:rsidRPr="00E33FC7" w:rsidRDefault="00E33FC7" w:rsidP="00F239B5">
            <w:pPr>
              <w:jc w:val="both"/>
              <w:rPr>
                <w:rFonts w:ascii="Arial" w:eastAsia="Arial" w:hAnsi="Arial" w:cs="Arial"/>
                <w:bCs/>
                <w:w w:val="105"/>
              </w:rPr>
            </w:pPr>
            <w:r w:rsidRPr="00E33FC7">
              <w:rPr>
                <w:rFonts w:ascii="微软雅黑" w:hAnsi="微软雅黑" w:cs="微软雅黑" w:hint="eastAsia"/>
                <w:bCs/>
                <w:w w:val="105"/>
              </w:rPr>
              <w:t>结论</w:t>
            </w:r>
          </w:p>
        </w:tc>
        <w:tc>
          <w:tcPr>
            <w:tcW w:w="6721"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5D1CE33" w14:textId="77777777" w:rsidR="00E33FC7" w:rsidRPr="00CC0518" w:rsidRDefault="00E33FC7" w:rsidP="00F239B5">
            <w:pPr>
              <w:jc w:val="both"/>
              <w:rPr>
                <w:rFonts w:ascii="宋体" w:eastAsia="宋体" w:hAnsi="宋体" w:cs="宋体"/>
                <w:color w:val="FF0000"/>
                <w:sz w:val="28"/>
                <w:szCs w:val="28"/>
                <w:u w:val="single"/>
              </w:rPr>
            </w:pPr>
          </w:p>
        </w:tc>
      </w:tr>
      <w:tr w:rsidR="00E33FC7" w14:paraId="6AF6996C" w14:textId="77777777" w:rsidTr="00E33FC7">
        <w:trPr>
          <w:trHeight w:val="692"/>
          <w:jc w:val="center"/>
        </w:trPr>
        <w:tc>
          <w:tcPr>
            <w:tcW w:w="2542"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4AF752E6" w14:textId="3F69EDE5" w:rsidR="00E33FC7" w:rsidRPr="00E33FC7" w:rsidRDefault="00E33FC7" w:rsidP="00F239B5">
            <w:pPr>
              <w:jc w:val="both"/>
              <w:rPr>
                <w:rFonts w:ascii="Arial" w:eastAsia="Arial" w:hAnsi="Arial" w:cs="Arial"/>
                <w:bCs/>
                <w:w w:val="105"/>
              </w:rPr>
            </w:pPr>
            <w:r w:rsidRPr="00E33FC7">
              <w:rPr>
                <w:rFonts w:ascii="微软雅黑" w:hAnsi="微软雅黑" w:cs="微软雅黑" w:hint="eastAsia"/>
                <w:bCs/>
                <w:w w:val="105"/>
              </w:rPr>
              <w:t>报告批准</w:t>
            </w:r>
          </w:p>
        </w:tc>
        <w:tc>
          <w:tcPr>
            <w:tcW w:w="6721"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3B1E6F8" w14:textId="77777777" w:rsidR="00E33FC7" w:rsidRPr="00CC0518" w:rsidRDefault="00E33FC7" w:rsidP="00F239B5">
            <w:pPr>
              <w:jc w:val="both"/>
              <w:rPr>
                <w:rFonts w:ascii="宋体" w:eastAsia="宋体" w:hAnsi="宋体" w:cs="宋体"/>
                <w:color w:val="FF0000"/>
                <w:sz w:val="28"/>
                <w:szCs w:val="28"/>
                <w:u w:val="single"/>
              </w:rPr>
            </w:pPr>
          </w:p>
        </w:tc>
      </w:tr>
      <w:tr w:rsidR="00E33FC7" w14:paraId="494E179F" w14:textId="77777777" w:rsidTr="00E33FC7">
        <w:trPr>
          <w:trHeight w:val="692"/>
          <w:jc w:val="center"/>
        </w:trPr>
        <w:tc>
          <w:tcPr>
            <w:tcW w:w="2542"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D8BBD0D" w14:textId="5F3FCB91" w:rsidR="00E33FC7" w:rsidRPr="00E33FC7" w:rsidRDefault="00E33FC7" w:rsidP="00F239B5">
            <w:pPr>
              <w:jc w:val="both"/>
              <w:rPr>
                <w:rFonts w:ascii="Arial" w:eastAsia="Arial" w:hAnsi="Arial" w:cs="Arial"/>
                <w:bCs/>
                <w:w w:val="105"/>
              </w:rPr>
            </w:pPr>
            <w:r w:rsidRPr="00E33FC7">
              <w:rPr>
                <w:rFonts w:ascii="微软雅黑" w:hAnsi="微软雅黑" w:cs="微软雅黑" w:hint="eastAsia"/>
                <w:bCs/>
                <w:w w:val="105"/>
              </w:rPr>
              <w:t>关闭批准</w:t>
            </w:r>
          </w:p>
        </w:tc>
        <w:tc>
          <w:tcPr>
            <w:tcW w:w="6721"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6F17CD1" w14:textId="77777777" w:rsidR="00E33FC7" w:rsidRPr="00CC0518" w:rsidRDefault="00E33FC7" w:rsidP="00F239B5">
            <w:pPr>
              <w:jc w:val="both"/>
              <w:rPr>
                <w:rFonts w:ascii="宋体" w:eastAsia="宋体" w:hAnsi="宋体" w:cs="宋体"/>
                <w:color w:val="FF0000"/>
                <w:sz w:val="28"/>
                <w:szCs w:val="28"/>
                <w:u w:val="single"/>
              </w:rPr>
            </w:pPr>
          </w:p>
        </w:tc>
      </w:tr>
    </w:tbl>
    <w:p w14:paraId="24AE75C3" w14:textId="77777777" w:rsidR="00E33FC7" w:rsidRDefault="00E33FC7" w:rsidP="00CB7A12"/>
    <w:p w14:paraId="52029689" w14:textId="77777777" w:rsidR="00B777EE" w:rsidRDefault="00B777EE" w:rsidP="00D34506">
      <w:pPr>
        <w:ind w:firstLine="210"/>
      </w:pPr>
      <w:r>
        <w:rPr>
          <w:rFonts w:hint="eastAsia"/>
        </w:rPr>
        <w:t>纠正措施单列表</w:t>
      </w:r>
      <w:r w:rsidR="00D50921">
        <w:rPr>
          <w:rFonts w:hint="eastAsia"/>
        </w:rPr>
        <w:t>，</w:t>
      </w:r>
      <w:r>
        <w:rPr>
          <w:rFonts w:hint="eastAsia"/>
        </w:rPr>
        <w:t>点击“新增”</w:t>
      </w:r>
      <w:r>
        <w:rPr>
          <w:rFonts w:hint="eastAsia"/>
        </w:rPr>
        <w:t>-</w:t>
      </w:r>
      <w:r>
        <w:rPr>
          <w:rFonts w:hint="eastAsia"/>
        </w:rPr>
        <w:t>添加新的纠正措施。</w:t>
      </w:r>
    </w:p>
    <w:tbl>
      <w:tblPr>
        <w:tblStyle w:val="aff8"/>
        <w:tblW w:w="0" w:type="auto"/>
        <w:tblLook w:val="04A0" w:firstRow="1" w:lastRow="0" w:firstColumn="1" w:lastColumn="0" w:noHBand="0" w:noVBand="1"/>
      </w:tblPr>
      <w:tblGrid>
        <w:gridCol w:w="1591"/>
        <w:gridCol w:w="1592"/>
        <w:gridCol w:w="969"/>
        <w:gridCol w:w="969"/>
        <w:gridCol w:w="970"/>
        <w:gridCol w:w="1153"/>
        <w:gridCol w:w="1153"/>
        <w:gridCol w:w="1154"/>
      </w:tblGrid>
      <w:tr w:rsidR="00E33FC7" w14:paraId="50E891CC" w14:textId="77777777" w:rsidTr="00E33FC7">
        <w:trPr>
          <w:trHeight w:val="1047"/>
        </w:trPr>
        <w:tc>
          <w:tcPr>
            <w:tcW w:w="1591" w:type="dxa"/>
            <w:shd w:val="clear" w:color="auto" w:fill="D6E3BC" w:themeFill="accent3" w:themeFillTint="66"/>
          </w:tcPr>
          <w:p w14:paraId="4855D5F1" w14:textId="77777777" w:rsidR="00E33FC7" w:rsidRDefault="00E33FC7" w:rsidP="00D34506">
            <w:r>
              <w:rPr>
                <w:rFonts w:hint="eastAsia"/>
              </w:rPr>
              <w:t>纠正措施编号</w:t>
            </w:r>
          </w:p>
          <w:p w14:paraId="1FFD6607" w14:textId="77777777" w:rsidR="00E33FC7" w:rsidRDefault="00E33FC7" w:rsidP="00D34506">
            <w:r w:rsidRPr="00C57A37">
              <w:t>Corrective action number</w:t>
            </w:r>
          </w:p>
        </w:tc>
        <w:tc>
          <w:tcPr>
            <w:tcW w:w="1592" w:type="dxa"/>
            <w:shd w:val="clear" w:color="auto" w:fill="D6E3BC" w:themeFill="accent3" w:themeFillTint="66"/>
          </w:tcPr>
          <w:p w14:paraId="573FEE76" w14:textId="77777777" w:rsidR="00E33FC7" w:rsidRDefault="00E33FC7" w:rsidP="00D34506">
            <w:r>
              <w:rPr>
                <w:rFonts w:hint="eastAsia"/>
              </w:rPr>
              <w:t>纠正措施级别</w:t>
            </w:r>
          </w:p>
          <w:p w14:paraId="4AAC0F7D" w14:textId="77777777" w:rsidR="00E33FC7" w:rsidRDefault="00E33FC7" w:rsidP="00D34506">
            <w:r w:rsidRPr="00C57A37">
              <w:t>corrective action</w:t>
            </w:r>
          </w:p>
          <w:p w14:paraId="45DB1A75" w14:textId="77777777" w:rsidR="00E33FC7" w:rsidRDefault="00E33FC7" w:rsidP="00D34506">
            <w:r w:rsidRPr="00C57A37">
              <w:t>level</w:t>
            </w:r>
          </w:p>
        </w:tc>
        <w:tc>
          <w:tcPr>
            <w:tcW w:w="2908" w:type="dxa"/>
            <w:gridSpan w:val="3"/>
            <w:shd w:val="clear" w:color="auto" w:fill="D6E3BC" w:themeFill="accent3" w:themeFillTint="66"/>
          </w:tcPr>
          <w:p w14:paraId="7980A679" w14:textId="7E5F35E6" w:rsidR="00E33FC7" w:rsidRDefault="00E33FC7" w:rsidP="00D34506">
            <w:r>
              <w:rPr>
                <w:rFonts w:hint="eastAsia"/>
              </w:rPr>
              <w:t>立即执行的整改措施</w:t>
            </w:r>
          </w:p>
        </w:tc>
        <w:tc>
          <w:tcPr>
            <w:tcW w:w="3460" w:type="dxa"/>
            <w:gridSpan w:val="3"/>
            <w:shd w:val="clear" w:color="auto" w:fill="D6E3BC" w:themeFill="accent3" w:themeFillTint="66"/>
          </w:tcPr>
          <w:p w14:paraId="6F8B5FD6" w14:textId="75057849" w:rsidR="00E33FC7" w:rsidRDefault="00E33FC7" w:rsidP="00D34506">
            <w:r>
              <w:rPr>
                <w:rFonts w:hint="eastAsia"/>
              </w:rPr>
              <w:t>导致因素及问题根源纠正措施</w:t>
            </w:r>
          </w:p>
        </w:tc>
      </w:tr>
      <w:tr w:rsidR="00E33FC7" w14:paraId="28805484" w14:textId="77777777" w:rsidTr="00E33FC7">
        <w:trPr>
          <w:trHeight w:val="918"/>
        </w:trPr>
        <w:tc>
          <w:tcPr>
            <w:tcW w:w="1591" w:type="dxa"/>
          </w:tcPr>
          <w:p w14:paraId="052E1F19" w14:textId="77777777" w:rsidR="00E33FC7" w:rsidRDefault="00E33FC7" w:rsidP="00D34506"/>
        </w:tc>
        <w:tc>
          <w:tcPr>
            <w:tcW w:w="1592" w:type="dxa"/>
          </w:tcPr>
          <w:p w14:paraId="556BA958" w14:textId="77777777" w:rsidR="00E33FC7" w:rsidRDefault="00E33FC7" w:rsidP="00D34506"/>
        </w:tc>
        <w:tc>
          <w:tcPr>
            <w:tcW w:w="969" w:type="dxa"/>
          </w:tcPr>
          <w:p w14:paraId="0A5415E0" w14:textId="7BAFF5B0" w:rsidR="00E33FC7" w:rsidRDefault="00E33FC7" w:rsidP="00D34506">
            <w:r>
              <w:rPr>
                <w:rFonts w:hint="eastAsia"/>
              </w:rPr>
              <w:t>目标完成日期</w:t>
            </w:r>
          </w:p>
        </w:tc>
        <w:tc>
          <w:tcPr>
            <w:tcW w:w="969" w:type="dxa"/>
          </w:tcPr>
          <w:p w14:paraId="56D7F788" w14:textId="04ACFA15" w:rsidR="00E33FC7" w:rsidRDefault="00E33FC7" w:rsidP="00D34506">
            <w:r>
              <w:rPr>
                <w:rFonts w:hint="eastAsia"/>
              </w:rPr>
              <w:t>是否完成</w:t>
            </w:r>
          </w:p>
        </w:tc>
        <w:tc>
          <w:tcPr>
            <w:tcW w:w="970" w:type="dxa"/>
          </w:tcPr>
          <w:p w14:paraId="71AFC62E" w14:textId="7D642BD1" w:rsidR="00E33FC7" w:rsidRDefault="00E33FC7" w:rsidP="00D34506">
            <w:r>
              <w:rPr>
                <w:rFonts w:hint="eastAsia"/>
              </w:rPr>
              <w:t>真正完成日期</w:t>
            </w:r>
          </w:p>
        </w:tc>
        <w:tc>
          <w:tcPr>
            <w:tcW w:w="1153" w:type="dxa"/>
          </w:tcPr>
          <w:p w14:paraId="5A3D21D7" w14:textId="227236B6" w:rsidR="00E33FC7" w:rsidRDefault="00E33FC7" w:rsidP="00D34506">
            <w:r>
              <w:rPr>
                <w:rFonts w:hint="eastAsia"/>
              </w:rPr>
              <w:t>目标完成日期</w:t>
            </w:r>
          </w:p>
        </w:tc>
        <w:tc>
          <w:tcPr>
            <w:tcW w:w="1153" w:type="dxa"/>
          </w:tcPr>
          <w:p w14:paraId="76482977" w14:textId="3726A742" w:rsidR="00E33FC7" w:rsidRDefault="00E33FC7" w:rsidP="00D34506">
            <w:r>
              <w:rPr>
                <w:rFonts w:hint="eastAsia"/>
              </w:rPr>
              <w:t>是否完成</w:t>
            </w:r>
          </w:p>
        </w:tc>
        <w:tc>
          <w:tcPr>
            <w:tcW w:w="1154" w:type="dxa"/>
          </w:tcPr>
          <w:p w14:paraId="5C46F05F" w14:textId="411B20A1" w:rsidR="00E33FC7" w:rsidRDefault="00E33FC7" w:rsidP="00D34506">
            <w:r>
              <w:rPr>
                <w:rFonts w:hint="eastAsia"/>
              </w:rPr>
              <w:t>真正完成日期</w:t>
            </w:r>
          </w:p>
        </w:tc>
      </w:tr>
      <w:tr w:rsidR="00E33FC7" w14:paraId="35511D59" w14:textId="77777777" w:rsidTr="00E33FC7">
        <w:trPr>
          <w:trHeight w:val="912"/>
        </w:trPr>
        <w:tc>
          <w:tcPr>
            <w:tcW w:w="1591" w:type="dxa"/>
          </w:tcPr>
          <w:p w14:paraId="5E3703EC" w14:textId="77777777" w:rsidR="00E33FC7" w:rsidRDefault="00E33FC7" w:rsidP="00D34506"/>
        </w:tc>
        <w:tc>
          <w:tcPr>
            <w:tcW w:w="1592" w:type="dxa"/>
          </w:tcPr>
          <w:p w14:paraId="7F9E68DF" w14:textId="77777777" w:rsidR="00E33FC7" w:rsidRDefault="00E33FC7" w:rsidP="00D34506"/>
        </w:tc>
        <w:tc>
          <w:tcPr>
            <w:tcW w:w="969" w:type="dxa"/>
            <w:vMerge w:val="restart"/>
          </w:tcPr>
          <w:p w14:paraId="51AEBBBA" w14:textId="77777777" w:rsidR="00E33FC7" w:rsidRDefault="00E33FC7" w:rsidP="00D34506"/>
        </w:tc>
        <w:tc>
          <w:tcPr>
            <w:tcW w:w="969" w:type="dxa"/>
            <w:vMerge w:val="restart"/>
          </w:tcPr>
          <w:p w14:paraId="3764B8E5" w14:textId="77777777" w:rsidR="00E33FC7" w:rsidRDefault="00E33FC7" w:rsidP="00D34506"/>
        </w:tc>
        <w:tc>
          <w:tcPr>
            <w:tcW w:w="970" w:type="dxa"/>
            <w:vMerge w:val="restart"/>
          </w:tcPr>
          <w:p w14:paraId="2E15F95E" w14:textId="77777777" w:rsidR="00E33FC7" w:rsidRDefault="00E33FC7" w:rsidP="00D34506"/>
        </w:tc>
        <w:tc>
          <w:tcPr>
            <w:tcW w:w="1153" w:type="dxa"/>
            <w:vMerge w:val="restart"/>
          </w:tcPr>
          <w:p w14:paraId="1C0C4C43" w14:textId="77777777" w:rsidR="00E33FC7" w:rsidRDefault="00E33FC7" w:rsidP="00D34506"/>
        </w:tc>
        <w:tc>
          <w:tcPr>
            <w:tcW w:w="1153" w:type="dxa"/>
            <w:vMerge w:val="restart"/>
          </w:tcPr>
          <w:p w14:paraId="1ED67A43" w14:textId="77777777" w:rsidR="00E33FC7" w:rsidRDefault="00E33FC7" w:rsidP="00D34506"/>
        </w:tc>
        <w:tc>
          <w:tcPr>
            <w:tcW w:w="1154" w:type="dxa"/>
            <w:vMerge w:val="restart"/>
          </w:tcPr>
          <w:p w14:paraId="6AE02DFC" w14:textId="5B57C85F" w:rsidR="00E33FC7" w:rsidRDefault="00E33FC7" w:rsidP="00D34506"/>
        </w:tc>
      </w:tr>
      <w:tr w:rsidR="00E33FC7" w14:paraId="350BD091" w14:textId="77777777" w:rsidTr="00E33FC7">
        <w:trPr>
          <w:trHeight w:val="556"/>
        </w:trPr>
        <w:tc>
          <w:tcPr>
            <w:tcW w:w="1591" w:type="dxa"/>
          </w:tcPr>
          <w:p w14:paraId="03DFC277" w14:textId="77777777" w:rsidR="00E33FC7" w:rsidRDefault="00E33FC7" w:rsidP="00D34506"/>
        </w:tc>
        <w:tc>
          <w:tcPr>
            <w:tcW w:w="1592" w:type="dxa"/>
          </w:tcPr>
          <w:p w14:paraId="3A340E9F" w14:textId="77777777" w:rsidR="00E33FC7" w:rsidRDefault="00E33FC7" w:rsidP="00D34506"/>
        </w:tc>
        <w:tc>
          <w:tcPr>
            <w:tcW w:w="969" w:type="dxa"/>
            <w:vMerge/>
          </w:tcPr>
          <w:p w14:paraId="42771AE6" w14:textId="77777777" w:rsidR="00E33FC7" w:rsidRDefault="00E33FC7" w:rsidP="00D34506"/>
        </w:tc>
        <w:tc>
          <w:tcPr>
            <w:tcW w:w="969" w:type="dxa"/>
            <w:vMerge/>
          </w:tcPr>
          <w:p w14:paraId="6E4FBDC6" w14:textId="77777777" w:rsidR="00E33FC7" w:rsidRDefault="00E33FC7" w:rsidP="00D34506"/>
        </w:tc>
        <w:tc>
          <w:tcPr>
            <w:tcW w:w="970" w:type="dxa"/>
            <w:vMerge/>
          </w:tcPr>
          <w:p w14:paraId="04303511" w14:textId="77777777" w:rsidR="00E33FC7" w:rsidRDefault="00E33FC7" w:rsidP="00D34506"/>
        </w:tc>
        <w:tc>
          <w:tcPr>
            <w:tcW w:w="1153" w:type="dxa"/>
            <w:vMerge/>
          </w:tcPr>
          <w:p w14:paraId="48708273" w14:textId="77777777" w:rsidR="00E33FC7" w:rsidRDefault="00E33FC7" w:rsidP="00D34506"/>
        </w:tc>
        <w:tc>
          <w:tcPr>
            <w:tcW w:w="1153" w:type="dxa"/>
            <w:vMerge/>
          </w:tcPr>
          <w:p w14:paraId="1F49553D" w14:textId="77777777" w:rsidR="00E33FC7" w:rsidRDefault="00E33FC7" w:rsidP="00D34506"/>
        </w:tc>
        <w:tc>
          <w:tcPr>
            <w:tcW w:w="1154" w:type="dxa"/>
            <w:vMerge/>
          </w:tcPr>
          <w:p w14:paraId="58E71B36" w14:textId="299B3619" w:rsidR="00E33FC7" w:rsidRDefault="00E33FC7" w:rsidP="00D34506"/>
        </w:tc>
      </w:tr>
    </w:tbl>
    <w:p w14:paraId="214D1E5F" w14:textId="77777777" w:rsidR="008F30B8" w:rsidRDefault="008F30B8" w:rsidP="00CB7A12"/>
    <w:p w14:paraId="2692F83B" w14:textId="77777777" w:rsidR="00B777EE" w:rsidRDefault="000F3B22" w:rsidP="00CB7A12">
      <w:r>
        <w:rPr>
          <w:rFonts w:hint="eastAsia"/>
        </w:rPr>
        <w:t>纠正措施明细维护：</w:t>
      </w:r>
    </w:p>
    <w:tbl>
      <w:tblPr>
        <w:tblStyle w:val="aff8"/>
        <w:tblW w:w="0" w:type="auto"/>
        <w:tblLook w:val="04A0" w:firstRow="1" w:lastRow="0" w:firstColumn="1" w:lastColumn="0" w:noHBand="0" w:noVBand="1"/>
      </w:tblPr>
      <w:tblGrid>
        <w:gridCol w:w="2435"/>
        <w:gridCol w:w="2436"/>
        <w:gridCol w:w="2436"/>
        <w:gridCol w:w="2436"/>
      </w:tblGrid>
      <w:tr w:rsidR="000F3B22" w14:paraId="5557C8B8" w14:textId="77777777" w:rsidTr="000F3B22">
        <w:trPr>
          <w:trHeight w:val="688"/>
        </w:trPr>
        <w:tc>
          <w:tcPr>
            <w:tcW w:w="2435" w:type="dxa"/>
            <w:shd w:val="clear" w:color="auto" w:fill="D6E3BC" w:themeFill="accent3" w:themeFillTint="66"/>
          </w:tcPr>
          <w:p w14:paraId="6F49C17A" w14:textId="77777777" w:rsidR="000F3B22" w:rsidRDefault="000F3B22" w:rsidP="00CB7A12">
            <w:r>
              <w:rPr>
                <w:rFonts w:hint="eastAsia"/>
              </w:rPr>
              <w:t>审核报告号</w:t>
            </w:r>
          </w:p>
          <w:p w14:paraId="7B90618C" w14:textId="77777777" w:rsidR="00C57A37" w:rsidRDefault="00C57A37" w:rsidP="00CB7A12">
            <w:r w:rsidRPr="00C57A37">
              <w:t>Audit report number</w:t>
            </w:r>
          </w:p>
        </w:tc>
        <w:tc>
          <w:tcPr>
            <w:tcW w:w="2436" w:type="dxa"/>
          </w:tcPr>
          <w:p w14:paraId="6CFB3E5A" w14:textId="77777777" w:rsidR="000F3B22" w:rsidRDefault="000F3B22" w:rsidP="00CB7A12"/>
        </w:tc>
        <w:tc>
          <w:tcPr>
            <w:tcW w:w="2436" w:type="dxa"/>
            <w:shd w:val="clear" w:color="auto" w:fill="D6E3BC" w:themeFill="accent3" w:themeFillTint="66"/>
          </w:tcPr>
          <w:p w14:paraId="7D9404B1" w14:textId="77777777" w:rsidR="000F3B22" w:rsidRDefault="000F3B22" w:rsidP="00CB7A12">
            <w:r>
              <w:rPr>
                <w:rFonts w:hint="eastAsia"/>
              </w:rPr>
              <w:t>审核员</w:t>
            </w:r>
          </w:p>
          <w:p w14:paraId="32850033" w14:textId="77777777" w:rsidR="00C57A37" w:rsidRDefault="00C57A37" w:rsidP="00CB7A12">
            <w:r w:rsidRPr="006A718F">
              <w:rPr>
                <w:rFonts w:ascii="Arial Narrow" w:hAnsi="Arial Narrow" w:cs="Courier New"/>
                <w:bCs/>
              </w:rPr>
              <w:t>Auditor</w:t>
            </w:r>
          </w:p>
        </w:tc>
        <w:tc>
          <w:tcPr>
            <w:tcW w:w="2436" w:type="dxa"/>
          </w:tcPr>
          <w:p w14:paraId="33656EC8" w14:textId="77777777" w:rsidR="000F3B22" w:rsidRDefault="000F3B22" w:rsidP="00CB7A12"/>
        </w:tc>
      </w:tr>
      <w:tr w:rsidR="00E33FC7" w14:paraId="37402896" w14:textId="77777777" w:rsidTr="00E33FC7">
        <w:trPr>
          <w:trHeight w:val="688"/>
        </w:trPr>
        <w:tc>
          <w:tcPr>
            <w:tcW w:w="2435" w:type="dxa"/>
            <w:shd w:val="clear" w:color="auto" w:fill="D6E3BC" w:themeFill="accent3" w:themeFillTint="66"/>
          </w:tcPr>
          <w:p w14:paraId="1D779F40" w14:textId="47F8BDD8" w:rsidR="00E33FC7" w:rsidRDefault="00E33FC7" w:rsidP="00CB7A12">
            <w:r>
              <w:rPr>
                <w:rFonts w:hint="eastAsia"/>
              </w:rPr>
              <w:t>纠正措施单号</w:t>
            </w:r>
          </w:p>
        </w:tc>
        <w:tc>
          <w:tcPr>
            <w:tcW w:w="7308" w:type="dxa"/>
            <w:gridSpan w:val="3"/>
          </w:tcPr>
          <w:p w14:paraId="3F90F628" w14:textId="77777777" w:rsidR="00E33FC7" w:rsidRDefault="00E33FC7" w:rsidP="00CB7A12"/>
        </w:tc>
      </w:tr>
      <w:tr w:rsidR="000F3B22" w14:paraId="68B1D797" w14:textId="77777777" w:rsidTr="000F3B22">
        <w:trPr>
          <w:trHeight w:val="557"/>
        </w:trPr>
        <w:tc>
          <w:tcPr>
            <w:tcW w:w="2435" w:type="dxa"/>
            <w:shd w:val="clear" w:color="auto" w:fill="D6E3BC" w:themeFill="accent3" w:themeFillTint="66"/>
          </w:tcPr>
          <w:p w14:paraId="23BC216C" w14:textId="77777777" w:rsidR="000F3B22" w:rsidRDefault="000F3B22" w:rsidP="00CB7A12">
            <w:r>
              <w:rPr>
                <w:rFonts w:hint="eastAsia"/>
              </w:rPr>
              <w:t>审核日期</w:t>
            </w:r>
          </w:p>
          <w:p w14:paraId="035AF944" w14:textId="77777777" w:rsidR="00C57A37" w:rsidRDefault="00C57A37" w:rsidP="00CB7A12">
            <w:r w:rsidRPr="00C57A37">
              <w:t>Audit date</w:t>
            </w:r>
          </w:p>
        </w:tc>
        <w:tc>
          <w:tcPr>
            <w:tcW w:w="2436" w:type="dxa"/>
          </w:tcPr>
          <w:p w14:paraId="54194EB0" w14:textId="77777777" w:rsidR="000F3B22" w:rsidRDefault="000F3B22" w:rsidP="00CB7A12"/>
        </w:tc>
        <w:tc>
          <w:tcPr>
            <w:tcW w:w="2436" w:type="dxa"/>
            <w:shd w:val="clear" w:color="auto" w:fill="D6E3BC" w:themeFill="accent3" w:themeFillTint="66"/>
          </w:tcPr>
          <w:p w14:paraId="69EC9D7C" w14:textId="77777777" w:rsidR="000F3B22" w:rsidRDefault="000F3B22" w:rsidP="00CB7A12">
            <w:r>
              <w:rPr>
                <w:rFonts w:hint="eastAsia"/>
              </w:rPr>
              <w:t>被审核人</w:t>
            </w:r>
          </w:p>
          <w:p w14:paraId="35629F4D" w14:textId="77777777" w:rsidR="00C57A37" w:rsidRDefault="00C57A37" w:rsidP="00CB7A12">
            <w:r w:rsidRPr="00C57A37">
              <w:t>AUDITEE</w:t>
            </w:r>
          </w:p>
        </w:tc>
        <w:tc>
          <w:tcPr>
            <w:tcW w:w="2436" w:type="dxa"/>
          </w:tcPr>
          <w:p w14:paraId="23860D1D" w14:textId="77777777" w:rsidR="000F3B22" w:rsidRDefault="000F3B22" w:rsidP="00CB7A12"/>
        </w:tc>
      </w:tr>
      <w:tr w:rsidR="000F3B22" w14:paraId="6E4A1257" w14:textId="77777777" w:rsidTr="000F3B22">
        <w:trPr>
          <w:trHeight w:val="551"/>
        </w:trPr>
        <w:tc>
          <w:tcPr>
            <w:tcW w:w="2435" w:type="dxa"/>
            <w:shd w:val="clear" w:color="auto" w:fill="D6E3BC" w:themeFill="accent3" w:themeFillTint="66"/>
          </w:tcPr>
          <w:p w14:paraId="09A8B5B1" w14:textId="77777777" w:rsidR="000F3B22" w:rsidRDefault="000F3B22" w:rsidP="00CB7A12">
            <w:r>
              <w:rPr>
                <w:rFonts w:hint="eastAsia"/>
              </w:rPr>
              <w:t>审核项目</w:t>
            </w:r>
          </w:p>
          <w:p w14:paraId="284F081E" w14:textId="77777777" w:rsidR="00C57A37" w:rsidRDefault="00C57A37" w:rsidP="00CB7A12">
            <w:r w:rsidRPr="00C57A37">
              <w:t>Audit</w:t>
            </w:r>
            <w:r>
              <w:t xml:space="preserve"> </w:t>
            </w:r>
            <w:r w:rsidRPr="00C57A37">
              <w:t>item</w:t>
            </w:r>
          </w:p>
        </w:tc>
        <w:tc>
          <w:tcPr>
            <w:tcW w:w="2436" w:type="dxa"/>
          </w:tcPr>
          <w:p w14:paraId="7AF71EF1" w14:textId="77777777" w:rsidR="000F3B22" w:rsidRDefault="000F3B22" w:rsidP="00CB7A12"/>
        </w:tc>
        <w:tc>
          <w:tcPr>
            <w:tcW w:w="2436" w:type="dxa"/>
            <w:shd w:val="clear" w:color="auto" w:fill="D6E3BC" w:themeFill="accent3" w:themeFillTint="66"/>
          </w:tcPr>
          <w:p w14:paraId="756AFEA8" w14:textId="77777777" w:rsidR="000F3B22" w:rsidRDefault="000F3B22" w:rsidP="00CB7A12">
            <w:r>
              <w:rPr>
                <w:rFonts w:hint="eastAsia"/>
              </w:rPr>
              <w:t>责任部门</w:t>
            </w:r>
          </w:p>
          <w:p w14:paraId="24B85DA8" w14:textId="77777777" w:rsidR="00C57A37" w:rsidRDefault="00C57A37" w:rsidP="00CB7A12">
            <w:r w:rsidRPr="00C57A37">
              <w:t>responsible department</w:t>
            </w:r>
          </w:p>
        </w:tc>
        <w:tc>
          <w:tcPr>
            <w:tcW w:w="2436" w:type="dxa"/>
          </w:tcPr>
          <w:p w14:paraId="4FEDBBCA" w14:textId="77777777" w:rsidR="000F3B22" w:rsidRDefault="000F3B22" w:rsidP="00CB7A12"/>
        </w:tc>
      </w:tr>
      <w:tr w:rsidR="00E33FC7" w14:paraId="13D55A05" w14:textId="77777777" w:rsidTr="00E33FC7">
        <w:trPr>
          <w:trHeight w:val="551"/>
        </w:trPr>
        <w:tc>
          <w:tcPr>
            <w:tcW w:w="2435" w:type="dxa"/>
            <w:shd w:val="clear" w:color="auto" w:fill="D6E3BC" w:themeFill="accent3" w:themeFillTint="66"/>
          </w:tcPr>
          <w:p w14:paraId="63E59019" w14:textId="4AB15E9F" w:rsidR="00E33FC7" w:rsidRDefault="00E33FC7" w:rsidP="00CB7A12">
            <w:r>
              <w:rPr>
                <w:rFonts w:hint="eastAsia"/>
              </w:rPr>
              <w:t>问题级别</w:t>
            </w:r>
          </w:p>
        </w:tc>
        <w:tc>
          <w:tcPr>
            <w:tcW w:w="7308" w:type="dxa"/>
            <w:gridSpan w:val="3"/>
          </w:tcPr>
          <w:p w14:paraId="15AC7370" w14:textId="77777777" w:rsidR="00E33FC7" w:rsidRDefault="00E33FC7" w:rsidP="00CB7A12"/>
        </w:tc>
      </w:tr>
      <w:tr w:rsidR="000F3B22" w14:paraId="0CF7896C" w14:textId="77777777" w:rsidTr="000F3B22">
        <w:trPr>
          <w:trHeight w:val="700"/>
        </w:trPr>
        <w:tc>
          <w:tcPr>
            <w:tcW w:w="2435" w:type="dxa"/>
            <w:shd w:val="clear" w:color="auto" w:fill="D6E3BC" w:themeFill="accent3" w:themeFillTint="66"/>
          </w:tcPr>
          <w:p w14:paraId="2AAE8B45" w14:textId="77777777" w:rsidR="000F3B22" w:rsidRDefault="000F3B22" w:rsidP="00CB7A12">
            <w:r>
              <w:rPr>
                <w:rFonts w:hint="eastAsia"/>
              </w:rPr>
              <w:t>问题描述及依据</w:t>
            </w:r>
          </w:p>
          <w:p w14:paraId="05218CB1" w14:textId="77777777" w:rsidR="00C57A37" w:rsidRDefault="00C57A37" w:rsidP="00CB7A12">
            <w:r w:rsidRPr="00C57A37">
              <w:t>Problem description and basis</w:t>
            </w:r>
          </w:p>
        </w:tc>
        <w:tc>
          <w:tcPr>
            <w:tcW w:w="7308" w:type="dxa"/>
            <w:gridSpan w:val="3"/>
          </w:tcPr>
          <w:p w14:paraId="731F25BC" w14:textId="77777777" w:rsidR="000F3B22" w:rsidRDefault="000F3B22" w:rsidP="00CB7A12"/>
        </w:tc>
      </w:tr>
      <w:tr w:rsidR="00E33FC7" w14:paraId="661D1C49" w14:textId="77777777" w:rsidTr="000F3B22">
        <w:trPr>
          <w:trHeight w:val="700"/>
        </w:trPr>
        <w:tc>
          <w:tcPr>
            <w:tcW w:w="2435" w:type="dxa"/>
            <w:shd w:val="clear" w:color="auto" w:fill="D6E3BC" w:themeFill="accent3" w:themeFillTint="66"/>
          </w:tcPr>
          <w:p w14:paraId="319AED3F" w14:textId="3025AE48" w:rsidR="00E33FC7" w:rsidRDefault="00E33FC7" w:rsidP="00CB7A12">
            <w:r>
              <w:rPr>
                <w:rFonts w:hint="eastAsia"/>
              </w:rPr>
              <w:t>整改建议</w:t>
            </w:r>
          </w:p>
        </w:tc>
        <w:tc>
          <w:tcPr>
            <w:tcW w:w="7308" w:type="dxa"/>
            <w:gridSpan w:val="3"/>
          </w:tcPr>
          <w:p w14:paraId="1F8C581D" w14:textId="77777777" w:rsidR="00E33FC7" w:rsidRDefault="00E33FC7" w:rsidP="00CB7A12"/>
        </w:tc>
      </w:tr>
      <w:tr w:rsidR="000F3B22" w14:paraId="59C53D82" w14:textId="77777777" w:rsidTr="000F3B22">
        <w:trPr>
          <w:trHeight w:val="696"/>
        </w:trPr>
        <w:tc>
          <w:tcPr>
            <w:tcW w:w="2435" w:type="dxa"/>
            <w:shd w:val="clear" w:color="auto" w:fill="D6E3BC" w:themeFill="accent3" w:themeFillTint="66"/>
          </w:tcPr>
          <w:p w14:paraId="0F5FABE9" w14:textId="77777777" w:rsidR="000F3B22" w:rsidRDefault="000F3B22" w:rsidP="00CB7A12">
            <w:r w:rsidRPr="000F3B22">
              <w:t>立即采取的纠正措施</w:t>
            </w:r>
          </w:p>
          <w:p w14:paraId="6452BB8B" w14:textId="77777777" w:rsidR="00C57A37" w:rsidRDefault="00C57A37" w:rsidP="00CB7A12">
            <w:r w:rsidRPr="00C57A37">
              <w:t>Immediate corrective action</w:t>
            </w:r>
          </w:p>
        </w:tc>
        <w:tc>
          <w:tcPr>
            <w:tcW w:w="7308" w:type="dxa"/>
            <w:gridSpan w:val="3"/>
          </w:tcPr>
          <w:p w14:paraId="54F1C2A6" w14:textId="2FEA7C96" w:rsidR="000F3B22" w:rsidRDefault="00FC7FBD" w:rsidP="00CB7A12">
            <w:r>
              <w:rPr>
                <w:rFonts w:hint="eastAsia"/>
              </w:rPr>
              <w:t>附件照片</w:t>
            </w:r>
          </w:p>
        </w:tc>
      </w:tr>
      <w:tr w:rsidR="000F3B22" w14:paraId="222AD15A" w14:textId="77777777" w:rsidTr="000F3B22">
        <w:trPr>
          <w:trHeight w:val="570"/>
        </w:trPr>
        <w:tc>
          <w:tcPr>
            <w:tcW w:w="2435" w:type="dxa"/>
            <w:shd w:val="clear" w:color="auto" w:fill="D6E3BC" w:themeFill="accent3" w:themeFillTint="66"/>
          </w:tcPr>
          <w:p w14:paraId="7ED590F2" w14:textId="77777777" w:rsidR="000F3B22" w:rsidRDefault="000F3B22" w:rsidP="00CB7A12">
            <w:r w:rsidRPr="000F3B22">
              <w:rPr>
                <w:rFonts w:hint="eastAsia"/>
              </w:rPr>
              <w:t>计划完成日期</w:t>
            </w:r>
          </w:p>
          <w:p w14:paraId="62268341" w14:textId="77777777" w:rsidR="00C57A37" w:rsidRPr="000F3B22" w:rsidRDefault="00C57A37" w:rsidP="00CB7A12">
            <w:r w:rsidRPr="00C57A37">
              <w:t>Planned Finish Date</w:t>
            </w:r>
          </w:p>
        </w:tc>
        <w:tc>
          <w:tcPr>
            <w:tcW w:w="2436" w:type="dxa"/>
          </w:tcPr>
          <w:p w14:paraId="7A8651D1" w14:textId="77777777" w:rsidR="000F3B22" w:rsidRDefault="000F3B22" w:rsidP="00CB7A12"/>
        </w:tc>
        <w:tc>
          <w:tcPr>
            <w:tcW w:w="2436" w:type="dxa"/>
            <w:shd w:val="clear" w:color="auto" w:fill="D6E3BC" w:themeFill="accent3" w:themeFillTint="66"/>
          </w:tcPr>
          <w:p w14:paraId="57D9E67E" w14:textId="053AF36F" w:rsidR="00C57A37" w:rsidRDefault="00FC7FBD" w:rsidP="00CB7A12">
            <w:r>
              <w:rPr>
                <w:rFonts w:hint="eastAsia"/>
              </w:rPr>
              <w:t>实际完成日期</w:t>
            </w:r>
          </w:p>
        </w:tc>
        <w:tc>
          <w:tcPr>
            <w:tcW w:w="2436" w:type="dxa"/>
          </w:tcPr>
          <w:p w14:paraId="5D6C6350" w14:textId="77777777" w:rsidR="000F3B22" w:rsidRDefault="000F3B22" w:rsidP="00CB7A12"/>
        </w:tc>
      </w:tr>
      <w:tr w:rsidR="00FC7FBD" w14:paraId="43F83EA9" w14:textId="77777777" w:rsidTr="000F3B22">
        <w:trPr>
          <w:trHeight w:val="570"/>
        </w:trPr>
        <w:tc>
          <w:tcPr>
            <w:tcW w:w="2435" w:type="dxa"/>
            <w:shd w:val="clear" w:color="auto" w:fill="D6E3BC" w:themeFill="accent3" w:themeFillTint="66"/>
          </w:tcPr>
          <w:p w14:paraId="55BF9B1F" w14:textId="3451B559" w:rsidR="00FC7FBD" w:rsidRPr="000F3B22" w:rsidRDefault="00FC7FBD" w:rsidP="00CB7A12">
            <w:r>
              <w:rPr>
                <w:rFonts w:hint="eastAsia"/>
              </w:rPr>
              <w:t>责任人确认及日期</w:t>
            </w:r>
          </w:p>
        </w:tc>
        <w:tc>
          <w:tcPr>
            <w:tcW w:w="2436" w:type="dxa"/>
          </w:tcPr>
          <w:p w14:paraId="32AECCD4" w14:textId="77777777" w:rsidR="00FC7FBD" w:rsidRDefault="00FC7FBD" w:rsidP="00CB7A12"/>
        </w:tc>
        <w:tc>
          <w:tcPr>
            <w:tcW w:w="2436" w:type="dxa"/>
            <w:shd w:val="clear" w:color="auto" w:fill="D6E3BC" w:themeFill="accent3" w:themeFillTint="66"/>
          </w:tcPr>
          <w:p w14:paraId="76F4AF50" w14:textId="568A03CB" w:rsidR="00FC7FBD" w:rsidRDefault="00FC7FBD" w:rsidP="00CB7A12">
            <w:r>
              <w:rPr>
                <w:rFonts w:hint="eastAsia"/>
              </w:rPr>
              <w:t>审核员确认及日期</w:t>
            </w:r>
          </w:p>
        </w:tc>
        <w:tc>
          <w:tcPr>
            <w:tcW w:w="2436" w:type="dxa"/>
          </w:tcPr>
          <w:p w14:paraId="23F68926" w14:textId="77777777" w:rsidR="00FC7FBD" w:rsidRDefault="00FC7FBD" w:rsidP="00CB7A12"/>
        </w:tc>
      </w:tr>
      <w:tr w:rsidR="00FC7FBD" w14:paraId="15831D7E" w14:textId="77777777" w:rsidTr="000F3B22">
        <w:trPr>
          <w:trHeight w:val="570"/>
        </w:trPr>
        <w:tc>
          <w:tcPr>
            <w:tcW w:w="2435" w:type="dxa"/>
            <w:shd w:val="clear" w:color="auto" w:fill="D6E3BC" w:themeFill="accent3" w:themeFillTint="66"/>
          </w:tcPr>
          <w:p w14:paraId="5FA76FA8" w14:textId="7401BB23" w:rsidR="00FC7FBD" w:rsidRDefault="00FC7FBD" w:rsidP="00CB7A12">
            <w:r>
              <w:rPr>
                <w:rFonts w:hint="eastAsia"/>
              </w:rPr>
              <w:t>原因分析</w:t>
            </w:r>
          </w:p>
        </w:tc>
        <w:tc>
          <w:tcPr>
            <w:tcW w:w="2436" w:type="dxa"/>
          </w:tcPr>
          <w:p w14:paraId="357362F0" w14:textId="77777777" w:rsidR="00FC7FBD" w:rsidRDefault="00FC7FBD" w:rsidP="00CB7A12"/>
        </w:tc>
        <w:tc>
          <w:tcPr>
            <w:tcW w:w="2436" w:type="dxa"/>
            <w:shd w:val="clear" w:color="auto" w:fill="D6E3BC" w:themeFill="accent3" w:themeFillTint="66"/>
          </w:tcPr>
          <w:p w14:paraId="26A76209" w14:textId="77777777" w:rsidR="00FC7FBD" w:rsidRDefault="00FC7FBD" w:rsidP="00CB7A12"/>
        </w:tc>
        <w:tc>
          <w:tcPr>
            <w:tcW w:w="2436" w:type="dxa"/>
          </w:tcPr>
          <w:p w14:paraId="7E68CCBB" w14:textId="77777777" w:rsidR="00FC7FBD" w:rsidRDefault="00FC7FBD" w:rsidP="00CB7A12"/>
        </w:tc>
      </w:tr>
      <w:tr w:rsidR="00FC7FBD" w14:paraId="6D9D3B4C" w14:textId="77777777" w:rsidTr="000F3B22">
        <w:trPr>
          <w:trHeight w:val="570"/>
        </w:trPr>
        <w:tc>
          <w:tcPr>
            <w:tcW w:w="2435" w:type="dxa"/>
            <w:shd w:val="clear" w:color="auto" w:fill="D6E3BC" w:themeFill="accent3" w:themeFillTint="66"/>
          </w:tcPr>
          <w:p w14:paraId="4F1A94DA" w14:textId="453FC912" w:rsidR="00FC7FBD" w:rsidRDefault="00FC7FBD" w:rsidP="00CB7A12">
            <w:r>
              <w:rPr>
                <w:rFonts w:hint="eastAsia"/>
              </w:rPr>
              <w:t>原因分析</w:t>
            </w:r>
            <w:r>
              <w:rPr>
                <w:rFonts w:hint="eastAsia"/>
              </w:rPr>
              <w:t xml:space="preserve"> </w:t>
            </w:r>
            <w:r>
              <w:t xml:space="preserve">--- </w:t>
            </w:r>
            <w:r>
              <w:rPr>
                <w:rFonts w:hint="eastAsia"/>
              </w:rPr>
              <w:t>R</w:t>
            </w:r>
            <w:r>
              <w:t>EASON</w:t>
            </w:r>
            <w:r>
              <w:rPr>
                <w:rFonts w:hint="eastAsia"/>
              </w:rPr>
              <w:t>模型</w:t>
            </w:r>
          </w:p>
        </w:tc>
        <w:tc>
          <w:tcPr>
            <w:tcW w:w="2436" w:type="dxa"/>
          </w:tcPr>
          <w:p w14:paraId="49CD4703" w14:textId="59A233D1" w:rsidR="00FC7FBD" w:rsidRDefault="00FC7FBD" w:rsidP="00CB7A12">
            <w:r>
              <w:rPr>
                <w:rFonts w:hint="eastAsia"/>
              </w:rPr>
              <w:t>第一级</w:t>
            </w:r>
          </w:p>
        </w:tc>
        <w:tc>
          <w:tcPr>
            <w:tcW w:w="2436" w:type="dxa"/>
            <w:shd w:val="clear" w:color="auto" w:fill="D6E3BC" w:themeFill="accent3" w:themeFillTint="66"/>
          </w:tcPr>
          <w:p w14:paraId="632A136E" w14:textId="2F167557" w:rsidR="00FC7FBD" w:rsidRDefault="00FC7FBD" w:rsidP="00CB7A12">
            <w:r>
              <w:rPr>
                <w:rFonts w:hint="eastAsia"/>
              </w:rPr>
              <w:t>第二级</w:t>
            </w:r>
          </w:p>
        </w:tc>
        <w:tc>
          <w:tcPr>
            <w:tcW w:w="2436" w:type="dxa"/>
          </w:tcPr>
          <w:p w14:paraId="60385EE4" w14:textId="6D591EC1" w:rsidR="00FC7FBD" w:rsidRDefault="00FC7FBD" w:rsidP="00CB7A12">
            <w:r>
              <w:rPr>
                <w:rFonts w:hint="eastAsia"/>
              </w:rPr>
              <w:t>第三级</w:t>
            </w:r>
          </w:p>
        </w:tc>
      </w:tr>
      <w:tr w:rsidR="00FC7FBD" w14:paraId="4322D338" w14:textId="77777777" w:rsidTr="000F3B22">
        <w:trPr>
          <w:trHeight w:val="570"/>
        </w:trPr>
        <w:tc>
          <w:tcPr>
            <w:tcW w:w="2435" w:type="dxa"/>
            <w:shd w:val="clear" w:color="auto" w:fill="D6E3BC" w:themeFill="accent3" w:themeFillTint="66"/>
          </w:tcPr>
          <w:p w14:paraId="257F03D5" w14:textId="37B9D34B" w:rsidR="00FC7FBD" w:rsidRDefault="00FC7FBD" w:rsidP="00CB7A12">
            <w:r>
              <w:rPr>
                <w:rFonts w:hint="eastAsia"/>
              </w:rPr>
              <w:t>原因分析</w:t>
            </w:r>
            <w:r>
              <w:rPr>
                <w:rFonts w:hint="eastAsia"/>
              </w:rPr>
              <w:t xml:space="preserve"> </w:t>
            </w:r>
            <w:r>
              <w:t>--- MEDE</w:t>
            </w:r>
            <w:r>
              <w:rPr>
                <w:rFonts w:hint="eastAsia"/>
              </w:rPr>
              <w:t>模型</w:t>
            </w:r>
          </w:p>
        </w:tc>
        <w:tc>
          <w:tcPr>
            <w:tcW w:w="2436" w:type="dxa"/>
          </w:tcPr>
          <w:p w14:paraId="14C2DA33" w14:textId="482B8C56" w:rsidR="00FC7FBD" w:rsidRDefault="00FC7FBD" w:rsidP="00CB7A12">
            <w:r>
              <w:rPr>
                <w:rFonts w:hint="eastAsia"/>
              </w:rPr>
              <w:t>第一级</w:t>
            </w:r>
          </w:p>
        </w:tc>
        <w:tc>
          <w:tcPr>
            <w:tcW w:w="2436" w:type="dxa"/>
            <w:shd w:val="clear" w:color="auto" w:fill="D6E3BC" w:themeFill="accent3" w:themeFillTint="66"/>
          </w:tcPr>
          <w:p w14:paraId="12398583" w14:textId="6A3AB2CE" w:rsidR="00FC7FBD" w:rsidRDefault="00FC7FBD" w:rsidP="00CB7A12">
            <w:r>
              <w:rPr>
                <w:rFonts w:hint="eastAsia"/>
              </w:rPr>
              <w:t>第二级</w:t>
            </w:r>
          </w:p>
        </w:tc>
        <w:tc>
          <w:tcPr>
            <w:tcW w:w="2436" w:type="dxa"/>
          </w:tcPr>
          <w:p w14:paraId="43C3A1CB" w14:textId="2B90DF94" w:rsidR="00FC7FBD" w:rsidRDefault="00FC7FBD" w:rsidP="00CB7A12">
            <w:r>
              <w:rPr>
                <w:rFonts w:hint="eastAsia"/>
              </w:rPr>
              <w:t>第三级</w:t>
            </w:r>
          </w:p>
        </w:tc>
      </w:tr>
      <w:tr w:rsidR="00FC7FBD" w14:paraId="36FA0277" w14:textId="77777777" w:rsidTr="000F3B22">
        <w:trPr>
          <w:trHeight w:val="570"/>
        </w:trPr>
        <w:tc>
          <w:tcPr>
            <w:tcW w:w="2435" w:type="dxa"/>
            <w:shd w:val="clear" w:color="auto" w:fill="D6E3BC" w:themeFill="accent3" w:themeFillTint="66"/>
          </w:tcPr>
          <w:p w14:paraId="55CF26DB" w14:textId="483BE708" w:rsidR="00FC7FBD" w:rsidRDefault="00FC7FBD" w:rsidP="00CB7A12">
            <w:r>
              <w:rPr>
                <w:rFonts w:hint="eastAsia"/>
              </w:rPr>
              <w:t>预防措施</w:t>
            </w:r>
          </w:p>
        </w:tc>
        <w:tc>
          <w:tcPr>
            <w:tcW w:w="2436" w:type="dxa"/>
          </w:tcPr>
          <w:p w14:paraId="0712707C" w14:textId="77777777" w:rsidR="00FC7FBD" w:rsidRDefault="00FC7FBD" w:rsidP="00CB7A12"/>
        </w:tc>
        <w:tc>
          <w:tcPr>
            <w:tcW w:w="2436" w:type="dxa"/>
            <w:shd w:val="clear" w:color="auto" w:fill="D6E3BC" w:themeFill="accent3" w:themeFillTint="66"/>
          </w:tcPr>
          <w:p w14:paraId="6971FF1D" w14:textId="77777777" w:rsidR="00FC7FBD" w:rsidRDefault="00FC7FBD" w:rsidP="00CB7A12"/>
        </w:tc>
        <w:tc>
          <w:tcPr>
            <w:tcW w:w="2436" w:type="dxa"/>
          </w:tcPr>
          <w:p w14:paraId="5554F2F8" w14:textId="77777777" w:rsidR="00FC7FBD" w:rsidRDefault="00FC7FBD" w:rsidP="00CB7A12"/>
        </w:tc>
      </w:tr>
      <w:tr w:rsidR="00FC7FBD" w14:paraId="1517C54B" w14:textId="77777777" w:rsidTr="000F3B22">
        <w:trPr>
          <w:trHeight w:val="570"/>
        </w:trPr>
        <w:tc>
          <w:tcPr>
            <w:tcW w:w="2435" w:type="dxa"/>
            <w:shd w:val="clear" w:color="auto" w:fill="D6E3BC" w:themeFill="accent3" w:themeFillTint="66"/>
          </w:tcPr>
          <w:p w14:paraId="19B6A429" w14:textId="74BBDF5B" w:rsidR="00FC7FBD" w:rsidRDefault="00FC7FBD" w:rsidP="00CB7A12">
            <w:r>
              <w:rPr>
                <w:rFonts w:hint="eastAsia"/>
              </w:rPr>
              <w:lastRenderedPageBreak/>
              <w:t>计划完成日期</w:t>
            </w:r>
          </w:p>
        </w:tc>
        <w:tc>
          <w:tcPr>
            <w:tcW w:w="2436" w:type="dxa"/>
          </w:tcPr>
          <w:p w14:paraId="0EC467E1" w14:textId="77777777" w:rsidR="00FC7FBD" w:rsidRDefault="00FC7FBD" w:rsidP="00CB7A12"/>
        </w:tc>
        <w:tc>
          <w:tcPr>
            <w:tcW w:w="2436" w:type="dxa"/>
            <w:shd w:val="clear" w:color="auto" w:fill="D6E3BC" w:themeFill="accent3" w:themeFillTint="66"/>
          </w:tcPr>
          <w:p w14:paraId="1FD1D1F2" w14:textId="7071384D" w:rsidR="00FC7FBD" w:rsidRDefault="00FC7FBD" w:rsidP="00CB7A12">
            <w:r>
              <w:rPr>
                <w:rFonts w:hint="eastAsia"/>
              </w:rPr>
              <w:t>实际完成日期</w:t>
            </w:r>
          </w:p>
        </w:tc>
        <w:tc>
          <w:tcPr>
            <w:tcW w:w="2436" w:type="dxa"/>
          </w:tcPr>
          <w:p w14:paraId="4F6FF506" w14:textId="77777777" w:rsidR="00FC7FBD" w:rsidRDefault="00FC7FBD" w:rsidP="00CB7A12"/>
        </w:tc>
      </w:tr>
      <w:tr w:rsidR="00FC7FBD" w14:paraId="7C559E17" w14:textId="77777777" w:rsidTr="000F3B22">
        <w:trPr>
          <w:trHeight w:val="570"/>
        </w:trPr>
        <w:tc>
          <w:tcPr>
            <w:tcW w:w="2435" w:type="dxa"/>
            <w:shd w:val="clear" w:color="auto" w:fill="D6E3BC" w:themeFill="accent3" w:themeFillTint="66"/>
          </w:tcPr>
          <w:p w14:paraId="5FBD1FB3" w14:textId="04D0D967" w:rsidR="00FC7FBD" w:rsidRDefault="00FC7FBD" w:rsidP="00CB7A12">
            <w:r>
              <w:rPr>
                <w:rFonts w:hint="eastAsia"/>
              </w:rPr>
              <w:t>责任人确认及日期</w:t>
            </w:r>
          </w:p>
        </w:tc>
        <w:tc>
          <w:tcPr>
            <w:tcW w:w="2436" w:type="dxa"/>
          </w:tcPr>
          <w:p w14:paraId="757601BC" w14:textId="77777777" w:rsidR="00FC7FBD" w:rsidRDefault="00FC7FBD" w:rsidP="00CB7A12"/>
        </w:tc>
        <w:tc>
          <w:tcPr>
            <w:tcW w:w="2436" w:type="dxa"/>
            <w:shd w:val="clear" w:color="auto" w:fill="D6E3BC" w:themeFill="accent3" w:themeFillTint="66"/>
          </w:tcPr>
          <w:p w14:paraId="4B2D7A70" w14:textId="7EA39AD4" w:rsidR="00FC7FBD" w:rsidRDefault="00FC7FBD" w:rsidP="00CB7A12">
            <w:r>
              <w:rPr>
                <w:rFonts w:hint="eastAsia"/>
              </w:rPr>
              <w:t>审核员确认及日期</w:t>
            </w:r>
          </w:p>
        </w:tc>
        <w:tc>
          <w:tcPr>
            <w:tcW w:w="2436" w:type="dxa"/>
          </w:tcPr>
          <w:p w14:paraId="2ABEFF51" w14:textId="77777777" w:rsidR="00FC7FBD" w:rsidRDefault="00FC7FBD" w:rsidP="00CB7A12"/>
        </w:tc>
      </w:tr>
      <w:tr w:rsidR="00FC7FBD" w14:paraId="0DE18D2B" w14:textId="77777777" w:rsidTr="000F3B22">
        <w:trPr>
          <w:trHeight w:val="570"/>
        </w:trPr>
        <w:tc>
          <w:tcPr>
            <w:tcW w:w="2435" w:type="dxa"/>
            <w:shd w:val="clear" w:color="auto" w:fill="D6E3BC" w:themeFill="accent3" w:themeFillTint="66"/>
          </w:tcPr>
          <w:p w14:paraId="29E4C34B" w14:textId="1BC6A55E" w:rsidR="00FC7FBD" w:rsidRPr="001A0682" w:rsidRDefault="00FC7FBD" w:rsidP="00FC7FBD">
            <w:pPr>
              <w:jc w:val="center"/>
              <w:rPr>
                <w:b/>
                <w:color w:val="FF0000"/>
              </w:rPr>
            </w:pPr>
            <w:r w:rsidRPr="001A0682">
              <w:rPr>
                <w:rFonts w:hint="eastAsia"/>
                <w:b/>
                <w:color w:val="FF0000"/>
              </w:rPr>
              <w:t>质量安全部总经理缺及日期</w:t>
            </w:r>
            <w:r w:rsidRPr="001A0682">
              <w:rPr>
                <w:rFonts w:hint="eastAsia"/>
                <w:b/>
                <w:color w:val="FF0000"/>
              </w:rPr>
              <w:t>(</w:t>
            </w:r>
            <w:r w:rsidRPr="001A0682">
              <w:rPr>
                <w:rFonts w:hint="eastAsia"/>
                <w:b/>
                <w:color w:val="FF0000"/>
              </w:rPr>
              <w:t>报告关闭</w:t>
            </w:r>
            <w:r w:rsidRPr="001A0682">
              <w:rPr>
                <w:rFonts w:hint="eastAsia"/>
                <w:b/>
                <w:color w:val="FF0000"/>
              </w:rPr>
              <w:t>)</w:t>
            </w:r>
          </w:p>
        </w:tc>
        <w:tc>
          <w:tcPr>
            <w:tcW w:w="2436" w:type="dxa"/>
          </w:tcPr>
          <w:p w14:paraId="4824EC49" w14:textId="77777777" w:rsidR="00FC7FBD" w:rsidRPr="001A0682" w:rsidRDefault="00FC7FBD" w:rsidP="00CB7A12">
            <w:pPr>
              <w:rPr>
                <w:b/>
                <w:color w:val="FF0000"/>
              </w:rPr>
            </w:pPr>
          </w:p>
        </w:tc>
        <w:tc>
          <w:tcPr>
            <w:tcW w:w="2436" w:type="dxa"/>
            <w:shd w:val="clear" w:color="auto" w:fill="D6E3BC" w:themeFill="accent3" w:themeFillTint="66"/>
          </w:tcPr>
          <w:p w14:paraId="4B8996C4" w14:textId="3C18C978" w:rsidR="00FC7FBD" w:rsidRPr="001A0682" w:rsidRDefault="00FC7FBD" w:rsidP="00CB7A12">
            <w:pPr>
              <w:rPr>
                <w:b/>
                <w:color w:val="FF0000"/>
              </w:rPr>
            </w:pPr>
            <w:r w:rsidRPr="001A0682">
              <w:rPr>
                <w:rFonts w:hint="eastAsia"/>
                <w:b/>
                <w:color w:val="FF0000"/>
              </w:rPr>
              <w:t>质量经理确认及日期</w:t>
            </w:r>
            <w:r w:rsidRPr="001A0682">
              <w:rPr>
                <w:rFonts w:hint="eastAsia"/>
                <w:b/>
                <w:color w:val="FF0000"/>
              </w:rPr>
              <w:t>(</w:t>
            </w:r>
            <w:r w:rsidRPr="001A0682">
              <w:rPr>
                <w:rFonts w:hint="eastAsia"/>
                <w:b/>
                <w:color w:val="FF0000"/>
              </w:rPr>
              <w:t>仅查看</w:t>
            </w:r>
            <w:r w:rsidRPr="001A0682">
              <w:rPr>
                <w:rFonts w:hint="eastAsia"/>
                <w:b/>
                <w:color w:val="FF0000"/>
              </w:rPr>
              <w:t>)</w:t>
            </w:r>
          </w:p>
        </w:tc>
        <w:tc>
          <w:tcPr>
            <w:tcW w:w="2436" w:type="dxa"/>
          </w:tcPr>
          <w:p w14:paraId="7869CCC5" w14:textId="77777777" w:rsidR="00FC7FBD" w:rsidRPr="001A0682" w:rsidRDefault="00FC7FBD" w:rsidP="00CB7A12">
            <w:pPr>
              <w:rPr>
                <w:b/>
                <w:color w:val="FF0000"/>
              </w:rPr>
            </w:pPr>
          </w:p>
        </w:tc>
      </w:tr>
      <w:tr w:rsidR="000F3B22" w14:paraId="12FB2271" w14:textId="77777777" w:rsidTr="00AA51B4">
        <w:trPr>
          <w:trHeight w:val="570"/>
        </w:trPr>
        <w:tc>
          <w:tcPr>
            <w:tcW w:w="9743" w:type="dxa"/>
            <w:gridSpan w:val="4"/>
            <w:shd w:val="clear" w:color="auto" w:fill="D6E3BC" w:themeFill="accent3" w:themeFillTint="66"/>
          </w:tcPr>
          <w:p w14:paraId="5FAE22A4" w14:textId="77777777" w:rsidR="000F3B22" w:rsidRDefault="000F3B22" w:rsidP="000F3B22">
            <w:pPr>
              <w:jc w:val="center"/>
            </w:pPr>
            <w:r>
              <w:rPr>
                <w:rFonts w:hint="eastAsia"/>
              </w:rPr>
              <w:t>保存</w:t>
            </w:r>
            <w:r>
              <w:rPr>
                <w:rFonts w:hint="eastAsia"/>
              </w:rPr>
              <w:t xml:space="preserve">  </w:t>
            </w:r>
            <w:r>
              <w:t xml:space="preserve">                     </w:t>
            </w:r>
            <w:r>
              <w:rPr>
                <w:rFonts w:hint="eastAsia"/>
              </w:rPr>
              <w:t>取消</w:t>
            </w:r>
          </w:p>
          <w:p w14:paraId="3673C937" w14:textId="77777777" w:rsidR="00C57A37" w:rsidRDefault="00C57A37" w:rsidP="000F3B22">
            <w:pPr>
              <w:jc w:val="center"/>
            </w:pPr>
            <w:r>
              <w:rPr>
                <w:rFonts w:hint="eastAsia"/>
              </w:rPr>
              <w:t>S</w:t>
            </w:r>
            <w:r>
              <w:t>AVE                CANCEL</w:t>
            </w:r>
          </w:p>
        </w:tc>
      </w:tr>
    </w:tbl>
    <w:p w14:paraId="47650C43" w14:textId="1BDEE28D" w:rsidR="003B33DD" w:rsidRDefault="003B33DD" w:rsidP="00CB7A12"/>
    <w:p w14:paraId="0A943D8F" w14:textId="77777777" w:rsidR="006A58F5" w:rsidRDefault="000D4611" w:rsidP="00B777EE">
      <w:pPr>
        <w:pStyle w:val="5"/>
      </w:pPr>
      <w:r>
        <w:rPr>
          <w:rFonts w:hint="eastAsia"/>
        </w:rPr>
        <w:t>逻辑控制</w:t>
      </w:r>
    </w:p>
    <w:p w14:paraId="24156716" w14:textId="34F2095B" w:rsidR="00A40C1F" w:rsidRDefault="000D4611" w:rsidP="003A73DA">
      <w:pPr>
        <w:pStyle w:val="afff0"/>
        <w:numPr>
          <w:ilvl w:val="0"/>
          <w:numId w:val="22"/>
        </w:numPr>
        <w:ind w:firstLineChars="0"/>
        <w:rPr>
          <w:rFonts w:ascii="微软雅黑" w:hAnsi="微软雅黑" w:cs="微软雅黑"/>
        </w:rPr>
      </w:pPr>
      <w:r w:rsidRPr="00F239B5">
        <w:rPr>
          <w:rFonts w:ascii="微软雅黑" w:hAnsi="微软雅黑" w:cs="微软雅黑" w:hint="eastAsia"/>
        </w:rPr>
        <w:t>系统提醒控制</w:t>
      </w:r>
      <w:r w:rsidR="00F239B5" w:rsidRPr="00F239B5">
        <w:rPr>
          <w:rFonts w:ascii="微软雅黑" w:hAnsi="微软雅黑" w:cs="微软雅黑" w:hint="eastAsia"/>
        </w:rPr>
        <w:t>,</w:t>
      </w:r>
      <w:r w:rsidRPr="00F239B5">
        <w:rPr>
          <w:rFonts w:ascii="微软雅黑" w:hAnsi="微软雅黑" w:cs="微软雅黑" w:hint="eastAsia"/>
        </w:rPr>
        <w:t>监控审核过程中的不同环节，</w:t>
      </w:r>
      <w:r w:rsidR="00A40C1F">
        <w:rPr>
          <w:rFonts w:ascii="微软雅黑" w:hAnsi="微软雅黑" w:cs="微软雅黑" w:hint="eastAsia"/>
        </w:rPr>
        <w:t>审核未完成提醒，报告未完成提醒，立即整改未完成提醒，报告未关闭提醒。</w:t>
      </w:r>
    </w:p>
    <w:p w14:paraId="445DACFE" w14:textId="0D06E664" w:rsidR="00A40C1F" w:rsidRPr="00A40C1F" w:rsidRDefault="00A40C1F" w:rsidP="003A73DA">
      <w:pPr>
        <w:pStyle w:val="afff0"/>
        <w:numPr>
          <w:ilvl w:val="0"/>
          <w:numId w:val="22"/>
        </w:numPr>
        <w:ind w:firstLineChars="0"/>
        <w:rPr>
          <w:rFonts w:ascii="微软雅黑" w:hAnsi="微软雅黑" w:cs="微软雅黑"/>
        </w:rPr>
      </w:pPr>
      <w:r>
        <w:rPr>
          <w:rFonts w:ascii="微软雅黑" w:hAnsi="微软雅黑" w:cs="微软雅黑" w:hint="eastAsia"/>
        </w:rPr>
        <w:t>用进度条颜色变化来表示完成的状态，开始审核，审核完成，报告完成，措施制定，报告关闭</w:t>
      </w:r>
    </w:p>
    <w:p w14:paraId="6DF78414" w14:textId="77777777" w:rsidR="0014583F" w:rsidRPr="00A40C1F" w:rsidRDefault="000E5A82" w:rsidP="003A73DA">
      <w:pPr>
        <w:pStyle w:val="afff0"/>
        <w:numPr>
          <w:ilvl w:val="0"/>
          <w:numId w:val="22"/>
        </w:numPr>
        <w:ind w:firstLineChars="0"/>
        <w:rPr>
          <w:rFonts w:ascii="微软雅黑" w:hAnsi="微软雅黑" w:cs="微软雅黑"/>
        </w:rPr>
      </w:pPr>
      <w:r w:rsidRPr="00A40C1F">
        <w:rPr>
          <w:rFonts w:ascii="微软雅黑" w:hAnsi="微软雅黑" w:cs="微软雅黑" w:hint="eastAsia"/>
        </w:rPr>
        <w:t>在电脑上直接填写检查发现的内容，证据可以直接上传，并可下载，检查发现的问题与审核报告中的问题一一对应；</w:t>
      </w:r>
    </w:p>
    <w:p w14:paraId="4B92D5CC" w14:textId="77777777" w:rsidR="000E5A82" w:rsidRPr="00A40C1F" w:rsidRDefault="000E5A82" w:rsidP="003A73DA">
      <w:pPr>
        <w:pStyle w:val="afff0"/>
        <w:numPr>
          <w:ilvl w:val="0"/>
          <w:numId w:val="22"/>
        </w:numPr>
        <w:ind w:firstLineChars="0"/>
        <w:rPr>
          <w:rFonts w:ascii="微软雅黑" w:hAnsi="微软雅黑" w:cs="微软雅黑"/>
        </w:rPr>
      </w:pPr>
      <w:r w:rsidRPr="00A40C1F">
        <w:rPr>
          <w:rFonts w:ascii="微软雅黑" w:hAnsi="微软雅黑" w:cs="微软雅黑" w:hint="eastAsia"/>
        </w:rPr>
        <w:t>审核检查单的内容以EASA/CAAC/FAA规章为基础，规章的每一条与对应的局方、适用的审核部门及公司程序一一对应，实现交叉索引，我们在选择</w:t>
      </w:r>
      <w:r w:rsidR="00533B85" w:rsidRPr="00A40C1F">
        <w:rPr>
          <w:rFonts w:ascii="微软雅黑" w:hAnsi="微软雅黑" w:cs="微软雅黑" w:hint="eastAsia"/>
        </w:rPr>
        <w:t>部门时</w:t>
      </w:r>
      <w:r w:rsidRPr="00A40C1F">
        <w:rPr>
          <w:rFonts w:ascii="微软雅黑" w:hAnsi="微软雅黑" w:cs="微软雅黑" w:hint="eastAsia"/>
        </w:rPr>
        <w:t>，可以自动生成我们需要的检查单。</w:t>
      </w:r>
    </w:p>
    <w:p w14:paraId="13946144" w14:textId="1B277FEC" w:rsidR="000E5A82" w:rsidRPr="00A40C1F" w:rsidRDefault="000E5A82" w:rsidP="003A73DA">
      <w:pPr>
        <w:pStyle w:val="afff0"/>
        <w:numPr>
          <w:ilvl w:val="0"/>
          <w:numId w:val="22"/>
        </w:numPr>
        <w:ind w:firstLineChars="0"/>
        <w:rPr>
          <w:rFonts w:ascii="微软雅黑" w:hAnsi="微软雅黑" w:cs="微软雅黑"/>
        </w:rPr>
      </w:pPr>
      <w:r w:rsidRPr="00A40C1F">
        <w:rPr>
          <w:rFonts w:ascii="微软雅黑" w:hAnsi="微软雅黑" w:cs="微软雅黑" w:hint="eastAsia"/>
        </w:rPr>
        <w:t>审核报告分为质量审核报告，发现问题状态页，纠正措施单，需要审核员和责任部门共同填写（纠正措施单已修订，分为立即整改，原因分析，直接原因/根本原因，预防措施，还 有两个模型MEDA（审核员）和REASON模型（责任部门））</w:t>
      </w:r>
      <w:r w:rsidR="00A40C1F">
        <w:rPr>
          <w:rFonts w:ascii="微软雅黑" w:hAnsi="微软雅黑" w:cs="微软雅黑" w:hint="eastAsia"/>
        </w:rPr>
        <w:t>只能填写各自的部分</w:t>
      </w:r>
      <w:r w:rsidRPr="00A40C1F">
        <w:rPr>
          <w:rFonts w:ascii="微软雅黑" w:hAnsi="微软雅黑" w:cs="微软雅黑" w:hint="eastAsia"/>
        </w:rPr>
        <w:t>；</w:t>
      </w:r>
    </w:p>
    <w:p w14:paraId="3E64168A" w14:textId="13D09056" w:rsidR="000E5A82" w:rsidRPr="00A40C1F" w:rsidRDefault="000E5A82" w:rsidP="003A73DA">
      <w:pPr>
        <w:pStyle w:val="afff0"/>
        <w:numPr>
          <w:ilvl w:val="0"/>
          <w:numId w:val="22"/>
        </w:numPr>
        <w:ind w:firstLineChars="0"/>
        <w:rPr>
          <w:rFonts w:ascii="微软雅黑" w:hAnsi="微软雅黑" w:cs="微软雅黑"/>
        </w:rPr>
      </w:pPr>
      <w:r w:rsidRPr="00A40C1F">
        <w:rPr>
          <w:rFonts w:ascii="微软雅黑" w:hAnsi="微软雅黑" w:cs="微软雅黑" w:hint="eastAsia"/>
        </w:rPr>
        <w:t>问题整改过程中，责任部门填写整改措施推送给审核员，</w:t>
      </w:r>
      <w:r w:rsidR="00A40C1F">
        <w:rPr>
          <w:rFonts w:ascii="微软雅黑" w:hAnsi="微软雅黑" w:cs="微软雅黑" w:hint="eastAsia"/>
        </w:rPr>
        <w:t>审核员判断是否</w:t>
      </w:r>
      <w:r w:rsidRPr="00A40C1F">
        <w:rPr>
          <w:rFonts w:ascii="微软雅黑" w:hAnsi="微软雅黑" w:cs="微软雅黑" w:hint="eastAsia"/>
        </w:rPr>
        <w:t>接受，可以进行根本原因的分析，如果不能接受就需要重新推送会责任部门进行重新整改，提出不接受的原因</w:t>
      </w:r>
    </w:p>
    <w:p w14:paraId="20C185C0" w14:textId="77777777" w:rsidR="00533B85" w:rsidRPr="00A40C1F" w:rsidRDefault="00533B85" w:rsidP="003A73DA">
      <w:pPr>
        <w:pStyle w:val="afff0"/>
        <w:numPr>
          <w:ilvl w:val="0"/>
          <w:numId w:val="22"/>
        </w:numPr>
        <w:ind w:firstLineChars="0"/>
        <w:rPr>
          <w:rFonts w:ascii="微软雅黑" w:hAnsi="微软雅黑" w:cs="微软雅黑"/>
        </w:rPr>
      </w:pPr>
      <w:r w:rsidRPr="00A40C1F">
        <w:rPr>
          <w:rFonts w:ascii="微软雅黑" w:hAnsi="微软雅黑" w:cs="微软雅黑" w:hint="eastAsia"/>
        </w:rPr>
        <w:t>报告单和检查单一起审批</w:t>
      </w:r>
    </w:p>
    <w:p w14:paraId="3B34D384" w14:textId="77777777" w:rsidR="00543236" w:rsidRPr="005D7B17" w:rsidRDefault="00543236"/>
    <w:p w14:paraId="74A354B4" w14:textId="77777777" w:rsidR="00447110" w:rsidRDefault="00447110" w:rsidP="00447110">
      <w:pPr>
        <w:pStyle w:val="3"/>
        <w:ind w:left="851"/>
      </w:pPr>
      <w:bookmarkStart w:id="24" w:name="_Toc503778751"/>
      <w:r>
        <w:rPr>
          <w:rFonts w:hint="eastAsia"/>
        </w:rPr>
        <w:t>审核</w:t>
      </w:r>
      <w:r w:rsidR="00B52507">
        <w:rPr>
          <w:rFonts w:hint="eastAsia"/>
        </w:rPr>
        <w:t>结果查询</w:t>
      </w:r>
      <w:bookmarkEnd w:id="24"/>
    </w:p>
    <w:p w14:paraId="38F570DB" w14:textId="77777777" w:rsidR="00447110" w:rsidRDefault="00447110" w:rsidP="00447110">
      <w:pPr>
        <w:pStyle w:val="5"/>
      </w:pPr>
      <w:r>
        <w:rPr>
          <w:rFonts w:hint="eastAsia"/>
        </w:rPr>
        <w:t>功能目标</w:t>
      </w:r>
    </w:p>
    <w:p w14:paraId="3AF757F4" w14:textId="77777777" w:rsidR="00447110" w:rsidRPr="00C377E2" w:rsidRDefault="00447110" w:rsidP="00447110">
      <w:pPr>
        <w:ind w:left="680" w:firstLine="676"/>
        <w:rPr>
          <w:rFonts w:ascii="微软雅黑" w:hAnsi="微软雅黑"/>
        </w:rPr>
      </w:pPr>
      <w:r w:rsidRPr="00C377E2">
        <w:rPr>
          <w:rFonts w:ascii="微软雅黑" w:hAnsi="微软雅黑" w:hint="eastAsia"/>
        </w:rPr>
        <w:t>审核状态的监控：</w:t>
      </w:r>
    </w:p>
    <w:p w14:paraId="3DF5EFAD" w14:textId="77777777" w:rsidR="00C377E2" w:rsidRPr="00C377E2" w:rsidRDefault="00447110" w:rsidP="00447110">
      <w:pPr>
        <w:ind w:left="680" w:firstLine="676"/>
        <w:rPr>
          <w:rFonts w:ascii="微软雅黑" w:hAnsi="微软雅黑"/>
        </w:rPr>
      </w:pPr>
      <w:r w:rsidRPr="00C377E2">
        <w:rPr>
          <w:rFonts w:ascii="微软雅黑" w:hAnsi="微软雅黑" w:hint="eastAsia"/>
        </w:rPr>
        <w:t>分为系统提醒和进度条控制，每一个审核环节在审核计划列表（审核完成时间，报告完成时间，立即整改时间，预</w:t>
      </w:r>
      <w:r w:rsidR="00852868">
        <w:rPr>
          <w:rFonts w:ascii="微软雅黑" w:hAnsi="微软雅黑" w:hint="eastAsia"/>
        </w:rPr>
        <w:t>防措施时间，报告关闭时间）和进度条上（与审核列表中时间一一对应</w:t>
      </w:r>
      <w:r w:rsidRPr="00C377E2">
        <w:rPr>
          <w:rFonts w:ascii="微软雅黑" w:hAnsi="微软雅黑" w:hint="eastAsia"/>
        </w:rPr>
        <w:t>）显示出来。</w:t>
      </w:r>
    </w:p>
    <w:p w14:paraId="1EF896FE" w14:textId="77777777" w:rsidR="00447110" w:rsidRDefault="00447110" w:rsidP="00447110">
      <w:pPr>
        <w:pStyle w:val="5"/>
      </w:pPr>
      <w:r>
        <w:rPr>
          <w:rFonts w:hint="eastAsia"/>
        </w:rPr>
        <w:t>岗位权限</w:t>
      </w:r>
    </w:p>
    <w:p w14:paraId="41C54B44" w14:textId="77777777" w:rsidR="00447110" w:rsidRDefault="00447110" w:rsidP="00447110">
      <w:pPr>
        <w:rPr>
          <w:sz w:val="28"/>
          <w:szCs w:val="28"/>
        </w:rPr>
      </w:pPr>
      <w:r>
        <w:tab/>
      </w:r>
      <w:r>
        <w:tab/>
      </w:r>
    </w:p>
    <w:p w14:paraId="48E543FF" w14:textId="0E41EA9C" w:rsidR="00447110" w:rsidRDefault="00447110" w:rsidP="00447110">
      <w:pPr>
        <w:pStyle w:val="5"/>
      </w:pPr>
      <w:r>
        <w:rPr>
          <w:rFonts w:hint="eastAsia"/>
        </w:rPr>
        <w:lastRenderedPageBreak/>
        <w:t>信息项描述</w:t>
      </w:r>
    </w:p>
    <w:p w14:paraId="281B008C" w14:textId="77777777" w:rsidR="00A40C1F" w:rsidRDefault="00A40C1F" w:rsidP="00A40C1F">
      <w:r>
        <w:rPr>
          <w:rFonts w:hint="eastAsia"/>
        </w:rPr>
        <w:t xml:space="preserve"> </w:t>
      </w:r>
      <w:r>
        <w:t xml:space="preserve">            </w:t>
      </w:r>
    </w:p>
    <w:tbl>
      <w:tblPr>
        <w:tblStyle w:val="aff8"/>
        <w:tblW w:w="0" w:type="auto"/>
        <w:jc w:val="center"/>
        <w:tblLook w:val="04A0" w:firstRow="1" w:lastRow="0" w:firstColumn="1" w:lastColumn="0" w:noHBand="0" w:noVBand="1"/>
      </w:tblPr>
      <w:tblGrid>
        <w:gridCol w:w="8217"/>
      </w:tblGrid>
      <w:tr w:rsidR="00A40C1F" w14:paraId="5FDFAE9E" w14:textId="77777777" w:rsidTr="00A40C1F">
        <w:trPr>
          <w:jc w:val="center"/>
        </w:trPr>
        <w:tc>
          <w:tcPr>
            <w:tcW w:w="8217" w:type="dxa"/>
          </w:tcPr>
          <w:p w14:paraId="3AC6A470" w14:textId="77777777" w:rsidR="00A40C1F" w:rsidRDefault="00A40C1F" w:rsidP="00A40C1F">
            <w:r>
              <w:rPr>
                <w:rFonts w:hint="eastAsia"/>
              </w:rPr>
              <w:t>查询条件</w:t>
            </w:r>
          </w:p>
          <w:p w14:paraId="67451266" w14:textId="0594DBF3" w:rsidR="00A40C1F" w:rsidRDefault="00A40C1F" w:rsidP="00A40C1F"/>
        </w:tc>
      </w:tr>
      <w:tr w:rsidR="00A40C1F" w14:paraId="1F46E12A" w14:textId="77777777" w:rsidTr="00A40C1F">
        <w:trPr>
          <w:jc w:val="center"/>
        </w:trPr>
        <w:tc>
          <w:tcPr>
            <w:tcW w:w="8217" w:type="dxa"/>
          </w:tcPr>
          <w:p w14:paraId="51EC296A" w14:textId="650B2EE3" w:rsidR="00A40C1F" w:rsidRDefault="00A40C1F" w:rsidP="00A40C1F">
            <w:r>
              <w:rPr>
                <w:rFonts w:hint="eastAsia"/>
              </w:rPr>
              <w:t>按钮功能</w:t>
            </w:r>
          </w:p>
          <w:p w14:paraId="7912A516" w14:textId="77777777" w:rsidR="00A40C1F" w:rsidRDefault="00A40C1F" w:rsidP="00A40C1F"/>
          <w:p w14:paraId="233ABBE4" w14:textId="3F78B8DB" w:rsidR="00A40C1F" w:rsidRDefault="00A40C1F" w:rsidP="00A40C1F">
            <w:r>
              <w:rPr>
                <w:rFonts w:hint="eastAsia"/>
              </w:rPr>
              <w:t>查询，导出</w:t>
            </w:r>
          </w:p>
        </w:tc>
      </w:tr>
      <w:tr w:rsidR="00A40C1F" w14:paraId="0413F225" w14:textId="77777777" w:rsidTr="00A40C1F">
        <w:trPr>
          <w:jc w:val="center"/>
        </w:trPr>
        <w:tc>
          <w:tcPr>
            <w:tcW w:w="8217" w:type="dxa"/>
          </w:tcPr>
          <w:p w14:paraId="7D38B8BC" w14:textId="77777777" w:rsidR="00A40C1F" w:rsidRDefault="00A40C1F" w:rsidP="00A40C1F"/>
        </w:tc>
      </w:tr>
    </w:tbl>
    <w:p w14:paraId="11D20A03" w14:textId="159C4BF7" w:rsidR="00A40C1F" w:rsidRDefault="00A40C1F" w:rsidP="00A40C1F"/>
    <w:p w14:paraId="43E5975F" w14:textId="638742C6" w:rsidR="00A40C1F" w:rsidRDefault="00A40C1F" w:rsidP="00A40C1F"/>
    <w:p w14:paraId="571995A6" w14:textId="77777777" w:rsidR="00A40C1F" w:rsidRPr="00A40C1F" w:rsidRDefault="00A40C1F" w:rsidP="00A40C1F"/>
    <w:tbl>
      <w:tblPr>
        <w:tblStyle w:val="aff8"/>
        <w:tblW w:w="8244" w:type="dxa"/>
        <w:jc w:val="center"/>
        <w:tblLayout w:type="fixed"/>
        <w:tblLook w:val="04A0" w:firstRow="1" w:lastRow="0" w:firstColumn="1" w:lastColumn="0" w:noHBand="0" w:noVBand="1"/>
      </w:tblPr>
      <w:tblGrid>
        <w:gridCol w:w="615"/>
        <w:gridCol w:w="618"/>
        <w:gridCol w:w="722"/>
        <w:gridCol w:w="928"/>
        <w:gridCol w:w="722"/>
        <w:gridCol w:w="857"/>
        <w:gridCol w:w="856"/>
        <w:gridCol w:w="794"/>
        <w:gridCol w:w="794"/>
        <w:gridCol w:w="794"/>
        <w:gridCol w:w="544"/>
      </w:tblGrid>
      <w:tr w:rsidR="00141A7D" w14:paraId="311E20B6" w14:textId="77777777" w:rsidTr="00141A7D">
        <w:trPr>
          <w:trHeight w:val="1123"/>
          <w:jc w:val="center"/>
        </w:trPr>
        <w:tc>
          <w:tcPr>
            <w:tcW w:w="615" w:type="dxa"/>
            <w:shd w:val="clear" w:color="auto" w:fill="D6E3BC" w:themeFill="accent3" w:themeFillTint="66"/>
            <w:vAlign w:val="center"/>
          </w:tcPr>
          <w:p w14:paraId="1E6E74BE" w14:textId="77777777" w:rsidR="00141A7D" w:rsidRDefault="00141A7D" w:rsidP="00141A7D">
            <w:pPr>
              <w:jc w:val="center"/>
              <w:rPr>
                <w:b/>
              </w:rPr>
            </w:pPr>
            <w:r>
              <w:rPr>
                <w:rFonts w:hint="eastAsia"/>
                <w:b/>
              </w:rPr>
              <w:t>质量体系</w:t>
            </w:r>
          </w:p>
          <w:p w14:paraId="0E814E1B" w14:textId="77777777" w:rsidR="000421B5" w:rsidRDefault="000421B5" w:rsidP="00141A7D">
            <w:pPr>
              <w:jc w:val="center"/>
              <w:rPr>
                <w:b/>
              </w:rPr>
            </w:pPr>
            <w:r w:rsidRPr="00A54E08">
              <w:rPr>
                <w:b/>
              </w:rPr>
              <w:t>Q</w:t>
            </w:r>
            <w:r>
              <w:rPr>
                <w:b/>
              </w:rPr>
              <w:t>S</w:t>
            </w:r>
            <w:r w:rsidRPr="00A54E08">
              <w:rPr>
                <w:b/>
              </w:rPr>
              <w:t>(quality system)</w:t>
            </w:r>
          </w:p>
        </w:tc>
        <w:tc>
          <w:tcPr>
            <w:tcW w:w="618" w:type="dxa"/>
            <w:shd w:val="clear" w:color="auto" w:fill="D6E3BC" w:themeFill="accent3" w:themeFillTint="66"/>
            <w:vAlign w:val="center"/>
          </w:tcPr>
          <w:p w14:paraId="119E1450" w14:textId="77777777" w:rsidR="00141A7D" w:rsidRDefault="00141A7D" w:rsidP="00447110">
            <w:pPr>
              <w:rPr>
                <w:b/>
              </w:rPr>
            </w:pPr>
            <w:r>
              <w:rPr>
                <w:rFonts w:hint="eastAsia"/>
                <w:b/>
              </w:rPr>
              <w:t>类型</w:t>
            </w:r>
          </w:p>
          <w:p w14:paraId="787E04DF" w14:textId="77777777" w:rsidR="000421B5" w:rsidRDefault="000421B5" w:rsidP="00447110">
            <w:pPr>
              <w:rPr>
                <w:b/>
              </w:rPr>
            </w:pPr>
            <w:r>
              <w:rPr>
                <w:rFonts w:hint="eastAsia"/>
                <w:b/>
              </w:rPr>
              <w:t>T</w:t>
            </w:r>
            <w:r>
              <w:rPr>
                <w:b/>
              </w:rPr>
              <w:t>ype</w:t>
            </w:r>
          </w:p>
        </w:tc>
        <w:tc>
          <w:tcPr>
            <w:tcW w:w="722" w:type="dxa"/>
            <w:shd w:val="clear" w:color="auto" w:fill="D6E3BC" w:themeFill="accent3" w:themeFillTint="66"/>
            <w:vAlign w:val="center"/>
          </w:tcPr>
          <w:p w14:paraId="158DC79D" w14:textId="77777777" w:rsidR="00141A7D" w:rsidRDefault="00141A7D" w:rsidP="00447110">
            <w:pPr>
              <w:rPr>
                <w:b/>
              </w:rPr>
            </w:pPr>
            <w:r>
              <w:rPr>
                <w:rFonts w:hint="eastAsia"/>
                <w:b/>
              </w:rPr>
              <w:t>报告单</w:t>
            </w:r>
          </w:p>
          <w:p w14:paraId="7B2F9B63" w14:textId="77777777" w:rsidR="000421B5" w:rsidRPr="00016BDF" w:rsidRDefault="000421B5" w:rsidP="00447110">
            <w:pPr>
              <w:rPr>
                <w:b/>
              </w:rPr>
            </w:pPr>
            <w:r w:rsidRPr="000421B5">
              <w:rPr>
                <w:b/>
              </w:rPr>
              <w:t>report</w:t>
            </w:r>
          </w:p>
        </w:tc>
        <w:tc>
          <w:tcPr>
            <w:tcW w:w="928" w:type="dxa"/>
            <w:shd w:val="clear" w:color="auto" w:fill="D6E3BC" w:themeFill="accent3" w:themeFillTint="66"/>
            <w:vAlign w:val="center"/>
          </w:tcPr>
          <w:p w14:paraId="6C691E7F" w14:textId="77777777" w:rsidR="00141A7D" w:rsidRDefault="00141A7D" w:rsidP="00447110">
            <w:pPr>
              <w:rPr>
                <w:b/>
              </w:rPr>
            </w:pPr>
            <w:r w:rsidRPr="00016BDF">
              <w:rPr>
                <w:rFonts w:hint="eastAsia"/>
                <w:b/>
              </w:rPr>
              <w:t>审核类型</w:t>
            </w:r>
          </w:p>
          <w:p w14:paraId="17C3DFF5" w14:textId="77777777" w:rsidR="000421B5" w:rsidRPr="00016BDF" w:rsidRDefault="000421B5" w:rsidP="00447110">
            <w:pPr>
              <w:rPr>
                <w:b/>
              </w:rPr>
            </w:pPr>
            <w:r w:rsidRPr="000421B5">
              <w:rPr>
                <w:b/>
              </w:rPr>
              <w:t>Audit Type</w:t>
            </w:r>
          </w:p>
        </w:tc>
        <w:tc>
          <w:tcPr>
            <w:tcW w:w="722" w:type="dxa"/>
            <w:shd w:val="clear" w:color="auto" w:fill="D6E3BC" w:themeFill="accent3" w:themeFillTint="66"/>
            <w:vAlign w:val="center"/>
          </w:tcPr>
          <w:p w14:paraId="50736A2F" w14:textId="77777777" w:rsidR="00141A7D" w:rsidRDefault="00141A7D" w:rsidP="00447110">
            <w:pPr>
              <w:rPr>
                <w:b/>
              </w:rPr>
            </w:pPr>
            <w:r w:rsidRPr="00016BDF">
              <w:rPr>
                <w:rFonts w:hint="eastAsia"/>
                <w:b/>
              </w:rPr>
              <w:t>审核员</w:t>
            </w:r>
          </w:p>
          <w:p w14:paraId="76BD5F0B" w14:textId="77777777" w:rsidR="000421B5" w:rsidRPr="00016BDF" w:rsidRDefault="000421B5" w:rsidP="00447110">
            <w:pPr>
              <w:rPr>
                <w:b/>
              </w:rPr>
            </w:pPr>
            <w:r>
              <w:rPr>
                <w:rFonts w:ascii="Arial Narrow" w:hAnsi="Arial Narrow" w:cs="Courier New" w:hint="eastAsia"/>
                <w:b/>
                <w:bCs/>
              </w:rPr>
              <w:t>Auditor</w:t>
            </w:r>
          </w:p>
        </w:tc>
        <w:tc>
          <w:tcPr>
            <w:tcW w:w="857" w:type="dxa"/>
            <w:shd w:val="clear" w:color="auto" w:fill="D6E3BC" w:themeFill="accent3" w:themeFillTint="66"/>
            <w:vAlign w:val="center"/>
          </w:tcPr>
          <w:p w14:paraId="59F41E42" w14:textId="77777777" w:rsidR="00141A7D" w:rsidRDefault="00141A7D" w:rsidP="00447110">
            <w:pPr>
              <w:rPr>
                <w:b/>
              </w:rPr>
            </w:pPr>
            <w:r>
              <w:rPr>
                <w:rFonts w:hint="eastAsia"/>
                <w:b/>
              </w:rPr>
              <w:t>开始审核</w:t>
            </w:r>
          </w:p>
          <w:p w14:paraId="0539AE29" w14:textId="77777777" w:rsidR="009A2824" w:rsidRPr="00016BDF" w:rsidRDefault="009A2824" w:rsidP="00447110">
            <w:pPr>
              <w:rPr>
                <w:b/>
              </w:rPr>
            </w:pPr>
            <w:r w:rsidRPr="009A2824">
              <w:rPr>
                <w:b/>
              </w:rPr>
              <w:t>Begin Audits</w:t>
            </w:r>
          </w:p>
        </w:tc>
        <w:tc>
          <w:tcPr>
            <w:tcW w:w="856" w:type="dxa"/>
            <w:shd w:val="clear" w:color="auto" w:fill="D6E3BC" w:themeFill="accent3" w:themeFillTint="66"/>
            <w:vAlign w:val="center"/>
          </w:tcPr>
          <w:p w14:paraId="10DB08C1" w14:textId="77777777" w:rsidR="00141A7D" w:rsidRDefault="00141A7D" w:rsidP="00447110">
            <w:pPr>
              <w:rPr>
                <w:b/>
              </w:rPr>
            </w:pPr>
            <w:r w:rsidRPr="00016BDF">
              <w:rPr>
                <w:rFonts w:hint="eastAsia"/>
                <w:b/>
              </w:rPr>
              <w:t>审核完成</w:t>
            </w:r>
          </w:p>
          <w:p w14:paraId="3DEB8DE2" w14:textId="77777777" w:rsidR="009A2824" w:rsidRPr="00016BDF" w:rsidRDefault="009A2824" w:rsidP="00447110">
            <w:pPr>
              <w:rPr>
                <w:b/>
              </w:rPr>
            </w:pPr>
            <w:r w:rsidRPr="009A2824">
              <w:rPr>
                <w:b/>
              </w:rPr>
              <w:t>Review the completed</w:t>
            </w:r>
          </w:p>
        </w:tc>
        <w:tc>
          <w:tcPr>
            <w:tcW w:w="794" w:type="dxa"/>
            <w:shd w:val="clear" w:color="auto" w:fill="D6E3BC" w:themeFill="accent3" w:themeFillTint="66"/>
            <w:vAlign w:val="center"/>
          </w:tcPr>
          <w:p w14:paraId="10AEF2AB" w14:textId="77777777" w:rsidR="00141A7D" w:rsidRDefault="00141A7D" w:rsidP="00447110">
            <w:pPr>
              <w:rPr>
                <w:b/>
              </w:rPr>
            </w:pPr>
            <w:r w:rsidRPr="00016BDF">
              <w:rPr>
                <w:rFonts w:hint="eastAsia"/>
                <w:b/>
              </w:rPr>
              <w:t>审核报告完成</w:t>
            </w:r>
          </w:p>
          <w:p w14:paraId="22A03C40" w14:textId="77777777" w:rsidR="009A2824" w:rsidRPr="00016BDF" w:rsidRDefault="009A2824" w:rsidP="00447110">
            <w:pPr>
              <w:rPr>
                <w:b/>
              </w:rPr>
            </w:pPr>
            <w:r w:rsidRPr="009A2824">
              <w:rPr>
                <w:b/>
              </w:rPr>
              <w:t>Completion of audit report</w:t>
            </w:r>
          </w:p>
        </w:tc>
        <w:tc>
          <w:tcPr>
            <w:tcW w:w="794" w:type="dxa"/>
            <w:shd w:val="clear" w:color="auto" w:fill="D6E3BC" w:themeFill="accent3" w:themeFillTint="66"/>
            <w:vAlign w:val="center"/>
          </w:tcPr>
          <w:p w14:paraId="78342A94" w14:textId="77777777" w:rsidR="00141A7D" w:rsidRDefault="00141A7D" w:rsidP="00447110">
            <w:pPr>
              <w:rPr>
                <w:b/>
              </w:rPr>
            </w:pPr>
            <w:r w:rsidRPr="00016BDF">
              <w:rPr>
                <w:rFonts w:hint="eastAsia"/>
                <w:b/>
              </w:rPr>
              <w:t>纠正措施</w:t>
            </w:r>
          </w:p>
          <w:p w14:paraId="04526CFA" w14:textId="77777777" w:rsidR="009A2824" w:rsidRPr="00016BDF" w:rsidRDefault="009A2824" w:rsidP="00447110">
            <w:pPr>
              <w:rPr>
                <w:b/>
              </w:rPr>
            </w:pPr>
            <w:r w:rsidRPr="00C57A37">
              <w:t>corrective action</w:t>
            </w:r>
          </w:p>
        </w:tc>
        <w:tc>
          <w:tcPr>
            <w:tcW w:w="794" w:type="dxa"/>
            <w:shd w:val="clear" w:color="auto" w:fill="D6E3BC" w:themeFill="accent3" w:themeFillTint="66"/>
            <w:vAlign w:val="center"/>
          </w:tcPr>
          <w:p w14:paraId="692B5403" w14:textId="77777777" w:rsidR="00141A7D" w:rsidRDefault="00141A7D" w:rsidP="00447110">
            <w:pPr>
              <w:rPr>
                <w:b/>
              </w:rPr>
            </w:pPr>
            <w:r w:rsidRPr="00016BDF">
              <w:rPr>
                <w:rFonts w:hint="eastAsia"/>
                <w:b/>
              </w:rPr>
              <w:t>报告关闭</w:t>
            </w:r>
          </w:p>
          <w:p w14:paraId="3E42E2D6" w14:textId="77777777" w:rsidR="009A2824" w:rsidRPr="00016BDF" w:rsidRDefault="009A2824" w:rsidP="00447110">
            <w:pPr>
              <w:rPr>
                <w:b/>
              </w:rPr>
            </w:pPr>
            <w:r w:rsidRPr="009A2824">
              <w:rPr>
                <w:b/>
              </w:rPr>
              <w:t>Report closed</w:t>
            </w:r>
          </w:p>
        </w:tc>
        <w:tc>
          <w:tcPr>
            <w:tcW w:w="544" w:type="dxa"/>
            <w:shd w:val="clear" w:color="auto" w:fill="D6E3BC" w:themeFill="accent3" w:themeFillTint="66"/>
            <w:vAlign w:val="center"/>
          </w:tcPr>
          <w:p w14:paraId="27050D3A" w14:textId="77777777" w:rsidR="00141A7D" w:rsidRDefault="00141A7D" w:rsidP="00447110">
            <w:pPr>
              <w:rPr>
                <w:b/>
              </w:rPr>
            </w:pPr>
            <w:r w:rsidRPr="00016BDF">
              <w:rPr>
                <w:rFonts w:hint="eastAsia"/>
                <w:b/>
              </w:rPr>
              <w:t>操作</w:t>
            </w:r>
          </w:p>
          <w:p w14:paraId="07D9299D" w14:textId="77777777" w:rsidR="009A2824" w:rsidRPr="00016BDF" w:rsidRDefault="009A2824" w:rsidP="00447110">
            <w:pPr>
              <w:rPr>
                <w:b/>
              </w:rPr>
            </w:pPr>
            <w:r w:rsidRPr="009A2824">
              <w:rPr>
                <w:b/>
              </w:rPr>
              <w:t>operation</w:t>
            </w:r>
          </w:p>
        </w:tc>
      </w:tr>
      <w:tr w:rsidR="00141A7D" w14:paraId="698CDE2A" w14:textId="77777777" w:rsidTr="00141A7D">
        <w:trPr>
          <w:trHeight w:val="564"/>
          <w:jc w:val="center"/>
        </w:trPr>
        <w:tc>
          <w:tcPr>
            <w:tcW w:w="615" w:type="dxa"/>
          </w:tcPr>
          <w:p w14:paraId="6BD9B431" w14:textId="77777777" w:rsidR="00141A7D" w:rsidRDefault="00141A7D" w:rsidP="00447110">
            <w:r>
              <w:rPr>
                <w:rFonts w:hint="eastAsia"/>
              </w:rPr>
              <w:t>Part</w:t>
            </w:r>
            <w:r>
              <w:t>145</w:t>
            </w:r>
          </w:p>
        </w:tc>
        <w:tc>
          <w:tcPr>
            <w:tcW w:w="618" w:type="dxa"/>
          </w:tcPr>
          <w:p w14:paraId="19E29FFC" w14:textId="77777777" w:rsidR="00141A7D" w:rsidRDefault="00141A7D" w:rsidP="00912D65">
            <w:r>
              <w:rPr>
                <w:rFonts w:hint="eastAsia"/>
              </w:rPr>
              <w:t>例行</w:t>
            </w:r>
          </w:p>
        </w:tc>
        <w:tc>
          <w:tcPr>
            <w:tcW w:w="722" w:type="dxa"/>
          </w:tcPr>
          <w:p w14:paraId="2620347B" w14:textId="77777777" w:rsidR="00141A7D" w:rsidRDefault="00141A7D" w:rsidP="00447110">
            <w:r>
              <w:rPr>
                <w:rFonts w:hint="eastAsia"/>
              </w:rPr>
              <w:t>001</w:t>
            </w:r>
          </w:p>
        </w:tc>
        <w:tc>
          <w:tcPr>
            <w:tcW w:w="928" w:type="dxa"/>
          </w:tcPr>
          <w:p w14:paraId="3C8A136C" w14:textId="77777777" w:rsidR="00141A7D" w:rsidRDefault="00141A7D" w:rsidP="00447110">
            <w:r>
              <w:rPr>
                <w:rFonts w:hint="eastAsia"/>
              </w:rPr>
              <w:t>XXX</w:t>
            </w:r>
          </w:p>
        </w:tc>
        <w:tc>
          <w:tcPr>
            <w:tcW w:w="722" w:type="dxa"/>
          </w:tcPr>
          <w:p w14:paraId="1817EDAE" w14:textId="77777777" w:rsidR="00141A7D" w:rsidRDefault="00141A7D" w:rsidP="00447110">
            <w:r>
              <w:rPr>
                <w:rFonts w:hint="eastAsia"/>
              </w:rPr>
              <w:t>XXX</w:t>
            </w:r>
          </w:p>
        </w:tc>
        <w:tc>
          <w:tcPr>
            <w:tcW w:w="857" w:type="dxa"/>
            <w:shd w:val="clear" w:color="auto" w:fill="8DB3E2" w:themeFill="text2" w:themeFillTint="66"/>
          </w:tcPr>
          <w:p w14:paraId="6905DEB6" w14:textId="77777777" w:rsidR="00141A7D" w:rsidRDefault="00141A7D" w:rsidP="00447110"/>
        </w:tc>
        <w:tc>
          <w:tcPr>
            <w:tcW w:w="856" w:type="dxa"/>
            <w:shd w:val="clear" w:color="auto" w:fill="auto"/>
          </w:tcPr>
          <w:p w14:paraId="213DD64B" w14:textId="77777777" w:rsidR="00141A7D" w:rsidRDefault="00141A7D" w:rsidP="00447110"/>
        </w:tc>
        <w:tc>
          <w:tcPr>
            <w:tcW w:w="794" w:type="dxa"/>
            <w:shd w:val="clear" w:color="auto" w:fill="FFFFFF" w:themeFill="background1"/>
          </w:tcPr>
          <w:p w14:paraId="5C52BD7B" w14:textId="77777777" w:rsidR="00141A7D" w:rsidRDefault="00141A7D" w:rsidP="00447110"/>
        </w:tc>
        <w:tc>
          <w:tcPr>
            <w:tcW w:w="794" w:type="dxa"/>
            <w:shd w:val="clear" w:color="auto" w:fill="FFFFFF" w:themeFill="background1"/>
          </w:tcPr>
          <w:p w14:paraId="6D3C0766" w14:textId="77777777" w:rsidR="00141A7D" w:rsidRDefault="00141A7D" w:rsidP="00447110"/>
        </w:tc>
        <w:tc>
          <w:tcPr>
            <w:tcW w:w="794" w:type="dxa"/>
            <w:shd w:val="clear" w:color="auto" w:fill="FFFFFF" w:themeFill="background1"/>
          </w:tcPr>
          <w:p w14:paraId="32F4CD97" w14:textId="77777777" w:rsidR="00141A7D" w:rsidRDefault="00141A7D" w:rsidP="00447110"/>
        </w:tc>
        <w:tc>
          <w:tcPr>
            <w:tcW w:w="544" w:type="dxa"/>
          </w:tcPr>
          <w:p w14:paraId="747FE54E" w14:textId="77777777" w:rsidR="00141A7D" w:rsidRPr="00016BDF" w:rsidRDefault="00141A7D" w:rsidP="00447110">
            <w:pPr>
              <w:rPr>
                <w:b/>
                <w:u w:val="single"/>
              </w:rPr>
            </w:pPr>
            <w:r w:rsidRPr="00016BDF">
              <w:rPr>
                <w:rFonts w:hint="eastAsia"/>
                <w:b/>
                <w:u w:val="single"/>
              </w:rPr>
              <w:t>明细</w:t>
            </w:r>
          </w:p>
        </w:tc>
      </w:tr>
      <w:tr w:rsidR="00141A7D" w14:paraId="3D39D939" w14:textId="77777777" w:rsidTr="00141A7D">
        <w:trPr>
          <w:trHeight w:val="564"/>
          <w:jc w:val="center"/>
        </w:trPr>
        <w:tc>
          <w:tcPr>
            <w:tcW w:w="615" w:type="dxa"/>
          </w:tcPr>
          <w:p w14:paraId="5C33E2C6" w14:textId="77777777" w:rsidR="00141A7D" w:rsidRDefault="00141A7D" w:rsidP="00E26C95"/>
        </w:tc>
        <w:tc>
          <w:tcPr>
            <w:tcW w:w="618" w:type="dxa"/>
          </w:tcPr>
          <w:p w14:paraId="4D8FA6E3" w14:textId="77777777" w:rsidR="00141A7D" w:rsidRDefault="00141A7D" w:rsidP="00E26C95"/>
        </w:tc>
        <w:tc>
          <w:tcPr>
            <w:tcW w:w="722" w:type="dxa"/>
          </w:tcPr>
          <w:p w14:paraId="1B022DF4" w14:textId="77777777" w:rsidR="00141A7D" w:rsidRDefault="00141A7D" w:rsidP="00E26C95">
            <w:r>
              <w:rPr>
                <w:rFonts w:hint="eastAsia"/>
              </w:rPr>
              <w:t>002</w:t>
            </w:r>
          </w:p>
        </w:tc>
        <w:tc>
          <w:tcPr>
            <w:tcW w:w="928" w:type="dxa"/>
          </w:tcPr>
          <w:p w14:paraId="3DA9BB2A" w14:textId="77777777" w:rsidR="00141A7D" w:rsidRDefault="00141A7D" w:rsidP="00E26C95">
            <w:r>
              <w:rPr>
                <w:rFonts w:hint="eastAsia"/>
              </w:rPr>
              <w:t>XXX</w:t>
            </w:r>
          </w:p>
        </w:tc>
        <w:tc>
          <w:tcPr>
            <w:tcW w:w="722" w:type="dxa"/>
          </w:tcPr>
          <w:p w14:paraId="337E05B6" w14:textId="77777777" w:rsidR="00141A7D" w:rsidRDefault="00141A7D" w:rsidP="00E26C95">
            <w:r>
              <w:rPr>
                <w:rFonts w:hint="eastAsia"/>
              </w:rPr>
              <w:t>XXX</w:t>
            </w:r>
          </w:p>
        </w:tc>
        <w:tc>
          <w:tcPr>
            <w:tcW w:w="857" w:type="dxa"/>
            <w:shd w:val="clear" w:color="auto" w:fill="92D050"/>
          </w:tcPr>
          <w:p w14:paraId="04ADED97" w14:textId="77777777" w:rsidR="00141A7D" w:rsidRDefault="00141A7D" w:rsidP="00E26C95"/>
        </w:tc>
        <w:tc>
          <w:tcPr>
            <w:tcW w:w="856" w:type="dxa"/>
            <w:shd w:val="clear" w:color="auto" w:fill="FF0000"/>
          </w:tcPr>
          <w:p w14:paraId="1F805E7F" w14:textId="77777777" w:rsidR="00141A7D" w:rsidRDefault="00141A7D" w:rsidP="00E26C95"/>
        </w:tc>
        <w:tc>
          <w:tcPr>
            <w:tcW w:w="794" w:type="dxa"/>
            <w:shd w:val="clear" w:color="auto" w:fill="FFFFFF" w:themeFill="background1"/>
          </w:tcPr>
          <w:p w14:paraId="1AB60129" w14:textId="77777777" w:rsidR="00141A7D" w:rsidRDefault="00141A7D" w:rsidP="00E26C95"/>
        </w:tc>
        <w:tc>
          <w:tcPr>
            <w:tcW w:w="794" w:type="dxa"/>
          </w:tcPr>
          <w:p w14:paraId="53573F43" w14:textId="77777777" w:rsidR="00141A7D" w:rsidRDefault="00141A7D" w:rsidP="00E26C95"/>
        </w:tc>
        <w:tc>
          <w:tcPr>
            <w:tcW w:w="794" w:type="dxa"/>
          </w:tcPr>
          <w:p w14:paraId="5522BE1D" w14:textId="77777777" w:rsidR="00141A7D" w:rsidRDefault="00141A7D" w:rsidP="00E26C95"/>
        </w:tc>
        <w:tc>
          <w:tcPr>
            <w:tcW w:w="544" w:type="dxa"/>
          </w:tcPr>
          <w:p w14:paraId="30E43108" w14:textId="77777777" w:rsidR="00141A7D" w:rsidRDefault="00141A7D" w:rsidP="00E26C95"/>
        </w:tc>
      </w:tr>
      <w:tr w:rsidR="00141A7D" w14:paraId="0E4C04BF" w14:textId="77777777" w:rsidTr="00141A7D">
        <w:trPr>
          <w:trHeight w:val="564"/>
          <w:jc w:val="center"/>
        </w:trPr>
        <w:tc>
          <w:tcPr>
            <w:tcW w:w="615" w:type="dxa"/>
          </w:tcPr>
          <w:p w14:paraId="6F4F26F6" w14:textId="77777777" w:rsidR="00141A7D" w:rsidRDefault="00141A7D" w:rsidP="00E26C95"/>
        </w:tc>
        <w:tc>
          <w:tcPr>
            <w:tcW w:w="618" w:type="dxa"/>
          </w:tcPr>
          <w:p w14:paraId="4A96A19B" w14:textId="77777777" w:rsidR="00141A7D" w:rsidRDefault="00141A7D" w:rsidP="00E26C95"/>
        </w:tc>
        <w:tc>
          <w:tcPr>
            <w:tcW w:w="722" w:type="dxa"/>
          </w:tcPr>
          <w:p w14:paraId="0FC28310" w14:textId="77777777" w:rsidR="00141A7D" w:rsidRDefault="00141A7D" w:rsidP="00E26C95">
            <w:r>
              <w:rPr>
                <w:rFonts w:hint="eastAsia"/>
              </w:rPr>
              <w:t>003</w:t>
            </w:r>
          </w:p>
        </w:tc>
        <w:tc>
          <w:tcPr>
            <w:tcW w:w="928" w:type="dxa"/>
          </w:tcPr>
          <w:p w14:paraId="342AC8CA" w14:textId="77777777" w:rsidR="00141A7D" w:rsidRDefault="00141A7D" w:rsidP="00E26C95">
            <w:r>
              <w:rPr>
                <w:rFonts w:hint="eastAsia"/>
              </w:rPr>
              <w:t>XXX</w:t>
            </w:r>
          </w:p>
        </w:tc>
        <w:tc>
          <w:tcPr>
            <w:tcW w:w="722" w:type="dxa"/>
          </w:tcPr>
          <w:p w14:paraId="6865CE43" w14:textId="77777777" w:rsidR="00141A7D" w:rsidRDefault="00141A7D" w:rsidP="00E26C95">
            <w:r>
              <w:rPr>
                <w:rFonts w:hint="eastAsia"/>
              </w:rPr>
              <w:t>XXX</w:t>
            </w:r>
          </w:p>
        </w:tc>
        <w:tc>
          <w:tcPr>
            <w:tcW w:w="857" w:type="dxa"/>
            <w:shd w:val="clear" w:color="auto" w:fill="92D050"/>
          </w:tcPr>
          <w:p w14:paraId="24A6DB39" w14:textId="77777777" w:rsidR="00141A7D" w:rsidRDefault="00141A7D" w:rsidP="00E26C95"/>
        </w:tc>
        <w:tc>
          <w:tcPr>
            <w:tcW w:w="856" w:type="dxa"/>
            <w:shd w:val="clear" w:color="auto" w:fill="92D050"/>
          </w:tcPr>
          <w:p w14:paraId="3034EF5A" w14:textId="77777777" w:rsidR="00141A7D" w:rsidRDefault="00141A7D" w:rsidP="00E26C95"/>
        </w:tc>
        <w:tc>
          <w:tcPr>
            <w:tcW w:w="794" w:type="dxa"/>
            <w:shd w:val="clear" w:color="auto" w:fill="8DB3E2" w:themeFill="text2" w:themeFillTint="66"/>
          </w:tcPr>
          <w:p w14:paraId="79CF1AC5" w14:textId="77777777" w:rsidR="00141A7D" w:rsidRDefault="00141A7D" w:rsidP="00E26C95"/>
        </w:tc>
        <w:tc>
          <w:tcPr>
            <w:tcW w:w="794" w:type="dxa"/>
          </w:tcPr>
          <w:p w14:paraId="1942F7EC" w14:textId="77777777" w:rsidR="00141A7D" w:rsidRDefault="00141A7D" w:rsidP="00E26C95"/>
        </w:tc>
        <w:tc>
          <w:tcPr>
            <w:tcW w:w="794" w:type="dxa"/>
            <w:shd w:val="clear" w:color="auto" w:fill="FFFFFF" w:themeFill="background1"/>
          </w:tcPr>
          <w:p w14:paraId="392DD20E" w14:textId="77777777" w:rsidR="00141A7D" w:rsidRDefault="00141A7D" w:rsidP="00E26C95"/>
        </w:tc>
        <w:tc>
          <w:tcPr>
            <w:tcW w:w="544" w:type="dxa"/>
          </w:tcPr>
          <w:p w14:paraId="2DE03B34" w14:textId="77777777" w:rsidR="00141A7D" w:rsidRDefault="00141A7D" w:rsidP="00E26C95"/>
        </w:tc>
      </w:tr>
      <w:tr w:rsidR="00141A7D" w14:paraId="36B4E703" w14:textId="77777777" w:rsidTr="00141A7D">
        <w:trPr>
          <w:trHeight w:val="564"/>
          <w:jc w:val="center"/>
        </w:trPr>
        <w:tc>
          <w:tcPr>
            <w:tcW w:w="615" w:type="dxa"/>
          </w:tcPr>
          <w:p w14:paraId="155ED879" w14:textId="77777777" w:rsidR="00141A7D" w:rsidRDefault="00141A7D" w:rsidP="00E26C95"/>
        </w:tc>
        <w:tc>
          <w:tcPr>
            <w:tcW w:w="618" w:type="dxa"/>
          </w:tcPr>
          <w:p w14:paraId="72A35F90" w14:textId="77777777" w:rsidR="00141A7D" w:rsidRDefault="00141A7D" w:rsidP="00E26C95"/>
        </w:tc>
        <w:tc>
          <w:tcPr>
            <w:tcW w:w="722" w:type="dxa"/>
          </w:tcPr>
          <w:p w14:paraId="00960DB4" w14:textId="77777777" w:rsidR="00141A7D" w:rsidRDefault="00141A7D" w:rsidP="00E26C95">
            <w:r>
              <w:rPr>
                <w:rFonts w:hint="eastAsia"/>
              </w:rPr>
              <w:t>004</w:t>
            </w:r>
          </w:p>
        </w:tc>
        <w:tc>
          <w:tcPr>
            <w:tcW w:w="928" w:type="dxa"/>
          </w:tcPr>
          <w:p w14:paraId="17986592" w14:textId="77777777" w:rsidR="00141A7D" w:rsidRDefault="00141A7D" w:rsidP="00E26C95">
            <w:r>
              <w:rPr>
                <w:rFonts w:hint="eastAsia"/>
              </w:rPr>
              <w:t>XXX</w:t>
            </w:r>
          </w:p>
        </w:tc>
        <w:tc>
          <w:tcPr>
            <w:tcW w:w="722" w:type="dxa"/>
          </w:tcPr>
          <w:p w14:paraId="4C7D47D7" w14:textId="77777777" w:rsidR="00141A7D" w:rsidRDefault="00141A7D" w:rsidP="00E26C95">
            <w:r>
              <w:rPr>
                <w:rFonts w:hint="eastAsia"/>
              </w:rPr>
              <w:t>XXX</w:t>
            </w:r>
          </w:p>
        </w:tc>
        <w:tc>
          <w:tcPr>
            <w:tcW w:w="857" w:type="dxa"/>
            <w:shd w:val="clear" w:color="auto" w:fill="92D050"/>
          </w:tcPr>
          <w:p w14:paraId="7D39D21D" w14:textId="77777777" w:rsidR="00141A7D" w:rsidRDefault="00141A7D" w:rsidP="00E26C95"/>
        </w:tc>
        <w:tc>
          <w:tcPr>
            <w:tcW w:w="856" w:type="dxa"/>
            <w:shd w:val="clear" w:color="auto" w:fill="92D050"/>
          </w:tcPr>
          <w:p w14:paraId="2E3EA450" w14:textId="77777777" w:rsidR="00141A7D" w:rsidRDefault="00141A7D" w:rsidP="00E26C95"/>
        </w:tc>
        <w:tc>
          <w:tcPr>
            <w:tcW w:w="794" w:type="dxa"/>
            <w:shd w:val="clear" w:color="auto" w:fill="92D050"/>
          </w:tcPr>
          <w:p w14:paraId="34325B9E" w14:textId="77777777" w:rsidR="00141A7D" w:rsidRDefault="00141A7D" w:rsidP="00E26C95"/>
        </w:tc>
        <w:tc>
          <w:tcPr>
            <w:tcW w:w="794" w:type="dxa"/>
            <w:shd w:val="clear" w:color="auto" w:fill="92D050"/>
          </w:tcPr>
          <w:p w14:paraId="0AF18BFA" w14:textId="77777777" w:rsidR="00141A7D" w:rsidRDefault="00141A7D" w:rsidP="00E26C95"/>
        </w:tc>
        <w:tc>
          <w:tcPr>
            <w:tcW w:w="794" w:type="dxa"/>
            <w:shd w:val="clear" w:color="auto" w:fill="8DB3E2" w:themeFill="text2" w:themeFillTint="66"/>
          </w:tcPr>
          <w:p w14:paraId="6F93A58C" w14:textId="77777777" w:rsidR="00141A7D" w:rsidRDefault="00141A7D" w:rsidP="00E26C95"/>
        </w:tc>
        <w:tc>
          <w:tcPr>
            <w:tcW w:w="544" w:type="dxa"/>
          </w:tcPr>
          <w:p w14:paraId="0E42E0C0" w14:textId="77777777" w:rsidR="00141A7D" w:rsidRDefault="00141A7D" w:rsidP="00E26C95"/>
        </w:tc>
      </w:tr>
      <w:tr w:rsidR="00141A7D" w14:paraId="43098B94" w14:textId="77777777" w:rsidTr="00141A7D">
        <w:trPr>
          <w:trHeight w:val="564"/>
          <w:jc w:val="center"/>
        </w:trPr>
        <w:tc>
          <w:tcPr>
            <w:tcW w:w="615" w:type="dxa"/>
          </w:tcPr>
          <w:p w14:paraId="550F3FF2" w14:textId="77777777" w:rsidR="00141A7D" w:rsidRDefault="00141A7D" w:rsidP="00E26C95"/>
        </w:tc>
        <w:tc>
          <w:tcPr>
            <w:tcW w:w="618" w:type="dxa"/>
          </w:tcPr>
          <w:p w14:paraId="4515094C" w14:textId="77777777" w:rsidR="00141A7D" w:rsidRDefault="00141A7D" w:rsidP="00E26C95"/>
        </w:tc>
        <w:tc>
          <w:tcPr>
            <w:tcW w:w="722" w:type="dxa"/>
          </w:tcPr>
          <w:p w14:paraId="53126F0B" w14:textId="77777777" w:rsidR="00141A7D" w:rsidRDefault="00141A7D" w:rsidP="00E26C95">
            <w:r>
              <w:rPr>
                <w:rFonts w:hint="eastAsia"/>
              </w:rPr>
              <w:t>XXX</w:t>
            </w:r>
          </w:p>
        </w:tc>
        <w:tc>
          <w:tcPr>
            <w:tcW w:w="928" w:type="dxa"/>
          </w:tcPr>
          <w:p w14:paraId="053AC8F3" w14:textId="77777777" w:rsidR="00141A7D" w:rsidRDefault="00141A7D" w:rsidP="00E26C95">
            <w:r>
              <w:rPr>
                <w:rFonts w:hint="eastAsia"/>
              </w:rPr>
              <w:t>XXX</w:t>
            </w:r>
          </w:p>
        </w:tc>
        <w:tc>
          <w:tcPr>
            <w:tcW w:w="722" w:type="dxa"/>
          </w:tcPr>
          <w:p w14:paraId="3B3BBE7C" w14:textId="77777777" w:rsidR="00141A7D" w:rsidRDefault="00141A7D" w:rsidP="00E26C95">
            <w:r>
              <w:rPr>
                <w:rFonts w:hint="eastAsia"/>
              </w:rPr>
              <w:t>XXX</w:t>
            </w:r>
          </w:p>
        </w:tc>
        <w:tc>
          <w:tcPr>
            <w:tcW w:w="857" w:type="dxa"/>
            <w:shd w:val="clear" w:color="auto" w:fill="92D050"/>
          </w:tcPr>
          <w:p w14:paraId="7E077B54" w14:textId="77777777" w:rsidR="00141A7D" w:rsidRDefault="00141A7D" w:rsidP="00E26C95"/>
        </w:tc>
        <w:tc>
          <w:tcPr>
            <w:tcW w:w="856" w:type="dxa"/>
            <w:shd w:val="clear" w:color="auto" w:fill="92D050"/>
          </w:tcPr>
          <w:p w14:paraId="00132F05" w14:textId="77777777" w:rsidR="00141A7D" w:rsidRDefault="00141A7D" w:rsidP="00E26C95"/>
        </w:tc>
        <w:tc>
          <w:tcPr>
            <w:tcW w:w="794" w:type="dxa"/>
            <w:shd w:val="clear" w:color="auto" w:fill="92D050"/>
          </w:tcPr>
          <w:p w14:paraId="7AFF7CB3" w14:textId="77777777" w:rsidR="00141A7D" w:rsidRDefault="00141A7D" w:rsidP="00E26C95"/>
        </w:tc>
        <w:tc>
          <w:tcPr>
            <w:tcW w:w="794" w:type="dxa"/>
            <w:shd w:val="clear" w:color="auto" w:fill="8DB3E2" w:themeFill="text2" w:themeFillTint="66"/>
          </w:tcPr>
          <w:p w14:paraId="365FCD79" w14:textId="77777777" w:rsidR="00141A7D" w:rsidRDefault="00141A7D" w:rsidP="00E26C95"/>
        </w:tc>
        <w:tc>
          <w:tcPr>
            <w:tcW w:w="794" w:type="dxa"/>
            <w:shd w:val="clear" w:color="auto" w:fill="FFFFFF" w:themeFill="background1"/>
          </w:tcPr>
          <w:p w14:paraId="145A788C" w14:textId="77777777" w:rsidR="00141A7D" w:rsidRDefault="00141A7D" w:rsidP="00E26C95"/>
        </w:tc>
        <w:tc>
          <w:tcPr>
            <w:tcW w:w="544" w:type="dxa"/>
          </w:tcPr>
          <w:p w14:paraId="6DCF4150" w14:textId="77777777" w:rsidR="00141A7D" w:rsidRDefault="00141A7D" w:rsidP="00E26C95"/>
        </w:tc>
      </w:tr>
    </w:tbl>
    <w:p w14:paraId="603C8DCC" w14:textId="77777777" w:rsidR="007C0642" w:rsidRDefault="007C0642" w:rsidP="00447110"/>
    <w:p w14:paraId="0E18AD92" w14:textId="77777777" w:rsidR="00447110" w:rsidRDefault="00447110" w:rsidP="00447110">
      <w:pPr>
        <w:pStyle w:val="5"/>
      </w:pPr>
      <w:r>
        <w:rPr>
          <w:rFonts w:hint="eastAsia"/>
        </w:rPr>
        <w:t>逻辑控制</w:t>
      </w:r>
    </w:p>
    <w:p w14:paraId="63C76113" w14:textId="77777777" w:rsidR="00447110" w:rsidRDefault="00447110" w:rsidP="003A73DA">
      <w:pPr>
        <w:pStyle w:val="afff0"/>
        <w:numPr>
          <w:ilvl w:val="0"/>
          <w:numId w:val="24"/>
        </w:numPr>
        <w:ind w:firstLineChars="0"/>
      </w:pPr>
      <w:r>
        <w:rPr>
          <w:rFonts w:hint="eastAsia"/>
        </w:rPr>
        <w:t>审核状态监控分为</w:t>
      </w:r>
      <w:r w:rsidRPr="00DD2982">
        <w:rPr>
          <w:rFonts w:hint="eastAsia"/>
        </w:rPr>
        <w:t>系统提醒和进度条控制</w:t>
      </w:r>
    </w:p>
    <w:p w14:paraId="72E40817" w14:textId="77777777" w:rsidR="00192895" w:rsidRDefault="00447110" w:rsidP="003A73DA">
      <w:pPr>
        <w:pStyle w:val="afff0"/>
        <w:numPr>
          <w:ilvl w:val="0"/>
          <w:numId w:val="24"/>
        </w:numPr>
        <w:ind w:firstLineChars="0"/>
      </w:pPr>
      <w:r w:rsidRPr="00705D8B">
        <w:rPr>
          <w:rFonts w:hint="eastAsia"/>
        </w:rPr>
        <w:t>用进度条颜色变化来标示完成的状态</w:t>
      </w:r>
      <w:r>
        <w:rPr>
          <w:rFonts w:hint="eastAsia"/>
        </w:rPr>
        <w:t>，</w:t>
      </w:r>
      <w:r w:rsidR="00192895" w:rsidRPr="00192895">
        <w:rPr>
          <w:rFonts w:hint="eastAsia"/>
        </w:rPr>
        <w:t>蓝色表示当前阶段，绿色表示已完成，红色表示正在进行但已超期</w:t>
      </w:r>
    </w:p>
    <w:p w14:paraId="7DEB44E7" w14:textId="77777777" w:rsidR="00BF45FA" w:rsidRDefault="00C377E2" w:rsidP="003A73DA">
      <w:pPr>
        <w:pStyle w:val="afff0"/>
        <w:numPr>
          <w:ilvl w:val="0"/>
          <w:numId w:val="24"/>
        </w:numPr>
        <w:ind w:firstLineChars="0"/>
      </w:pPr>
      <w:r w:rsidRPr="00C377E2">
        <w:rPr>
          <w:rFonts w:hint="eastAsia"/>
        </w:rPr>
        <w:t>在规定的截止日期之前五天提醒责任部门和审核员，即将到期，</w:t>
      </w:r>
    </w:p>
    <w:p w14:paraId="588777F4" w14:textId="77777777" w:rsidR="00B33D81" w:rsidRPr="006B218B" w:rsidRDefault="00B33D81" w:rsidP="00B33D81">
      <w:pPr>
        <w:pStyle w:val="3"/>
        <w:ind w:left="851"/>
        <w:rPr>
          <w:sz w:val="28"/>
          <w:szCs w:val="28"/>
        </w:rPr>
      </w:pPr>
      <w:bookmarkStart w:id="25" w:name="_Toc503778752"/>
      <w:r w:rsidRPr="006B218B">
        <w:rPr>
          <w:rFonts w:hint="eastAsia"/>
          <w:sz w:val="28"/>
          <w:szCs w:val="28"/>
        </w:rPr>
        <w:t>审核计划调整</w:t>
      </w:r>
      <w:bookmarkEnd w:id="25"/>
    </w:p>
    <w:p w14:paraId="6011BE6E" w14:textId="77777777" w:rsidR="00B33D81" w:rsidRPr="006B218B" w:rsidRDefault="00B33D81" w:rsidP="00B33D81">
      <w:pPr>
        <w:pStyle w:val="5"/>
      </w:pPr>
      <w:r w:rsidRPr="006B218B">
        <w:rPr>
          <w:rFonts w:hint="eastAsia"/>
        </w:rPr>
        <w:t>功能目标</w:t>
      </w:r>
    </w:p>
    <w:p w14:paraId="23C3664B" w14:textId="77777777" w:rsidR="00B33D81" w:rsidRPr="00C377E2" w:rsidRDefault="00B33D81" w:rsidP="00B33D81">
      <w:pPr>
        <w:ind w:left="680" w:firstLine="676"/>
      </w:pPr>
      <w:r w:rsidRPr="006B218B">
        <w:rPr>
          <w:rFonts w:ascii="微软雅黑" w:hAnsi="微软雅黑" w:hint="eastAsia"/>
        </w:rPr>
        <w:t>针对年度审核计划、月度审核计划内容的更改申请及审批。</w:t>
      </w:r>
    </w:p>
    <w:p w14:paraId="1A38070B" w14:textId="77777777" w:rsidR="00B33D81" w:rsidRPr="006B218B" w:rsidRDefault="00B33D81" w:rsidP="00B33D81">
      <w:pPr>
        <w:pStyle w:val="5"/>
      </w:pPr>
      <w:r w:rsidRPr="006B218B">
        <w:rPr>
          <w:rFonts w:hint="eastAsia"/>
        </w:rPr>
        <w:lastRenderedPageBreak/>
        <w:t>岗位权限</w:t>
      </w:r>
    </w:p>
    <w:p w14:paraId="7272E285" w14:textId="77777777" w:rsidR="00B33D81" w:rsidRPr="006B218B" w:rsidRDefault="00B33D81" w:rsidP="00B33D81">
      <w:r w:rsidRPr="006B218B">
        <w:tab/>
      </w:r>
      <w:r w:rsidRPr="006B218B">
        <w:tab/>
      </w:r>
    </w:p>
    <w:p w14:paraId="3C690AFE" w14:textId="77777777" w:rsidR="00B33D81" w:rsidRPr="006B218B" w:rsidRDefault="00B33D81" w:rsidP="00B33D81">
      <w:pPr>
        <w:pStyle w:val="5"/>
      </w:pPr>
      <w:r w:rsidRPr="006B218B">
        <w:rPr>
          <w:rFonts w:hint="eastAsia"/>
        </w:rPr>
        <w:t>信息项描述</w:t>
      </w:r>
    </w:p>
    <w:p w14:paraId="24D783B9" w14:textId="77777777" w:rsidR="00B33D81" w:rsidRPr="006B218B" w:rsidRDefault="00B33D81" w:rsidP="00B33D81">
      <w:pPr>
        <w:rPr>
          <w:rFonts w:ascii="微软雅黑" w:hAnsi="微软雅黑"/>
        </w:rPr>
      </w:pPr>
      <w:r w:rsidRPr="006B218B">
        <w:tab/>
      </w:r>
      <w:r w:rsidRPr="006B218B">
        <w:tab/>
      </w:r>
      <w:r w:rsidRPr="006B218B">
        <w:rPr>
          <w:rFonts w:ascii="微软雅黑" w:hAnsi="微软雅黑" w:hint="eastAsia"/>
        </w:rPr>
        <w:t>点击“审核流程监控”-“</w:t>
      </w:r>
      <w:r w:rsidR="001112EF" w:rsidRPr="006B218B">
        <w:rPr>
          <w:rFonts w:ascii="微软雅黑" w:hAnsi="微软雅黑" w:hint="eastAsia"/>
        </w:rPr>
        <w:t>历史记录</w:t>
      </w:r>
      <w:r w:rsidRPr="006B218B">
        <w:rPr>
          <w:rFonts w:ascii="微软雅黑" w:hAnsi="微软雅黑" w:hint="eastAsia"/>
        </w:rPr>
        <w:t>”按钮。</w:t>
      </w:r>
    </w:p>
    <w:p w14:paraId="7AE514B0" w14:textId="77777777" w:rsidR="00B33D81" w:rsidRPr="006B218B" w:rsidRDefault="00B33D81" w:rsidP="00B33D81">
      <w:pPr>
        <w:rPr>
          <w:rFonts w:ascii="微软雅黑" w:hAnsi="微软雅黑"/>
        </w:rPr>
      </w:pPr>
      <w:r w:rsidRPr="006B218B">
        <w:rPr>
          <w:rFonts w:ascii="微软雅黑" w:hAnsi="微软雅黑"/>
        </w:rPr>
        <w:tab/>
      </w:r>
      <w:r w:rsidRPr="006B218B">
        <w:rPr>
          <w:rFonts w:ascii="微软雅黑" w:hAnsi="微软雅黑"/>
        </w:rPr>
        <w:tab/>
      </w:r>
      <w:r w:rsidR="00B40489" w:rsidRPr="006B218B">
        <w:rPr>
          <w:rFonts w:ascii="微软雅黑" w:hAnsi="微软雅黑" w:hint="eastAsia"/>
        </w:rPr>
        <w:t>展示</w:t>
      </w:r>
      <w:r w:rsidRPr="006B218B">
        <w:rPr>
          <w:rFonts w:ascii="微软雅黑" w:hAnsi="微软雅黑" w:hint="eastAsia"/>
        </w:rPr>
        <w:t>该审核计划的历史修订</w:t>
      </w:r>
      <w:r w:rsidR="00B40489" w:rsidRPr="006B218B">
        <w:rPr>
          <w:rFonts w:ascii="微软雅黑" w:hAnsi="微软雅黑" w:hint="eastAsia"/>
        </w:rPr>
        <w:t>情况</w:t>
      </w:r>
      <w:r w:rsidRPr="006B218B">
        <w:rPr>
          <w:rFonts w:ascii="微软雅黑" w:hAnsi="微软雅黑" w:hint="eastAsia"/>
        </w:rPr>
        <w:t>。</w:t>
      </w:r>
    </w:p>
    <w:tbl>
      <w:tblPr>
        <w:tblStyle w:val="aff8"/>
        <w:tblW w:w="0" w:type="auto"/>
        <w:jc w:val="center"/>
        <w:tblLook w:val="04A0" w:firstRow="1" w:lastRow="0" w:firstColumn="1" w:lastColumn="0" w:noHBand="0" w:noVBand="1"/>
      </w:tblPr>
      <w:tblGrid>
        <w:gridCol w:w="1466"/>
        <w:gridCol w:w="1467"/>
        <w:gridCol w:w="1468"/>
        <w:gridCol w:w="1448"/>
        <w:gridCol w:w="1468"/>
        <w:gridCol w:w="1468"/>
      </w:tblGrid>
      <w:tr w:rsidR="00DF35AF" w:rsidRPr="006B218B" w14:paraId="442BE949" w14:textId="77777777" w:rsidTr="00891B46">
        <w:trPr>
          <w:trHeight w:val="187"/>
          <w:jc w:val="center"/>
        </w:trPr>
        <w:tc>
          <w:tcPr>
            <w:tcW w:w="1466" w:type="dxa"/>
            <w:shd w:val="clear" w:color="auto" w:fill="EAF1DD" w:themeFill="accent3" w:themeFillTint="33"/>
          </w:tcPr>
          <w:p w14:paraId="4157A4E4" w14:textId="77777777" w:rsidR="00DF35AF" w:rsidRDefault="00DF35AF" w:rsidP="00B33D81">
            <w:pPr>
              <w:rPr>
                <w:rFonts w:ascii="微软雅黑" w:hAnsi="微软雅黑"/>
              </w:rPr>
            </w:pPr>
            <w:r w:rsidRPr="006B218B">
              <w:rPr>
                <w:rFonts w:ascii="微软雅黑" w:hAnsi="微软雅黑" w:hint="eastAsia"/>
              </w:rPr>
              <w:t>审核类型</w:t>
            </w:r>
          </w:p>
          <w:p w14:paraId="5A5D8988" w14:textId="77777777" w:rsidR="0014583F" w:rsidRPr="006B218B" w:rsidRDefault="0014583F" w:rsidP="00B33D81">
            <w:pPr>
              <w:rPr>
                <w:rFonts w:ascii="微软雅黑" w:hAnsi="微软雅黑"/>
              </w:rPr>
            </w:pPr>
            <w:r w:rsidRPr="0014583F">
              <w:rPr>
                <w:rFonts w:ascii="微软雅黑" w:hAnsi="微软雅黑"/>
              </w:rPr>
              <w:t>Audit Type</w:t>
            </w:r>
          </w:p>
        </w:tc>
        <w:tc>
          <w:tcPr>
            <w:tcW w:w="1467" w:type="dxa"/>
            <w:shd w:val="clear" w:color="auto" w:fill="EAF1DD" w:themeFill="accent3" w:themeFillTint="33"/>
          </w:tcPr>
          <w:p w14:paraId="517203EB" w14:textId="77777777" w:rsidR="00DF35AF" w:rsidRDefault="00DF35AF" w:rsidP="00B33D81">
            <w:pPr>
              <w:rPr>
                <w:rFonts w:ascii="微软雅黑" w:hAnsi="微软雅黑"/>
              </w:rPr>
            </w:pPr>
            <w:r w:rsidRPr="006B218B">
              <w:rPr>
                <w:rFonts w:ascii="微软雅黑" w:hAnsi="微软雅黑" w:hint="eastAsia"/>
              </w:rPr>
              <w:t>审核编号</w:t>
            </w:r>
          </w:p>
          <w:p w14:paraId="1E0D1C39" w14:textId="77777777" w:rsidR="0014583F" w:rsidRPr="006B218B" w:rsidRDefault="0014583F" w:rsidP="00B33D81">
            <w:pPr>
              <w:rPr>
                <w:rFonts w:ascii="微软雅黑" w:hAnsi="微软雅黑"/>
              </w:rPr>
            </w:pPr>
            <w:r w:rsidRPr="0014583F">
              <w:rPr>
                <w:rFonts w:ascii="微软雅黑" w:hAnsi="微软雅黑"/>
              </w:rPr>
              <w:t>Audit number</w:t>
            </w:r>
          </w:p>
        </w:tc>
        <w:tc>
          <w:tcPr>
            <w:tcW w:w="1468" w:type="dxa"/>
            <w:shd w:val="clear" w:color="auto" w:fill="EAF1DD" w:themeFill="accent3" w:themeFillTint="33"/>
          </w:tcPr>
          <w:p w14:paraId="780085FA" w14:textId="77777777" w:rsidR="00DF35AF" w:rsidRDefault="00DF35AF" w:rsidP="00B33D81">
            <w:pPr>
              <w:rPr>
                <w:rFonts w:ascii="微软雅黑" w:hAnsi="微软雅黑"/>
              </w:rPr>
            </w:pPr>
            <w:r w:rsidRPr="006B218B">
              <w:rPr>
                <w:rFonts w:ascii="微软雅黑" w:hAnsi="微软雅黑" w:hint="eastAsia"/>
              </w:rPr>
              <w:t>修订日期</w:t>
            </w:r>
          </w:p>
          <w:p w14:paraId="4720CEC4" w14:textId="77777777" w:rsidR="0014583F" w:rsidRPr="006B218B" w:rsidRDefault="0014583F" w:rsidP="00B33D81">
            <w:pPr>
              <w:rPr>
                <w:rFonts w:ascii="微软雅黑" w:hAnsi="微软雅黑"/>
              </w:rPr>
            </w:pPr>
            <w:r w:rsidRPr="0014583F">
              <w:rPr>
                <w:rFonts w:ascii="微软雅黑" w:hAnsi="微软雅黑"/>
              </w:rPr>
              <w:t>revision date</w:t>
            </w:r>
          </w:p>
        </w:tc>
        <w:tc>
          <w:tcPr>
            <w:tcW w:w="1448" w:type="dxa"/>
            <w:shd w:val="clear" w:color="auto" w:fill="EAF1DD" w:themeFill="accent3" w:themeFillTint="33"/>
          </w:tcPr>
          <w:p w14:paraId="50A91449" w14:textId="77777777" w:rsidR="00DF35AF" w:rsidRDefault="00DF35AF" w:rsidP="00B33D81">
            <w:pPr>
              <w:rPr>
                <w:rFonts w:ascii="微软雅黑" w:hAnsi="微软雅黑"/>
              </w:rPr>
            </w:pPr>
            <w:r w:rsidRPr="006B218B">
              <w:rPr>
                <w:rFonts w:ascii="微软雅黑" w:hAnsi="微软雅黑" w:hint="eastAsia"/>
              </w:rPr>
              <w:t>修订内容</w:t>
            </w:r>
          </w:p>
          <w:p w14:paraId="017C219F" w14:textId="77777777" w:rsidR="0014583F" w:rsidRPr="006B218B" w:rsidRDefault="0014583F" w:rsidP="00B33D81">
            <w:pPr>
              <w:rPr>
                <w:rFonts w:ascii="微软雅黑" w:hAnsi="微软雅黑"/>
              </w:rPr>
            </w:pPr>
            <w:r w:rsidRPr="0014583F">
              <w:rPr>
                <w:rFonts w:ascii="微软雅黑" w:hAnsi="微软雅黑"/>
              </w:rPr>
              <w:t>revise contents</w:t>
            </w:r>
          </w:p>
        </w:tc>
        <w:tc>
          <w:tcPr>
            <w:tcW w:w="1468" w:type="dxa"/>
            <w:shd w:val="clear" w:color="auto" w:fill="EAF1DD" w:themeFill="accent3" w:themeFillTint="33"/>
          </w:tcPr>
          <w:p w14:paraId="12226FDC" w14:textId="77777777" w:rsidR="00DF35AF" w:rsidRDefault="00DF35AF" w:rsidP="00B33D81">
            <w:pPr>
              <w:rPr>
                <w:rFonts w:ascii="微软雅黑" w:hAnsi="微软雅黑"/>
              </w:rPr>
            </w:pPr>
            <w:r w:rsidRPr="006B218B">
              <w:rPr>
                <w:rFonts w:ascii="微软雅黑" w:hAnsi="微软雅黑" w:hint="eastAsia"/>
              </w:rPr>
              <w:t>申请人</w:t>
            </w:r>
          </w:p>
          <w:p w14:paraId="4E2A0D02" w14:textId="77777777" w:rsidR="0014583F" w:rsidRPr="006B218B" w:rsidRDefault="0014583F" w:rsidP="00B33D81">
            <w:pPr>
              <w:rPr>
                <w:rFonts w:ascii="微软雅黑" w:hAnsi="微软雅黑"/>
              </w:rPr>
            </w:pPr>
            <w:r w:rsidRPr="0014583F">
              <w:rPr>
                <w:rFonts w:ascii="微软雅黑" w:hAnsi="微软雅黑"/>
              </w:rPr>
              <w:t>proposer</w:t>
            </w:r>
          </w:p>
        </w:tc>
        <w:tc>
          <w:tcPr>
            <w:tcW w:w="1468" w:type="dxa"/>
            <w:shd w:val="clear" w:color="auto" w:fill="EAF1DD" w:themeFill="accent3" w:themeFillTint="33"/>
          </w:tcPr>
          <w:p w14:paraId="3E41F303" w14:textId="77777777" w:rsidR="00DF35AF" w:rsidRDefault="00DF35AF" w:rsidP="00B33D81">
            <w:pPr>
              <w:rPr>
                <w:rFonts w:ascii="微软雅黑" w:hAnsi="微软雅黑"/>
              </w:rPr>
            </w:pPr>
            <w:r w:rsidRPr="006B218B">
              <w:rPr>
                <w:rFonts w:ascii="微软雅黑" w:hAnsi="微软雅黑" w:hint="eastAsia"/>
              </w:rPr>
              <w:t>批准日期</w:t>
            </w:r>
          </w:p>
          <w:p w14:paraId="03147DD4" w14:textId="77777777" w:rsidR="0014583F" w:rsidRPr="006B218B" w:rsidRDefault="0014583F" w:rsidP="00B33D81">
            <w:pPr>
              <w:rPr>
                <w:rFonts w:ascii="微软雅黑" w:hAnsi="微软雅黑"/>
              </w:rPr>
            </w:pPr>
            <w:r w:rsidRPr="0014583F">
              <w:rPr>
                <w:rFonts w:ascii="微软雅黑" w:hAnsi="微软雅黑"/>
              </w:rPr>
              <w:t>date of approval</w:t>
            </w:r>
          </w:p>
        </w:tc>
      </w:tr>
      <w:tr w:rsidR="00DF35AF" w:rsidRPr="006B218B" w14:paraId="3A200B06" w14:textId="77777777" w:rsidTr="00891B46">
        <w:trPr>
          <w:trHeight w:val="194"/>
          <w:jc w:val="center"/>
        </w:trPr>
        <w:tc>
          <w:tcPr>
            <w:tcW w:w="1466" w:type="dxa"/>
          </w:tcPr>
          <w:p w14:paraId="63A162FF"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67" w:type="dxa"/>
          </w:tcPr>
          <w:p w14:paraId="415FBA70"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68" w:type="dxa"/>
          </w:tcPr>
          <w:p w14:paraId="10802073"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48" w:type="dxa"/>
          </w:tcPr>
          <w:p w14:paraId="1E699360"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68" w:type="dxa"/>
          </w:tcPr>
          <w:p w14:paraId="53479B2C" w14:textId="77777777" w:rsidR="00DF35AF" w:rsidRPr="006B218B" w:rsidRDefault="00DF35AF" w:rsidP="00B33D81">
            <w:pPr>
              <w:rPr>
                <w:rFonts w:ascii="微软雅黑" w:hAnsi="微软雅黑"/>
              </w:rPr>
            </w:pPr>
            <w:r w:rsidRPr="006B218B">
              <w:rPr>
                <w:rFonts w:ascii="微软雅黑" w:hAnsi="微软雅黑" w:hint="eastAsia"/>
              </w:rPr>
              <w:t>XXX</w:t>
            </w:r>
          </w:p>
        </w:tc>
        <w:tc>
          <w:tcPr>
            <w:tcW w:w="1468" w:type="dxa"/>
          </w:tcPr>
          <w:p w14:paraId="7D18C3E4" w14:textId="77777777" w:rsidR="00DF35AF" w:rsidRPr="006B218B" w:rsidRDefault="00DF35AF" w:rsidP="00B33D81">
            <w:pPr>
              <w:rPr>
                <w:rFonts w:ascii="微软雅黑" w:hAnsi="微软雅黑"/>
              </w:rPr>
            </w:pPr>
            <w:r w:rsidRPr="006B218B">
              <w:rPr>
                <w:rFonts w:ascii="微软雅黑" w:hAnsi="微软雅黑" w:hint="eastAsia"/>
              </w:rPr>
              <w:t>XXX</w:t>
            </w:r>
          </w:p>
        </w:tc>
      </w:tr>
      <w:tr w:rsidR="00DF35AF" w:rsidRPr="006B218B" w14:paraId="07E5DA32" w14:textId="77777777" w:rsidTr="00891B46">
        <w:trPr>
          <w:trHeight w:val="181"/>
          <w:jc w:val="center"/>
        </w:trPr>
        <w:tc>
          <w:tcPr>
            <w:tcW w:w="1466" w:type="dxa"/>
          </w:tcPr>
          <w:p w14:paraId="7A53AF21" w14:textId="77777777" w:rsidR="00DF35AF" w:rsidRPr="006B218B" w:rsidRDefault="00DF35AF" w:rsidP="00B33D81">
            <w:pPr>
              <w:rPr>
                <w:rFonts w:ascii="微软雅黑" w:hAnsi="微软雅黑"/>
              </w:rPr>
            </w:pPr>
          </w:p>
        </w:tc>
        <w:tc>
          <w:tcPr>
            <w:tcW w:w="1467" w:type="dxa"/>
          </w:tcPr>
          <w:p w14:paraId="77728FE7" w14:textId="77777777" w:rsidR="00DF35AF" w:rsidRPr="006B218B" w:rsidRDefault="00DF35AF" w:rsidP="00B33D81">
            <w:pPr>
              <w:rPr>
                <w:rFonts w:ascii="微软雅黑" w:hAnsi="微软雅黑"/>
              </w:rPr>
            </w:pPr>
          </w:p>
        </w:tc>
        <w:tc>
          <w:tcPr>
            <w:tcW w:w="1468" w:type="dxa"/>
          </w:tcPr>
          <w:p w14:paraId="01078822" w14:textId="77777777" w:rsidR="00DF35AF" w:rsidRPr="006B218B" w:rsidRDefault="00DF35AF" w:rsidP="00B33D81">
            <w:pPr>
              <w:rPr>
                <w:rFonts w:ascii="微软雅黑" w:hAnsi="微软雅黑"/>
              </w:rPr>
            </w:pPr>
          </w:p>
        </w:tc>
        <w:tc>
          <w:tcPr>
            <w:tcW w:w="1448" w:type="dxa"/>
          </w:tcPr>
          <w:p w14:paraId="18FE3388" w14:textId="77777777" w:rsidR="00DF35AF" w:rsidRPr="006B218B" w:rsidRDefault="00DF35AF" w:rsidP="00B33D81">
            <w:pPr>
              <w:rPr>
                <w:rFonts w:ascii="微软雅黑" w:hAnsi="微软雅黑"/>
              </w:rPr>
            </w:pPr>
          </w:p>
        </w:tc>
        <w:tc>
          <w:tcPr>
            <w:tcW w:w="1468" w:type="dxa"/>
          </w:tcPr>
          <w:p w14:paraId="6B0B9E34" w14:textId="77777777" w:rsidR="00DF35AF" w:rsidRPr="006B218B" w:rsidRDefault="00DF35AF" w:rsidP="00B33D81">
            <w:pPr>
              <w:rPr>
                <w:rFonts w:ascii="微软雅黑" w:hAnsi="微软雅黑"/>
              </w:rPr>
            </w:pPr>
          </w:p>
        </w:tc>
        <w:tc>
          <w:tcPr>
            <w:tcW w:w="1468" w:type="dxa"/>
          </w:tcPr>
          <w:p w14:paraId="37C12644" w14:textId="77777777" w:rsidR="00DF35AF" w:rsidRPr="006B218B" w:rsidRDefault="00DF35AF" w:rsidP="00B33D81">
            <w:pPr>
              <w:rPr>
                <w:rFonts w:ascii="微软雅黑" w:hAnsi="微软雅黑"/>
              </w:rPr>
            </w:pPr>
          </w:p>
        </w:tc>
      </w:tr>
    </w:tbl>
    <w:p w14:paraId="17F05B53" w14:textId="77777777" w:rsidR="00FF307D" w:rsidRPr="0049355F" w:rsidRDefault="00B40489" w:rsidP="00B33D81">
      <w:pPr>
        <w:rPr>
          <w:rFonts w:ascii="微软雅黑" w:hAnsi="微软雅黑"/>
          <w:sz w:val="28"/>
          <w:szCs w:val="28"/>
        </w:rPr>
      </w:pPr>
      <w:r>
        <w:rPr>
          <w:rFonts w:ascii="微软雅黑" w:hAnsi="微软雅黑"/>
          <w:sz w:val="28"/>
          <w:szCs w:val="28"/>
        </w:rPr>
        <w:tab/>
      </w:r>
      <w:r>
        <w:rPr>
          <w:rFonts w:ascii="微软雅黑" w:hAnsi="微软雅黑"/>
          <w:sz w:val="28"/>
          <w:szCs w:val="28"/>
        </w:rPr>
        <w:tab/>
      </w:r>
      <w:r>
        <w:rPr>
          <w:rFonts w:ascii="微软雅黑" w:hAnsi="微软雅黑" w:hint="eastAsia"/>
          <w:sz w:val="28"/>
          <w:szCs w:val="28"/>
        </w:rPr>
        <w:t>点击</w:t>
      </w:r>
      <w:r w:rsidRPr="0049355F">
        <w:rPr>
          <w:rFonts w:ascii="微软雅黑" w:hAnsi="微软雅黑" w:hint="eastAsia"/>
          <w:sz w:val="28"/>
          <w:szCs w:val="28"/>
        </w:rPr>
        <w:t>“审核流程监控”-“</w:t>
      </w:r>
      <w:r>
        <w:rPr>
          <w:rFonts w:ascii="微软雅黑" w:hAnsi="微软雅黑" w:hint="eastAsia"/>
          <w:sz w:val="28"/>
          <w:szCs w:val="28"/>
        </w:rPr>
        <w:t>更改申请</w:t>
      </w:r>
      <w:r w:rsidRPr="0049355F">
        <w:rPr>
          <w:rFonts w:ascii="微软雅黑" w:hAnsi="微软雅黑" w:hint="eastAsia"/>
          <w:sz w:val="28"/>
          <w:szCs w:val="28"/>
        </w:rPr>
        <w:t>”按钮。</w:t>
      </w:r>
    </w:p>
    <w:p w14:paraId="7AEC4A9A" w14:textId="77777777" w:rsidR="00B33D81" w:rsidRDefault="00B33D81" w:rsidP="00B33D81">
      <w:r>
        <w:tab/>
      </w:r>
      <w:r w:rsidR="008F3873">
        <w:tab/>
      </w:r>
      <w:r w:rsidR="008F3873">
        <w:rPr>
          <w:rFonts w:hint="eastAsia"/>
        </w:rPr>
        <w:t>填写审核计划变更申请，发起“审核计划变更流程”。</w:t>
      </w:r>
    </w:p>
    <w:p w14:paraId="55F6F2C6" w14:textId="77777777" w:rsidR="0014583F" w:rsidRDefault="0014583F" w:rsidP="00B33D81"/>
    <w:tbl>
      <w:tblPr>
        <w:tblStyle w:val="aff8"/>
        <w:tblW w:w="0" w:type="auto"/>
        <w:jc w:val="center"/>
        <w:tblLook w:val="04A0" w:firstRow="1" w:lastRow="0" w:firstColumn="1" w:lastColumn="0" w:noHBand="0" w:noVBand="1"/>
      </w:tblPr>
      <w:tblGrid>
        <w:gridCol w:w="2142"/>
        <w:gridCol w:w="1822"/>
        <w:gridCol w:w="2268"/>
        <w:gridCol w:w="2339"/>
      </w:tblGrid>
      <w:tr w:rsidR="00B33D81" w14:paraId="17D4C1FB" w14:textId="77777777" w:rsidTr="0014583F">
        <w:trPr>
          <w:trHeight w:val="416"/>
          <w:jc w:val="center"/>
        </w:trPr>
        <w:tc>
          <w:tcPr>
            <w:tcW w:w="2142" w:type="dxa"/>
            <w:shd w:val="clear" w:color="auto" w:fill="EAF1DD" w:themeFill="accent3" w:themeFillTint="33"/>
          </w:tcPr>
          <w:p w14:paraId="7DCC8771" w14:textId="77777777" w:rsidR="00B33D81" w:rsidRDefault="008F3873" w:rsidP="00A80B27">
            <w:r w:rsidRPr="00CF3732">
              <w:rPr>
                <w:rFonts w:hint="eastAsia"/>
              </w:rPr>
              <w:t>审核计划</w:t>
            </w:r>
          </w:p>
          <w:p w14:paraId="2A75015F" w14:textId="77777777" w:rsidR="0014583F" w:rsidRDefault="0014583F" w:rsidP="00A80B27">
            <w:r w:rsidRPr="0014583F">
              <w:t>audit plan</w:t>
            </w:r>
          </w:p>
        </w:tc>
        <w:tc>
          <w:tcPr>
            <w:tcW w:w="1822" w:type="dxa"/>
          </w:tcPr>
          <w:p w14:paraId="65C27526" w14:textId="77777777" w:rsidR="00B33D81" w:rsidRDefault="00B33D81" w:rsidP="00A80B27"/>
        </w:tc>
        <w:tc>
          <w:tcPr>
            <w:tcW w:w="2268" w:type="dxa"/>
            <w:shd w:val="clear" w:color="auto" w:fill="EAF1DD" w:themeFill="accent3" w:themeFillTint="33"/>
          </w:tcPr>
          <w:p w14:paraId="70151243" w14:textId="77777777" w:rsidR="00B33D81" w:rsidRDefault="008F3873" w:rsidP="00A80B27">
            <w:r>
              <w:rPr>
                <w:rFonts w:hint="eastAsia"/>
              </w:rPr>
              <w:t>审核类型</w:t>
            </w:r>
          </w:p>
          <w:p w14:paraId="736A7DE9" w14:textId="77777777" w:rsidR="0014583F" w:rsidRDefault="0014583F" w:rsidP="00A80B27">
            <w:r w:rsidRPr="0014583F">
              <w:t>Audit Type</w:t>
            </w:r>
          </w:p>
        </w:tc>
        <w:tc>
          <w:tcPr>
            <w:tcW w:w="2339" w:type="dxa"/>
          </w:tcPr>
          <w:p w14:paraId="576D514C" w14:textId="77777777" w:rsidR="00B33D81" w:rsidRDefault="00B33D81" w:rsidP="00A80B27"/>
        </w:tc>
      </w:tr>
      <w:tr w:rsidR="008F3873" w14:paraId="16AFE574" w14:textId="77777777" w:rsidTr="00105D1A">
        <w:trPr>
          <w:trHeight w:val="621"/>
          <w:jc w:val="center"/>
        </w:trPr>
        <w:tc>
          <w:tcPr>
            <w:tcW w:w="2142" w:type="dxa"/>
            <w:shd w:val="clear" w:color="auto" w:fill="EAF1DD" w:themeFill="accent3" w:themeFillTint="33"/>
          </w:tcPr>
          <w:p w14:paraId="582266D7" w14:textId="77777777" w:rsidR="008F3873" w:rsidRDefault="008F3873" w:rsidP="00A80B27">
            <w:r>
              <w:rPr>
                <w:rFonts w:hint="eastAsia"/>
              </w:rPr>
              <w:t>更改原因</w:t>
            </w:r>
          </w:p>
          <w:p w14:paraId="3AD029D6" w14:textId="77777777" w:rsidR="0014583F" w:rsidRDefault="0014583F" w:rsidP="00A80B27">
            <w:r w:rsidRPr="0014583F">
              <w:t>Change the reason</w:t>
            </w:r>
          </w:p>
        </w:tc>
        <w:tc>
          <w:tcPr>
            <w:tcW w:w="6429" w:type="dxa"/>
            <w:gridSpan w:val="3"/>
          </w:tcPr>
          <w:p w14:paraId="5EE1C783" w14:textId="77777777" w:rsidR="008F3873" w:rsidRDefault="008F3873" w:rsidP="00A80B27">
            <w:r>
              <w:rPr>
                <w:rFonts w:hint="eastAsia"/>
              </w:rPr>
              <w:t>审核员变化、审核延期</w:t>
            </w:r>
          </w:p>
        </w:tc>
      </w:tr>
      <w:tr w:rsidR="00D66A40" w14:paraId="6B8ABB36" w14:textId="77777777" w:rsidTr="00105D1A">
        <w:trPr>
          <w:trHeight w:val="621"/>
          <w:jc w:val="center"/>
        </w:trPr>
        <w:tc>
          <w:tcPr>
            <w:tcW w:w="2142" w:type="dxa"/>
            <w:shd w:val="clear" w:color="auto" w:fill="EAF1DD" w:themeFill="accent3" w:themeFillTint="33"/>
          </w:tcPr>
          <w:p w14:paraId="75024617" w14:textId="77777777" w:rsidR="00D66A40" w:rsidRDefault="00D66A40" w:rsidP="00A80B27">
            <w:r>
              <w:rPr>
                <w:rFonts w:hint="eastAsia"/>
              </w:rPr>
              <w:t>备注</w:t>
            </w:r>
          </w:p>
          <w:p w14:paraId="7347CDF9" w14:textId="77777777" w:rsidR="0014583F" w:rsidRDefault="0014583F" w:rsidP="00A80B27">
            <w:r w:rsidRPr="0014583F">
              <w:t>remark</w:t>
            </w:r>
          </w:p>
        </w:tc>
        <w:tc>
          <w:tcPr>
            <w:tcW w:w="6429" w:type="dxa"/>
            <w:gridSpan w:val="3"/>
          </w:tcPr>
          <w:p w14:paraId="24B5BFC5" w14:textId="77777777" w:rsidR="00D66A40" w:rsidRDefault="00D66A40" w:rsidP="00A80B27"/>
        </w:tc>
      </w:tr>
      <w:tr w:rsidR="00D66A40" w14:paraId="36E3F3E8" w14:textId="77777777" w:rsidTr="00A80B27">
        <w:trPr>
          <w:trHeight w:val="621"/>
          <w:jc w:val="center"/>
        </w:trPr>
        <w:tc>
          <w:tcPr>
            <w:tcW w:w="8571" w:type="dxa"/>
            <w:gridSpan w:val="4"/>
          </w:tcPr>
          <w:p w14:paraId="443CEDDE" w14:textId="77777777" w:rsidR="00D66A40" w:rsidRDefault="00105D1A" w:rsidP="00105D1A">
            <w:pPr>
              <w:jc w:val="center"/>
            </w:pPr>
            <w:r>
              <w:rPr>
                <w:rFonts w:hint="eastAsia"/>
              </w:rPr>
              <w:t>发起</w:t>
            </w:r>
            <w:r w:rsidR="00D66A40">
              <w:rPr>
                <w:rFonts w:hint="eastAsia"/>
              </w:rPr>
              <w:t xml:space="preserve"> </w:t>
            </w:r>
            <w:r w:rsidR="0014583F">
              <w:rPr>
                <w:rFonts w:hint="eastAsia"/>
              </w:rPr>
              <w:t xml:space="preserve"> </w:t>
            </w:r>
            <w:r w:rsidR="0014583F">
              <w:t xml:space="preserve">      </w:t>
            </w:r>
            <w:r w:rsidR="00D66A40">
              <w:rPr>
                <w:rFonts w:hint="eastAsia"/>
              </w:rPr>
              <w:t>取消</w:t>
            </w:r>
          </w:p>
          <w:p w14:paraId="707E432C" w14:textId="77777777" w:rsidR="0014583F" w:rsidRDefault="0014583F" w:rsidP="00105D1A">
            <w:pPr>
              <w:jc w:val="center"/>
            </w:pPr>
            <w:r w:rsidRPr="0014583F">
              <w:t>S</w:t>
            </w:r>
            <w:r>
              <w:t>POMSOR    CANCEL</w:t>
            </w:r>
          </w:p>
        </w:tc>
      </w:tr>
    </w:tbl>
    <w:p w14:paraId="6210EE1C" w14:textId="77777777" w:rsidR="00A546B8" w:rsidRDefault="007F654C" w:rsidP="007F654C">
      <w:pPr>
        <w:pStyle w:val="5"/>
      </w:pPr>
      <w:r>
        <w:rPr>
          <w:rFonts w:hint="eastAsia"/>
        </w:rPr>
        <w:t>流程图</w:t>
      </w:r>
    </w:p>
    <w:p w14:paraId="3E8B986A" w14:textId="77777777" w:rsidR="00A546B8" w:rsidRDefault="00182498" w:rsidP="00182498">
      <w:pPr>
        <w:jc w:val="center"/>
      </w:pPr>
      <w:r w:rsidRPr="00182498">
        <w:rPr>
          <w:noProof/>
        </w:rPr>
        <w:drawing>
          <wp:inline distT="0" distB="0" distL="0" distR="0" wp14:anchorId="651BD6C8" wp14:editId="780BA386">
            <wp:extent cx="5427023" cy="2125148"/>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0203" cy="2130309"/>
                    </a:xfrm>
                    <a:prstGeom prst="rect">
                      <a:avLst/>
                    </a:prstGeom>
                  </pic:spPr>
                </pic:pic>
              </a:graphicData>
            </a:graphic>
          </wp:inline>
        </w:drawing>
      </w:r>
    </w:p>
    <w:p w14:paraId="0C62F819" w14:textId="77777777" w:rsidR="007F654C" w:rsidRDefault="007F654C" w:rsidP="007F654C">
      <w:pPr>
        <w:pStyle w:val="5"/>
      </w:pPr>
      <w:r>
        <w:rPr>
          <w:rFonts w:hint="eastAsia"/>
        </w:rPr>
        <w:t>流程</w:t>
      </w:r>
      <w:r w:rsidR="00A546B8">
        <w:rPr>
          <w:rFonts w:hint="eastAsia"/>
        </w:rPr>
        <w:t>详细说明</w:t>
      </w:r>
    </w:p>
    <w:p w14:paraId="4BD4858A" w14:textId="77777777" w:rsidR="00EB16B9" w:rsidRPr="00447110" w:rsidRDefault="00EB16B9">
      <w:r>
        <w:tab/>
      </w:r>
    </w:p>
    <w:tbl>
      <w:tblPr>
        <w:tblStyle w:val="aff8"/>
        <w:tblW w:w="0" w:type="auto"/>
        <w:jc w:val="center"/>
        <w:tblLook w:val="04A0" w:firstRow="1" w:lastRow="0" w:firstColumn="1" w:lastColumn="0" w:noHBand="0" w:noVBand="1"/>
      </w:tblPr>
      <w:tblGrid>
        <w:gridCol w:w="1838"/>
        <w:gridCol w:w="6575"/>
      </w:tblGrid>
      <w:tr w:rsidR="00EB16B9" w14:paraId="6877AACE" w14:textId="77777777" w:rsidTr="00EB16B9">
        <w:trPr>
          <w:trHeight w:val="452"/>
          <w:jc w:val="center"/>
        </w:trPr>
        <w:tc>
          <w:tcPr>
            <w:tcW w:w="1838" w:type="dxa"/>
            <w:shd w:val="clear" w:color="auto" w:fill="EAF1DD" w:themeFill="accent3" w:themeFillTint="33"/>
          </w:tcPr>
          <w:p w14:paraId="3313CA49" w14:textId="77777777" w:rsidR="00EB16B9" w:rsidRPr="00EB16B9" w:rsidRDefault="00EB16B9">
            <w:pPr>
              <w:rPr>
                <w:b/>
              </w:rPr>
            </w:pPr>
            <w:r w:rsidRPr="00EB16B9">
              <w:rPr>
                <w:rFonts w:hint="eastAsia"/>
                <w:b/>
              </w:rPr>
              <w:t>步骤</w:t>
            </w:r>
          </w:p>
        </w:tc>
        <w:tc>
          <w:tcPr>
            <w:tcW w:w="6575" w:type="dxa"/>
            <w:shd w:val="clear" w:color="auto" w:fill="EAF1DD" w:themeFill="accent3" w:themeFillTint="33"/>
          </w:tcPr>
          <w:p w14:paraId="1944337B" w14:textId="77777777" w:rsidR="00EB16B9" w:rsidRPr="00EB16B9" w:rsidRDefault="00EB16B9">
            <w:pPr>
              <w:rPr>
                <w:b/>
              </w:rPr>
            </w:pPr>
            <w:r w:rsidRPr="00EB16B9">
              <w:rPr>
                <w:rFonts w:hint="eastAsia"/>
                <w:b/>
              </w:rPr>
              <w:t>说明</w:t>
            </w:r>
          </w:p>
        </w:tc>
      </w:tr>
      <w:tr w:rsidR="00EB16B9" w14:paraId="7E0575DC" w14:textId="77777777" w:rsidTr="00EB16B9">
        <w:trPr>
          <w:trHeight w:val="452"/>
          <w:jc w:val="center"/>
        </w:trPr>
        <w:tc>
          <w:tcPr>
            <w:tcW w:w="1838" w:type="dxa"/>
          </w:tcPr>
          <w:p w14:paraId="51E098B8" w14:textId="77777777" w:rsidR="00EB16B9" w:rsidRDefault="00EB16B9">
            <w:r>
              <w:rPr>
                <w:rFonts w:hint="eastAsia"/>
              </w:rPr>
              <w:t>第一步</w:t>
            </w:r>
          </w:p>
        </w:tc>
        <w:tc>
          <w:tcPr>
            <w:tcW w:w="6575" w:type="dxa"/>
          </w:tcPr>
          <w:p w14:paraId="304FBCA9" w14:textId="77777777" w:rsidR="00EB16B9" w:rsidRDefault="00EB16B9">
            <w:r>
              <w:rPr>
                <w:rFonts w:hint="eastAsia"/>
              </w:rPr>
              <w:t xml:space="preserve">   </w:t>
            </w:r>
            <w:r>
              <w:t xml:space="preserve">    </w:t>
            </w:r>
            <w:r>
              <w:rPr>
                <w:rFonts w:hint="eastAsia"/>
              </w:rPr>
              <w:t>审核员发起审核计划变更申请，提交至质量部经理审批</w:t>
            </w:r>
          </w:p>
        </w:tc>
      </w:tr>
      <w:tr w:rsidR="00EB16B9" w14:paraId="3B0C4085" w14:textId="77777777" w:rsidTr="00EB16B9">
        <w:trPr>
          <w:trHeight w:val="481"/>
          <w:jc w:val="center"/>
        </w:trPr>
        <w:tc>
          <w:tcPr>
            <w:tcW w:w="1838" w:type="dxa"/>
          </w:tcPr>
          <w:p w14:paraId="32876A4A" w14:textId="77777777" w:rsidR="00EB16B9" w:rsidRDefault="00EB16B9">
            <w:r>
              <w:rPr>
                <w:rFonts w:hint="eastAsia"/>
              </w:rPr>
              <w:lastRenderedPageBreak/>
              <w:t>第二步</w:t>
            </w:r>
          </w:p>
        </w:tc>
        <w:tc>
          <w:tcPr>
            <w:tcW w:w="6575" w:type="dxa"/>
          </w:tcPr>
          <w:p w14:paraId="10056BFB" w14:textId="77777777" w:rsidR="00EB16B9" w:rsidRDefault="00EB16B9">
            <w:r>
              <w:rPr>
                <w:rFonts w:hint="eastAsia"/>
              </w:rPr>
              <w:t xml:space="preserve">      </w:t>
            </w:r>
            <w:r>
              <w:t xml:space="preserve">  </w:t>
            </w:r>
            <w:r>
              <w:rPr>
                <w:rFonts w:hint="eastAsia"/>
              </w:rPr>
              <w:t>质量部经理审批完成后，若审核通过，审核计划为年度计划，则需要提交至总经理审批。若为月度计划，则直接结束。</w:t>
            </w:r>
          </w:p>
        </w:tc>
      </w:tr>
      <w:tr w:rsidR="00EB16B9" w14:paraId="1D03AF87" w14:textId="77777777" w:rsidTr="00EB16B9">
        <w:trPr>
          <w:trHeight w:val="421"/>
          <w:jc w:val="center"/>
        </w:trPr>
        <w:tc>
          <w:tcPr>
            <w:tcW w:w="1838" w:type="dxa"/>
          </w:tcPr>
          <w:p w14:paraId="6013FAF7" w14:textId="77777777" w:rsidR="00EB16B9" w:rsidRDefault="00EB16B9">
            <w:r>
              <w:rPr>
                <w:rFonts w:hint="eastAsia"/>
              </w:rPr>
              <w:t>第三步</w:t>
            </w:r>
          </w:p>
        </w:tc>
        <w:tc>
          <w:tcPr>
            <w:tcW w:w="6575" w:type="dxa"/>
          </w:tcPr>
          <w:p w14:paraId="798FCEF6" w14:textId="77777777" w:rsidR="00EB16B9" w:rsidRDefault="00EB16B9">
            <w:r>
              <w:rPr>
                <w:rFonts w:hint="eastAsia"/>
              </w:rPr>
              <w:t xml:space="preserve">    </w:t>
            </w:r>
            <w:r>
              <w:t xml:space="preserve">    </w:t>
            </w:r>
            <w:r>
              <w:rPr>
                <w:rFonts w:hint="eastAsia"/>
              </w:rPr>
              <w:t>质量部总经理针对审核变更申请拥有一票否决权。可以退后不合规的变更申请，由申请人重新提报。</w:t>
            </w:r>
          </w:p>
        </w:tc>
      </w:tr>
    </w:tbl>
    <w:p w14:paraId="317180C5" w14:textId="77777777" w:rsidR="00C377E2" w:rsidRDefault="00C377E2" w:rsidP="003A73DA">
      <w:pPr>
        <w:pStyle w:val="afff0"/>
        <w:numPr>
          <w:ilvl w:val="0"/>
          <w:numId w:val="24"/>
        </w:numPr>
        <w:ind w:firstLineChars="0"/>
      </w:pPr>
      <w:r>
        <w:rPr>
          <w:rFonts w:hint="eastAsia"/>
        </w:rPr>
        <w:t>如果审核计划有大的调整需要年度计划，责任经理批准，小的变动需修改月度计划，审核延期，审核员更改，审核报告延期关闭等，质量经理或质量安全部总经理批准（修改记录需保存）</w:t>
      </w:r>
    </w:p>
    <w:p w14:paraId="6A65DE47" w14:textId="77777777" w:rsidR="009A6FA5" w:rsidRPr="006B218B" w:rsidRDefault="009A6FA5" w:rsidP="006332CC">
      <w:pPr>
        <w:pStyle w:val="3"/>
        <w:ind w:left="851"/>
        <w:rPr>
          <w:sz w:val="28"/>
          <w:szCs w:val="28"/>
        </w:rPr>
      </w:pPr>
      <w:bookmarkStart w:id="26" w:name="_Toc503778753"/>
      <w:r>
        <w:rPr>
          <w:rFonts w:hint="eastAsia"/>
          <w:sz w:val="28"/>
          <w:szCs w:val="28"/>
        </w:rPr>
        <w:t>外部审核管理</w:t>
      </w:r>
      <w:bookmarkEnd w:id="26"/>
    </w:p>
    <w:p w14:paraId="610D4C64" w14:textId="77777777" w:rsidR="009A6FA5" w:rsidRPr="006B218B" w:rsidRDefault="009A6FA5" w:rsidP="009A6FA5">
      <w:pPr>
        <w:pStyle w:val="5"/>
      </w:pPr>
      <w:r w:rsidRPr="006B218B">
        <w:rPr>
          <w:rFonts w:hint="eastAsia"/>
        </w:rPr>
        <w:t>功能目标</w:t>
      </w:r>
    </w:p>
    <w:p w14:paraId="5638892B" w14:textId="77777777" w:rsidR="009A6FA5" w:rsidRPr="00C377E2" w:rsidRDefault="009A6FA5" w:rsidP="009A6FA5">
      <w:pPr>
        <w:ind w:left="680" w:firstLine="676"/>
      </w:pPr>
      <w:r>
        <w:rPr>
          <w:rFonts w:ascii="微软雅黑" w:hAnsi="微软雅黑" w:hint="eastAsia"/>
        </w:rPr>
        <w:t>批量导入外部审核结果</w:t>
      </w:r>
      <w:r w:rsidRPr="006B218B">
        <w:rPr>
          <w:rFonts w:ascii="微软雅黑" w:hAnsi="微软雅黑" w:hint="eastAsia"/>
        </w:rPr>
        <w:t>。</w:t>
      </w:r>
    </w:p>
    <w:p w14:paraId="51F32597" w14:textId="77777777" w:rsidR="009A6FA5" w:rsidRPr="006B218B" w:rsidRDefault="009A6FA5" w:rsidP="009A6FA5">
      <w:pPr>
        <w:pStyle w:val="5"/>
      </w:pPr>
      <w:r w:rsidRPr="006B218B">
        <w:rPr>
          <w:rFonts w:hint="eastAsia"/>
        </w:rPr>
        <w:t>岗位权限</w:t>
      </w:r>
    </w:p>
    <w:p w14:paraId="77F5EC11" w14:textId="77777777" w:rsidR="009A6FA5" w:rsidRPr="006B218B" w:rsidRDefault="009A6FA5" w:rsidP="009A6FA5">
      <w:r w:rsidRPr="006B218B">
        <w:tab/>
      </w:r>
      <w:r w:rsidRPr="006B218B">
        <w:tab/>
      </w:r>
    </w:p>
    <w:p w14:paraId="306E3CB1" w14:textId="77777777" w:rsidR="009A6FA5" w:rsidRPr="006B218B" w:rsidRDefault="009A6FA5" w:rsidP="009A6FA5">
      <w:pPr>
        <w:pStyle w:val="5"/>
      </w:pPr>
      <w:r w:rsidRPr="006B218B">
        <w:rPr>
          <w:rFonts w:hint="eastAsia"/>
        </w:rPr>
        <w:t>信息项描述</w:t>
      </w:r>
    </w:p>
    <w:p w14:paraId="101B172A" w14:textId="77777777" w:rsidR="009A6FA5" w:rsidRPr="006B218B" w:rsidRDefault="009A6FA5" w:rsidP="009A6FA5">
      <w:pPr>
        <w:rPr>
          <w:rFonts w:ascii="微软雅黑" w:hAnsi="微软雅黑"/>
        </w:rPr>
      </w:pPr>
      <w:r w:rsidRPr="006B218B">
        <w:tab/>
      </w:r>
      <w:r w:rsidRPr="006B218B">
        <w:tab/>
      </w:r>
    </w:p>
    <w:tbl>
      <w:tblPr>
        <w:tblStyle w:val="aff8"/>
        <w:tblW w:w="0" w:type="auto"/>
        <w:jc w:val="center"/>
        <w:tblLayout w:type="fixed"/>
        <w:tblLook w:val="04A0" w:firstRow="1" w:lastRow="0" w:firstColumn="1" w:lastColumn="0" w:noHBand="0" w:noVBand="1"/>
      </w:tblPr>
      <w:tblGrid>
        <w:gridCol w:w="846"/>
        <w:gridCol w:w="850"/>
        <w:gridCol w:w="993"/>
        <w:gridCol w:w="1134"/>
        <w:gridCol w:w="850"/>
        <w:gridCol w:w="851"/>
        <w:gridCol w:w="567"/>
        <w:gridCol w:w="708"/>
        <w:gridCol w:w="851"/>
        <w:gridCol w:w="567"/>
        <w:gridCol w:w="763"/>
        <w:gridCol w:w="763"/>
      </w:tblGrid>
      <w:tr w:rsidR="00862C86" w:rsidRPr="006B218B" w14:paraId="7F444CF8" w14:textId="77777777" w:rsidTr="00ED0DFB">
        <w:trPr>
          <w:trHeight w:val="479"/>
          <w:jc w:val="center"/>
        </w:trPr>
        <w:tc>
          <w:tcPr>
            <w:tcW w:w="846" w:type="dxa"/>
            <w:shd w:val="clear" w:color="auto" w:fill="EAF1DD" w:themeFill="accent3" w:themeFillTint="33"/>
          </w:tcPr>
          <w:p w14:paraId="7A5456F5" w14:textId="77777777" w:rsidR="00862C86" w:rsidRDefault="00862C86" w:rsidP="00335CD9">
            <w:pPr>
              <w:rPr>
                <w:rFonts w:ascii="微软雅黑" w:hAnsi="微软雅黑"/>
              </w:rPr>
            </w:pPr>
            <w:r>
              <w:rPr>
                <w:rFonts w:ascii="微软雅黑" w:hAnsi="微软雅黑" w:hint="eastAsia"/>
              </w:rPr>
              <w:t>质量体系</w:t>
            </w:r>
          </w:p>
          <w:p w14:paraId="1098F7C2" w14:textId="77777777" w:rsidR="00862C86" w:rsidRDefault="00862C86" w:rsidP="00335CD9">
            <w:pPr>
              <w:rPr>
                <w:rFonts w:ascii="微软雅黑" w:hAnsi="微软雅黑"/>
              </w:rPr>
            </w:pPr>
            <w:r w:rsidRPr="00A54E08">
              <w:rPr>
                <w:b/>
              </w:rPr>
              <w:t>Q</w:t>
            </w:r>
            <w:r>
              <w:rPr>
                <w:b/>
              </w:rPr>
              <w:t>S</w:t>
            </w:r>
            <w:r w:rsidRPr="00A54E08">
              <w:rPr>
                <w:b/>
              </w:rPr>
              <w:t>(quality system)</w:t>
            </w:r>
          </w:p>
        </w:tc>
        <w:tc>
          <w:tcPr>
            <w:tcW w:w="850" w:type="dxa"/>
            <w:shd w:val="clear" w:color="auto" w:fill="EAF1DD" w:themeFill="accent3" w:themeFillTint="33"/>
          </w:tcPr>
          <w:p w14:paraId="57657F9A" w14:textId="77777777" w:rsidR="00862C86" w:rsidRDefault="00862C86" w:rsidP="00335CD9">
            <w:pPr>
              <w:rPr>
                <w:rFonts w:ascii="微软雅黑" w:hAnsi="微软雅黑"/>
              </w:rPr>
            </w:pPr>
            <w:r>
              <w:rPr>
                <w:rFonts w:ascii="微软雅黑" w:hAnsi="微软雅黑" w:hint="eastAsia"/>
              </w:rPr>
              <w:t>部门</w:t>
            </w:r>
          </w:p>
          <w:p w14:paraId="6BDD24A3" w14:textId="77777777" w:rsidR="00862C86" w:rsidRPr="006B218B" w:rsidRDefault="00862C86" w:rsidP="00335CD9">
            <w:pPr>
              <w:rPr>
                <w:rFonts w:ascii="微软雅黑" w:hAnsi="微软雅黑"/>
              </w:rPr>
            </w:pPr>
            <w:r w:rsidRPr="008137CF">
              <w:rPr>
                <w:rFonts w:ascii="微软雅黑" w:hAnsi="微软雅黑"/>
              </w:rPr>
              <w:t>department</w:t>
            </w:r>
          </w:p>
        </w:tc>
        <w:tc>
          <w:tcPr>
            <w:tcW w:w="993" w:type="dxa"/>
            <w:shd w:val="clear" w:color="auto" w:fill="EAF1DD" w:themeFill="accent3" w:themeFillTint="33"/>
          </w:tcPr>
          <w:p w14:paraId="1DD37E6C" w14:textId="77777777" w:rsidR="00862C86" w:rsidRDefault="00862C86" w:rsidP="00335CD9">
            <w:pPr>
              <w:rPr>
                <w:rFonts w:ascii="微软雅黑" w:hAnsi="微软雅黑"/>
              </w:rPr>
            </w:pPr>
            <w:r>
              <w:rPr>
                <w:rFonts w:ascii="微软雅黑" w:hAnsi="微软雅黑" w:hint="eastAsia"/>
              </w:rPr>
              <w:t>审核方</w:t>
            </w:r>
          </w:p>
          <w:p w14:paraId="55A5BCCA" w14:textId="77777777" w:rsidR="00862C86" w:rsidRPr="006B218B" w:rsidRDefault="00862C86" w:rsidP="00335CD9">
            <w:pPr>
              <w:rPr>
                <w:rFonts w:ascii="微软雅黑" w:hAnsi="微软雅黑"/>
              </w:rPr>
            </w:pPr>
            <w:r w:rsidRPr="008137CF">
              <w:rPr>
                <w:rFonts w:ascii="微软雅黑" w:hAnsi="微软雅黑"/>
              </w:rPr>
              <w:t>adopted</w:t>
            </w:r>
          </w:p>
        </w:tc>
        <w:tc>
          <w:tcPr>
            <w:tcW w:w="1134" w:type="dxa"/>
            <w:shd w:val="clear" w:color="auto" w:fill="EAF1DD" w:themeFill="accent3" w:themeFillTint="33"/>
          </w:tcPr>
          <w:p w14:paraId="52487D21" w14:textId="77777777" w:rsidR="00862C86" w:rsidRDefault="00862C86" w:rsidP="00335CD9">
            <w:pPr>
              <w:rPr>
                <w:rFonts w:ascii="微软雅黑" w:hAnsi="微软雅黑"/>
              </w:rPr>
            </w:pPr>
            <w:r>
              <w:rPr>
                <w:rFonts w:ascii="微软雅黑" w:hAnsi="微软雅黑" w:hint="eastAsia"/>
              </w:rPr>
              <w:t>报告号</w:t>
            </w:r>
          </w:p>
          <w:p w14:paraId="41F53C78" w14:textId="77777777" w:rsidR="00862C86" w:rsidRPr="006B218B" w:rsidRDefault="00862C86" w:rsidP="00335CD9">
            <w:pPr>
              <w:rPr>
                <w:rFonts w:ascii="微软雅黑" w:hAnsi="微软雅黑"/>
              </w:rPr>
            </w:pPr>
            <w:r w:rsidRPr="008137CF">
              <w:rPr>
                <w:rFonts w:ascii="微软雅黑" w:hAnsi="微软雅黑"/>
              </w:rPr>
              <w:t>REPORT NUMBER</w:t>
            </w:r>
          </w:p>
        </w:tc>
        <w:tc>
          <w:tcPr>
            <w:tcW w:w="850" w:type="dxa"/>
            <w:shd w:val="clear" w:color="auto" w:fill="EAF1DD" w:themeFill="accent3" w:themeFillTint="33"/>
          </w:tcPr>
          <w:p w14:paraId="781DAD7E" w14:textId="77777777" w:rsidR="00862C86" w:rsidRDefault="00862C86" w:rsidP="00335CD9">
            <w:pPr>
              <w:rPr>
                <w:rFonts w:ascii="微软雅黑" w:hAnsi="微软雅黑"/>
              </w:rPr>
            </w:pPr>
            <w:r>
              <w:rPr>
                <w:rFonts w:ascii="微软雅黑" w:hAnsi="微软雅黑" w:hint="eastAsia"/>
              </w:rPr>
              <w:t>描述</w:t>
            </w:r>
          </w:p>
          <w:p w14:paraId="2595BC2D" w14:textId="77777777" w:rsidR="00862C86" w:rsidRPr="006B218B" w:rsidRDefault="00862C86" w:rsidP="00335CD9">
            <w:pPr>
              <w:rPr>
                <w:rFonts w:ascii="微软雅黑" w:hAnsi="微软雅黑"/>
              </w:rPr>
            </w:pPr>
            <w:r w:rsidRPr="008137CF">
              <w:rPr>
                <w:rFonts w:ascii="微软雅黑" w:hAnsi="微软雅黑"/>
              </w:rPr>
              <w:t>describe</w:t>
            </w:r>
          </w:p>
        </w:tc>
        <w:tc>
          <w:tcPr>
            <w:tcW w:w="851" w:type="dxa"/>
            <w:shd w:val="clear" w:color="auto" w:fill="EAF1DD" w:themeFill="accent3" w:themeFillTint="33"/>
          </w:tcPr>
          <w:p w14:paraId="7C60D87F" w14:textId="77777777" w:rsidR="00862C86" w:rsidRDefault="00862C86" w:rsidP="00335CD9">
            <w:pPr>
              <w:rPr>
                <w:rFonts w:ascii="微软雅黑" w:hAnsi="微软雅黑"/>
              </w:rPr>
            </w:pPr>
            <w:r>
              <w:rPr>
                <w:rFonts w:ascii="微软雅黑" w:hAnsi="微软雅黑" w:hint="eastAsia"/>
              </w:rPr>
              <w:t>问题整改</w:t>
            </w:r>
          </w:p>
          <w:p w14:paraId="2A5E6B49" w14:textId="77777777" w:rsidR="00862C86" w:rsidRDefault="00862C86" w:rsidP="00335CD9">
            <w:pPr>
              <w:rPr>
                <w:rFonts w:ascii="微软雅黑" w:hAnsi="微软雅黑"/>
              </w:rPr>
            </w:pPr>
            <w:r w:rsidRPr="008137CF">
              <w:rPr>
                <w:rFonts w:ascii="微软雅黑" w:hAnsi="微软雅黑"/>
              </w:rPr>
              <w:t>rectification of a problem</w:t>
            </w:r>
          </w:p>
          <w:p w14:paraId="03469FC6" w14:textId="77777777" w:rsidR="00862C86" w:rsidRPr="006B218B" w:rsidRDefault="00862C86" w:rsidP="00335CD9">
            <w:pPr>
              <w:rPr>
                <w:rFonts w:ascii="微软雅黑" w:hAnsi="微软雅黑"/>
              </w:rPr>
            </w:pPr>
          </w:p>
        </w:tc>
        <w:tc>
          <w:tcPr>
            <w:tcW w:w="567" w:type="dxa"/>
            <w:shd w:val="clear" w:color="auto" w:fill="EAF1DD" w:themeFill="accent3" w:themeFillTint="33"/>
          </w:tcPr>
          <w:p w14:paraId="476C10A6" w14:textId="77777777" w:rsidR="00862C86" w:rsidRDefault="00862C86" w:rsidP="00335CD9">
            <w:pPr>
              <w:rPr>
                <w:rFonts w:ascii="微软雅黑" w:hAnsi="微软雅黑"/>
              </w:rPr>
            </w:pPr>
            <w:r>
              <w:rPr>
                <w:rFonts w:ascii="微软雅黑" w:hAnsi="微软雅黑" w:hint="eastAsia"/>
              </w:rPr>
              <w:t>开始日期</w:t>
            </w:r>
          </w:p>
          <w:p w14:paraId="17C7801C" w14:textId="77777777" w:rsidR="00862C86" w:rsidRPr="006B218B" w:rsidRDefault="00862C86" w:rsidP="00335CD9">
            <w:pPr>
              <w:rPr>
                <w:rFonts w:ascii="微软雅黑" w:hAnsi="微软雅黑"/>
              </w:rPr>
            </w:pPr>
            <w:r w:rsidRPr="008137CF">
              <w:rPr>
                <w:rFonts w:ascii="微软雅黑" w:hAnsi="微软雅黑"/>
              </w:rPr>
              <w:t>start date</w:t>
            </w:r>
          </w:p>
        </w:tc>
        <w:tc>
          <w:tcPr>
            <w:tcW w:w="708" w:type="dxa"/>
            <w:shd w:val="clear" w:color="auto" w:fill="EAF1DD" w:themeFill="accent3" w:themeFillTint="33"/>
          </w:tcPr>
          <w:p w14:paraId="5B8A6772" w14:textId="77777777" w:rsidR="00862C86" w:rsidRDefault="00862C86" w:rsidP="00335CD9">
            <w:pPr>
              <w:rPr>
                <w:rFonts w:ascii="微软雅黑" w:hAnsi="微软雅黑"/>
              </w:rPr>
            </w:pPr>
            <w:r>
              <w:rPr>
                <w:rFonts w:ascii="微软雅黑" w:hAnsi="微软雅黑" w:hint="eastAsia"/>
              </w:rPr>
              <w:t>完毕日期</w:t>
            </w:r>
          </w:p>
          <w:p w14:paraId="67AF5FDF" w14:textId="77777777" w:rsidR="00862C86" w:rsidRDefault="00862C86" w:rsidP="00335CD9">
            <w:pPr>
              <w:rPr>
                <w:rFonts w:ascii="微软雅黑" w:hAnsi="微软雅黑"/>
              </w:rPr>
            </w:pPr>
            <w:r>
              <w:rPr>
                <w:rFonts w:ascii="微软雅黑" w:hAnsi="微软雅黑"/>
              </w:rPr>
              <w:t>End  Date</w:t>
            </w:r>
          </w:p>
        </w:tc>
        <w:tc>
          <w:tcPr>
            <w:tcW w:w="851" w:type="dxa"/>
            <w:shd w:val="clear" w:color="auto" w:fill="EAF1DD" w:themeFill="accent3" w:themeFillTint="33"/>
          </w:tcPr>
          <w:p w14:paraId="4DFDD796" w14:textId="77777777" w:rsidR="00862C86" w:rsidRDefault="00862C86" w:rsidP="00335CD9">
            <w:pPr>
              <w:rPr>
                <w:rFonts w:ascii="微软雅黑" w:hAnsi="微软雅黑"/>
              </w:rPr>
            </w:pPr>
            <w:r>
              <w:rPr>
                <w:rFonts w:ascii="微软雅黑" w:hAnsi="微软雅黑" w:hint="eastAsia"/>
              </w:rPr>
              <w:t>当前状态</w:t>
            </w:r>
          </w:p>
          <w:p w14:paraId="1E446CB6" w14:textId="77777777" w:rsidR="00862C86" w:rsidRDefault="00862C86" w:rsidP="00335CD9">
            <w:pPr>
              <w:rPr>
                <w:rFonts w:ascii="微软雅黑" w:hAnsi="微软雅黑"/>
              </w:rPr>
            </w:pPr>
            <w:r w:rsidRPr="008137CF">
              <w:rPr>
                <w:rFonts w:ascii="微软雅黑" w:hAnsi="微软雅黑"/>
              </w:rPr>
              <w:t>current status</w:t>
            </w:r>
          </w:p>
        </w:tc>
        <w:tc>
          <w:tcPr>
            <w:tcW w:w="567" w:type="dxa"/>
            <w:shd w:val="clear" w:color="auto" w:fill="EAF1DD" w:themeFill="accent3" w:themeFillTint="33"/>
          </w:tcPr>
          <w:p w14:paraId="420B4614" w14:textId="77777777" w:rsidR="00862C86" w:rsidRDefault="00862C86" w:rsidP="00335CD9">
            <w:pPr>
              <w:rPr>
                <w:rFonts w:ascii="微软雅黑" w:hAnsi="微软雅黑"/>
              </w:rPr>
            </w:pPr>
            <w:r>
              <w:rPr>
                <w:rFonts w:ascii="微软雅黑" w:hAnsi="微软雅黑" w:hint="eastAsia"/>
              </w:rPr>
              <w:t>审核员</w:t>
            </w:r>
          </w:p>
          <w:p w14:paraId="458C3D70" w14:textId="77777777" w:rsidR="00862C86" w:rsidRDefault="00862C86" w:rsidP="00335CD9">
            <w:pPr>
              <w:rPr>
                <w:rFonts w:ascii="微软雅黑" w:hAnsi="微软雅黑"/>
              </w:rPr>
            </w:pPr>
            <w:r w:rsidRPr="008137CF">
              <w:rPr>
                <w:rFonts w:ascii="微软雅黑" w:hAnsi="微软雅黑"/>
              </w:rPr>
              <w:t>auditor</w:t>
            </w:r>
          </w:p>
        </w:tc>
        <w:tc>
          <w:tcPr>
            <w:tcW w:w="763" w:type="dxa"/>
            <w:shd w:val="clear" w:color="auto" w:fill="EAF1DD" w:themeFill="accent3" w:themeFillTint="33"/>
          </w:tcPr>
          <w:p w14:paraId="1B78C717" w14:textId="77777777" w:rsidR="00862C86" w:rsidRDefault="00862C86" w:rsidP="00335CD9">
            <w:pPr>
              <w:rPr>
                <w:rFonts w:ascii="微软雅黑" w:hAnsi="微软雅黑"/>
              </w:rPr>
            </w:pPr>
            <w:r>
              <w:rPr>
                <w:rFonts w:ascii="微软雅黑" w:hAnsi="微软雅黑" w:hint="eastAsia"/>
              </w:rPr>
              <w:t>审核类型</w:t>
            </w:r>
          </w:p>
          <w:p w14:paraId="59C9B14A" w14:textId="433BE594" w:rsidR="00862C86" w:rsidRDefault="00862C86" w:rsidP="00335CD9">
            <w:pPr>
              <w:rPr>
                <w:rFonts w:ascii="微软雅黑" w:hAnsi="微软雅黑"/>
              </w:rPr>
            </w:pPr>
            <w:r w:rsidRPr="008137CF">
              <w:rPr>
                <w:rFonts w:ascii="微软雅黑" w:hAnsi="微软雅黑"/>
              </w:rPr>
              <w:t>Audit Type</w:t>
            </w:r>
          </w:p>
        </w:tc>
        <w:tc>
          <w:tcPr>
            <w:tcW w:w="763" w:type="dxa"/>
            <w:shd w:val="clear" w:color="auto" w:fill="EAF1DD" w:themeFill="accent3" w:themeFillTint="33"/>
          </w:tcPr>
          <w:p w14:paraId="0420F42E" w14:textId="08189F67" w:rsidR="00862C86" w:rsidRDefault="00862C86" w:rsidP="00335CD9">
            <w:pPr>
              <w:rPr>
                <w:rFonts w:ascii="微软雅黑" w:hAnsi="微软雅黑"/>
              </w:rPr>
            </w:pPr>
            <w:r>
              <w:rPr>
                <w:rFonts w:ascii="微软雅黑" w:hAnsi="微软雅黑" w:hint="eastAsia"/>
              </w:rPr>
              <w:t>问题类型</w:t>
            </w:r>
          </w:p>
        </w:tc>
      </w:tr>
      <w:tr w:rsidR="00ED0DFB" w:rsidRPr="006B218B" w14:paraId="281FF226" w14:textId="77777777" w:rsidTr="00547148">
        <w:trPr>
          <w:trHeight w:val="497"/>
          <w:jc w:val="center"/>
        </w:trPr>
        <w:tc>
          <w:tcPr>
            <w:tcW w:w="846" w:type="dxa"/>
          </w:tcPr>
          <w:p w14:paraId="7A49B223" w14:textId="13647A06"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XXX</w:t>
            </w:r>
          </w:p>
        </w:tc>
        <w:tc>
          <w:tcPr>
            <w:tcW w:w="850" w:type="dxa"/>
          </w:tcPr>
          <w:p w14:paraId="7843E637" w14:textId="77777777" w:rsidR="00ED0DFB" w:rsidRPr="006B218B" w:rsidRDefault="00ED0DFB" w:rsidP="00335CD9">
            <w:pPr>
              <w:rPr>
                <w:rFonts w:ascii="微软雅黑" w:hAnsi="微软雅黑"/>
              </w:rPr>
            </w:pPr>
            <w:r w:rsidRPr="006B218B">
              <w:rPr>
                <w:rFonts w:ascii="微软雅黑" w:hAnsi="微软雅黑" w:hint="eastAsia"/>
              </w:rPr>
              <w:t>XXX</w:t>
            </w:r>
          </w:p>
        </w:tc>
        <w:tc>
          <w:tcPr>
            <w:tcW w:w="993" w:type="dxa"/>
          </w:tcPr>
          <w:p w14:paraId="5FE3D5C6" w14:textId="77777777" w:rsidR="00ED0DFB" w:rsidRPr="006B218B" w:rsidRDefault="00ED0DFB" w:rsidP="00335CD9">
            <w:pPr>
              <w:rPr>
                <w:rFonts w:ascii="微软雅黑" w:hAnsi="微软雅黑"/>
              </w:rPr>
            </w:pPr>
            <w:r w:rsidRPr="006B218B">
              <w:rPr>
                <w:rFonts w:ascii="微软雅黑" w:hAnsi="微软雅黑" w:hint="eastAsia"/>
              </w:rPr>
              <w:t>XXX</w:t>
            </w:r>
          </w:p>
        </w:tc>
        <w:tc>
          <w:tcPr>
            <w:tcW w:w="1134" w:type="dxa"/>
          </w:tcPr>
          <w:p w14:paraId="428CE844" w14:textId="77777777" w:rsidR="00ED0DFB" w:rsidRPr="006B218B" w:rsidRDefault="00ED0DFB" w:rsidP="00335CD9">
            <w:pPr>
              <w:rPr>
                <w:rFonts w:ascii="微软雅黑" w:hAnsi="微软雅黑"/>
              </w:rPr>
            </w:pPr>
            <w:r w:rsidRPr="006B218B">
              <w:rPr>
                <w:rFonts w:ascii="微软雅黑" w:hAnsi="微软雅黑" w:hint="eastAsia"/>
              </w:rPr>
              <w:t>XXX</w:t>
            </w:r>
          </w:p>
        </w:tc>
        <w:tc>
          <w:tcPr>
            <w:tcW w:w="850" w:type="dxa"/>
          </w:tcPr>
          <w:p w14:paraId="32B762A7" w14:textId="77777777" w:rsidR="00ED0DFB" w:rsidRPr="006B218B" w:rsidRDefault="00ED0DFB" w:rsidP="00335CD9">
            <w:pPr>
              <w:rPr>
                <w:rFonts w:ascii="微软雅黑" w:hAnsi="微软雅黑"/>
              </w:rPr>
            </w:pPr>
            <w:r w:rsidRPr="006B218B">
              <w:rPr>
                <w:rFonts w:ascii="微软雅黑" w:hAnsi="微软雅黑" w:hint="eastAsia"/>
              </w:rPr>
              <w:t>XXX</w:t>
            </w:r>
          </w:p>
        </w:tc>
        <w:tc>
          <w:tcPr>
            <w:tcW w:w="851" w:type="dxa"/>
          </w:tcPr>
          <w:p w14:paraId="4050745D" w14:textId="77777777" w:rsidR="00ED0DFB" w:rsidRPr="006B218B" w:rsidRDefault="00ED0DFB" w:rsidP="00335CD9">
            <w:pPr>
              <w:rPr>
                <w:rFonts w:ascii="微软雅黑" w:hAnsi="微软雅黑"/>
              </w:rPr>
            </w:pPr>
            <w:r w:rsidRPr="006B218B">
              <w:rPr>
                <w:rFonts w:ascii="微软雅黑" w:hAnsi="微软雅黑" w:hint="eastAsia"/>
              </w:rPr>
              <w:t>XXX</w:t>
            </w:r>
          </w:p>
        </w:tc>
        <w:tc>
          <w:tcPr>
            <w:tcW w:w="567" w:type="dxa"/>
          </w:tcPr>
          <w:p w14:paraId="698CE980" w14:textId="77777777" w:rsidR="00ED0DFB" w:rsidRPr="006B218B" w:rsidRDefault="00ED0DFB" w:rsidP="00335CD9">
            <w:pPr>
              <w:rPr>
                <w:rFonts w:ascii="微软雅黑" w:hAnsi="微软雅黑"/>
              </w:rPr>
            </w:pPr>
            <w:r w:rsidRPr="006B218B">
              <w:rPr>
                <w:rFonts w:ascii="微软雅黑" w:hAnsi="微软雅黑" w:hint="eastAsia"/>
              </w:rPr>
              <w:t>XXX</w:t>
            </w:r>
          </w:p>
        </w:tc>
        <w:tc>
          <w:tcPr>
            <w:tcW w:w="708" w:type="dxa"/>
          </w:tcPr>
          <w:p w14:paraId="5DE6CBE9" w14:textId="24D2C885"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c>
          <w:tcPr>
            <w:tcW w:w="851" w:type="dxa"/>
          </w:tcPr>
          <w:p w14:paraId="7A297F82" w14:textId="59C7E59B"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c>
          <w:tcPr>
            <w:tcW w:w="567" w:type="dxa"/>
          </w:tcPr>
          <w:p w14:paraId="250DA493" w14:textId="0AFE2901"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c>
          <w:tcPr>
            <w:tcW w:w="763" w:type="dxa"/>
          </w:tcPr>
          <w:p w14:paraId="1F22E04A" w14:textId="3657ADCA"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c>
          <w:tcPr>
            <w:tcW w:w="763" w:type="dxa"/>
          </w:tcPr>
          <w:p w14:paraId="176F691B" w14:textId="73845248" w:rsidR="00ED0DFB" w:rsidRPr="006B218B" w:rsidRDefault="00ED0DFB" w:rsidP="00335CD9">
            <w:pPr>
              <w:rPr>
                <w:rFonts w:ascii="微软雅黑" w:hAnsi="微软雅黑"/>
              </w:rPr>
            </w:pPr>
            <w:r>
              <w:rPr>
                <w:rFonts w:ascii="微软雅黑" w:hAnsi="微软雅黑" w:hint="eastAsia"/>
              </w:rPr>
              <w:t>X</w:t>
            </w:r>
            <w:r>
              <w:rPr>
                <w:rFonts w:ascii="微软雅黑" w:hAnsi="微软雅黑"/>
              </w:rPr>
              <w:t>XX</w:t>
            </w:r>
          </w:p>
        </w:tc>
      </w:tr>
    </w:tbl>
    <w:p w14:paraId="77AAE7D1" w14:textId="77777777" w:rsidR="009A6FA5" w:rsidRPr="006B218B" w:rsidRDefault="009A6FA5" w:rsidP="00E8689D">
      <w:pPr>
        <w:pStyle w:val="5"/>
      </w:pPr>
      <w:r>
        <w:rPr>
          <w:rFonts w:hint="eastAsia"/>
        </w:rPr>
        <w:t>逻辑控制</w:t>
      </w:r>
    </w:p>
    <w:p w14:paraId="093D0AE0" w14:textId="162DF39B" w:rsidR="00763651" w:rsidRDefault="009A6FA5" w:rsidP="00071ECA">
      <w:pPr>
        <w:pStyle w:val="afff0"/>
        <w:numPr>
          <w:ilvl w:val="0"/>
          <w:numId w:val="24"/>
        </w:numPr>
        <w:ind w:firstLineChars="0"/>
      </w:pPr>
      <w:r>
        <w:rPr>
          <w:rFonts w:hint="eastAsia"/>
        </w:rPr>
        <w:t>实现</w:t>
      </w:r>
      <w:r>
        <w:rPr>
          <w:rFonts w:hint="eastAsia"/>
        </w:rPr>
        <w:t xml:space="preserve"> </w:t>
      </w:r>
      <w:r>
        <w:rPr>
          <w:rFonts w:hint="eastAsia"/>
        </w:rPr>
        <w:t>查询，新增，修改，删除，导入，导出</w:t>
      </w:r>
    </w:p>
    <w:p w14:paraId="7BE7317C" w14:textId="77777777" w:rsidR="00071ECA" w:rsidRDefault="00071ECA" w:rsidP="00071ECA">
      <w:pPr>
        <w:pStyle w:val="afff0"/>
        <w:ind w:left="1412" w:firstLineChars="0" w:firstLine="0"/>
      </w:pPr>
    </w:p>
    <w:p w14:paraId="05D6DCF7" w14:textId="60B77A77" w:rsidR="00763651" w:rsidRPr="00763651" w:rsidRDefault="00763651" w:rsidP="00763651">
      <w:pPr>
        <w:pStyle w:val="3"/>
        <w:ind w:left="851"/>
        <w:rPr>
          <w:sz w:val="28"/>
          <w:szCs w:val="28"/>
        </w:rPr>
      </w:pPr>
      <w:bookmarkStart w:id="27" w:name="_Toc503778754"/>
      <w:r>
        <w:rPr>
          <w:rFonts w:hint="eastAsia"/>
          <w:sz w:val="28"/>
          <w:szCs w:val="28"/>
        </w:rPr>
        <w:t>供应商</w:t>
      </w:r>
      <w:r w:rsidRPr="00763651">
        <w:rPr>
          <w:rFonts w:hint="eastAsia"/>
          <w:sz w:val="28"/>
          <w:szCs w:val="28"/>
        </w:rPr>
        <w:t>管理</w:t>
      </w:r>
      <w:bookmarkEnd w:id="27"/>
    </w:p>
    <w:p w14:paraId="1EE79BF1" w14:textId="77777777" w:rsidR="00763651" w:rsidRPr="006B218B" w:rsidRDefault="00763651" w:rsidP="00763651">
      <w:pPr>
        <w:pStyle w:val="5"/>
      </w:pPr>
      <w:r w:rsidRPr="006B218B">
        <w:rPr>
          <w:rFonts w:hint="eastAsia"/>
        </w:rPr>
        <w:t>功能目标</w:t>
      </w:r>
    </w:p>
    <w:p w14:paraId="36562679" w14:textId="77777777" w:rsidR="00763651" w:rsidRPr="00C377E2" w:rsidRDefault="00763651" w:rsidP="00763651">
      <w:pPr>
        <w:ind w:left="680" w:firstLine="676"/>
      </w:pPr>
      <w:r>
        <w:rPr>
          <w:rFonts w:hint="eastAsia"/>
        </w:rPr>
        <w:t>实现供应商的管理</w:t>
      </w:r>
    </w:p>
    <w:p w14:paraId="220EB318" w14:textId="77777777" w:rsidR="00763651" w:rsidRPr="006B218B" w:rsidRDefault="00763651" w:rsidP="00763651">
      <w:pPr>
        <w:pStyle w:val="5"/>
      </w:pPr>
      <w:r w:rsidRPr="006B218B">
        <w:rPr>
          <w:rFonts w:hint="eastAsia"/>
        </w:rPr>
        <w:t>岗位权限</w:t>
      </w:r>
    </w:p>
    <w:p w14:paraId="28F96FF8" w14:textId="77777777" w:rsidR="00763651" w:rsidRPr="006B218B" w:rsidRDefault="00763651" w:rsidP="00763651">
      <w:r w:rsidRPr="006B218B">
        <w:tab/>
      </w:r>
      <w:r w:rsidRPr="006B218B">
        <w:tab/>
      </w:r>
    </w:p>
    <w:p w14:paraId="09EF9F26" w14:textId="2E75D2F2" w:rsidR="00763651" w:rsidRPr="00071ECA" w:rsidRDefault="00763651" w:rsidP="00763651">
      <w:pPr>
        <w:pStyle w:val="5"/>
      </w:pPr>
      <w:r w:rsidRPr="006B218B">
        <w:rPr>
          <w:rFonts w:hint="eastAsia"/>
        </w:rPr>
        <w:lastRenderedPageBreak/>
        <w:t>信息项描述</w:t>
      </w:r>
      <w:r w:rsidRPr="006B218B">
        <w:tab/>
      </w:r>
      <w:r w:rsidRPr="006B218B">
        <w:tab/>
      </w:r>
    </w:p>
    <w:tbl>
      <w:tblPr>
        <w:tblStyle w:val="aff8"/>
        <w:tblW w:w="0" w:type="auto"/>
        <w:tblInd w:w="-147" w:type="dxa"/>
        <w:tblLayout w:type="fixed"/>
        <w:tblLook w:val="04A0" w:firstRow="1" w:lastRow="0" w:firstColumn="1" w:lastColumn="0" w:noHBand="0" w:noVBand="1"/>
      </w:tblPr>
      <w:tblGrid>
        <w:gridCol w:w="568"/>
        <w:gridCol w:w="708"/>
        <w:gridCol w:w="851"/>
        <w:gridCol w:w="887"/>
        <w:gridCol w:w="672"/>
        <w:gridCol w:w="672"/>
        <w:gridCol w:w="851"/>
        <w:gridCol w:w="708"/>
        <w:gridCol w:w="709"/>
        <w:gridCol w:w="709"/>
        <w:gridCol w:w="882"/>
        <w:gridCol w:w="745"/>
        <w:gridCol w:w="649"/>
        <w:gridCol w:w="951"/>
      </w:tblGrid>
      <w:tr w:rsidR="00810FF1" w14:paraId="26321466" w14:textId="77777777" w:rsidTr="00810FF1">
        <w:trPr>
          <w:trHeight w:val="2430"/>
        </w:trPr>
        <w:tc>
          <w:tcPr>
            <w:tcW w:w="568" w:type="dxa"/>
            <w:shd w:val="clear" w:color="auto" w:fill="D6E3BC" w:themeFill="accent3" w:themeFillTint="66"/>
          </w:tcPr>
          <w:p w14:paraId="48B93970" w14:textId="62F6A64F" w:rsidR="00810FF1" w:rsidRPr="00071ECA" w:rsidRDefault="00810FF1" w:rsidP="00763651">
            <w:pPr>
              <w:rPr>
                <w:rFonts w:ascii="微软雅黑" w:hAnsi="微软雅黑"/>
                <w:sz w:val="21"/>
                <w:szCs w:val="21"/>
              </w:rPr>
            </w:pPr>
            <w:r w:rsidRPr="00071ECA">
              <w:rPr>
                <w:rFonts w:ascii="微软雅黑" w:hAnsi="微软雅黑" w:hint="eastAsia"/>
                <w:sz w:val="21"/>
                <w:szCs w:val="21"/>
              </w:rPr>
              <w:t>序号</w:t>
            </w:r>
            <w:r w:rsidRPr="00071ECA">
              <w:rPr>
                <w:rFonts w:ascii="微软雅黑" w:hAnsi="微软雅黑"/>
                <w:sz w:val="21"/>
                <w:szCs w:val="21"/>
              </w:rPr>
              <w:t>ITEM</w:t>
            </w:r>
          </w:p>
        </w:tc>
        <w:tc>
          <w:tcPr>
            <w:tcW w:w="708" w:type="dxa"/>
            <w:shd w:val="clear" w:color="auto" w:fill="D6E3BC" w:themeFill="accent3" w:themeFillTint="66"/>
          </w:tcPr>
          <w:p w14:paraId="04DD6637" w14:textId="79B4AF4D" w:rsidR="00810FF1" w:rsidRPr="00071ECA" w:rsidRDefault="00810FF1" w:rsidP="00763651">
            <w:pPr>
              <w:rPr>
                <w:rFonts w:ascii="微软雅黑" w:hAnsi="微软雅黑"/>
                <w:sz w:val="21"/>
                <w:szCs w:val="21"/>
              </w:rPr>
            </w:pPr>
            <w:r w:rsidRPr="00071ECA">
              <w:rPr>
                <w:rFonts w:ascii="微软雅黑" w:hAnsi="微软雅黑" w:hint="eastAsia"/>
                <w:sz w:val="21"/>
                <w:szCs w:val="21"/>
              </w:rPr>
              <w:t>供应商名称</w:t>
            </w:r>
            <w:r w:rsidRPr="00071ECA">
              <w:rPr>
                <w:rFonts w:ascii="微软雅黑" w:hAnsi="微软雅黑"/>
                <w:sz w:val="21"/>
                <w:szCs w:val="21"/>
              </w:rPr>
              <w:t>NAME</w:t>
            </w:r>
          </w:p>
        </w:tc>
        <w:tc>
          <w:tcPr>
            <w:tcW w:w="851" w:type="dxa"/>
            <w:shd w:val="clear" w:color="auto" w:fill="D6E3BC" w:themeFill="accent3" w:themeFillTint="66"/>
          </w:tcPr>
          <w:p w14:paraId="3CA70E5E" w14:textId="69905F65" w:rsidR="00810FF1" w:rsidRPr="00071ECA" w:rsidRDefault="00810FF1" w:rsidP="00763651">
            <w:pPr>
              <w:rPr>
                <w:rFonts w:ascii="微软雅黑" w:hAnsi="微软雅黑"/>
                <w:sz w:val="21"/>
                <w:szCs w:val="21"/>
              </w:rPr>
            </w:pPr>
            <w:r w:rsidRPr="00071ECA">
              <w:rPr>
                <w:rFonts w:ascii="微软雅黑" w:hAnsi="微软雅黑" w:hint="eastAsia"/>
                <w:sz w:val="21"/>
                <w:szCs w:val="21"/>
              </w:rPr>
              <w:t>供应商代码</w:t>
            </w:r>
            <w:r w:rsidRPr="00071ECA">
              <w:rPr>
                <w:rFonts w:ascii="微软雅黑" w:hAnsi="微软雅黑"/>
                <w:sz w:val="21"/>
                <w:szCs w:val="21"/>
              </w:rPr>
              <w:t>Vendor   Code</w:t>
            </w:r>
          </w:p>
        </w:tc>
        <w:tc>
          <w:tcPr>
            <w:tcW w:w="887" w:type="dxa"/>
            <w:shd w:val="clear" w:color="auto" w:fill="D6E3BC" w:themeFill="accent3" w:themeFillTint="66"/>
          </w:tcPr>
          <w:p w14:paraId="6FDF0370" w14:textId="0CBC5326" w:rsidR="00810FF1" w:rsidRPr="00071ECA" w:rsidRDefault="00810FF1" w:rsidP="00763651">
            <w:pPr>
              <w:rPr>
                <w:rFonts w:ascii="微软雅黑" w:hAnsi="微软雅黑"/>
                <w:sz w:val="21"/>
                <w:szCs w:val="21"/>
              </w:rPr>
            </w:pPr>
            <w:r w:rsidRPr="00071ECA">
              <w:rPr>
                <w:rFonts w:ascii="微软雅黑" w:hAnsi="微软雅黑" w:hint="eastAsia"/>
                <w:sz w:val="21"/>
                <w:szCs w:val="21"/>
              </w:rPr>
              <w:t>供应商/维修单位</w:t>
            </w:r>
            <w:r w:rsidRPr="00071ECA">
              <w:rPr>
                <w:rFonts w:ascii="微软雅黑" w:hAnsi="微软雅黑"/>
                <w:sz w:val="21"/>
                <w:szCs w:val="21"/>
              </w:rPr>
              <w:t>SUP    or REP</w:t>
            </w:r>
          </w:p>
        </w:tc>
        <w:tc>
          <w:tcPr>
            <w:tcW w:w="672" w:type="dxa"/>
            <w:shd w:val="clear" w:color="auto" w:fill="D6E3BC" w:themeFill="accent3" w:themeFillTint="66"/>
          </w:tcPr>
          <w:p w14:paraId="278FCA34" w14:textId="51873E62" w:rsidR="00810FF1" w:rsidRPr="00071ECA" w:rsidRDefault="00810FF1" w:rsidP="00763651">
            <w:pPr>
              <w:rPr>
                <w:rFonts w:ascii="微软雅黑" w:hAnsi="微软雅黑"/>
                <w:sz w:val="21"/>
                <w:szCs w:val="21"/>
              </w:rPr>
            </w:pPr>
            <w:r>
              <w:rPr>
                <w:rFonts w:ascii="微软雅黑" w:hAnsi="微软雅黑" w:hint="eastAsia"/>
                <w:sz w:val="21"/>
                <w:szCs w:val="21"/>
              </w:rPr>
              <w:t>民航局</w:t>
            </w:r>
          </w:p>
        </w:tc>
        <w:tc>
          <w:tcPr>
            <w:tcW w:w="672" w:type="dxa"/>
            <w:shd w:val="clear" w:color="auto" w:fill="D6E3BC" w:themeFill="accent3" w:themeFillTint="66"/>
          </w:tcPr>
          <w:p w14:paraId="5993D0FA" w14:textId="1CD16155" w:rsidR="00810FF1" w:rsidRPr="00071ECA" w:rsidRDefault="00810FF1" w:rsidP="00763651">
            <w:pPr>
              <w:rPr>
                <w:rFonts w:ascii="微软雅黑" w:hAnsi="微软雅黑"/>
                <w:sz w:val="21"/>
                <w:szCs w:val="21"/>
              </w:rPr>
            </w:pPr>
            <w:r w:rsidRPr="00071ECA">
              <w:rPr>
                <w:rFonts w:ascii="微软雅黑" w:hAnsi="微软雅黑"/>
                <w:sz w:val="21"/>
                <w:szCs w:val="21"/>
              </w:rPr>
              <w:t>QA</w:t>
            </w:r>
            <w:r w:rsidRPr="00071ECA">
              <w:rPr>
                <w:rFonts w:ascii="微软雅黑" w:hAnsi="微软雅黑" w:hint="eastAsia"/>
                <w:sz w:val="21"/>
                <w:szCs w:val="21"/>
              </w:rPr>
              <w:t>批准编号</w:t>
            </w:r>
            <w:r w:rsidRPr="00071ECA">
              <w:rPr>
                <w:rFonts w:ascii="微软雅黑" w:hAnsi="微软雅黑"/>
                <w:sz w:val="21"/>
                <w:szCs w:val="21"/>
              </w:rPr>
              <w:t>QA APR No</w:t>
            </w:r>
          </w:p>
        </w:tc>
        <w:tc>
          <w:tcPr>
            <w:tcW w:w="851" w:type="dxa"/>
            <w:shd w:val="clear" w:color="auto" w:fill="D6E3BC" w:themeFill="accent3" w:themeFillTint="66"/>
          </w:tcPr>
          <w:p w14:paraId="16C4F93D" w14:textId="6FB4C6FF" w:rsidR="00810FF1" w:rsidRPr="00071ECA" w:rsidRDefault="00810FF1" w:rsidP="00763651">
            <w:pPr>
              <w:rPr>
                <w:rFonts w:ascii="微软雅黑" w:hAnsi="微软雅黑"/>
                <w:sz w:val="21"/>
                <w:szCs w:val="21"/>
              </w:rPr>
            </w:pPr>
            <w:r w:rsidRPr="00071ECA">
              <w:rPr>
                <w:rFonts w:ascii="微软雅黑" w:hAnsi="微软雅黑" w:hint="eastAsia"/>
                <w:sz w:val="21"/>
                <w:szCs w:val="21"/>
              </w:rPr>
              <w:t>重要性代码</w:t>
            </w:r>
            <w:r w:rsidRPr="00071ECA">
              <w:rPr>
                <w:rFonts w:ascii="微软雅黑" w:hAnsi="微软雅黑"/>
                <w:sz w:val="21"/>
                <w:szCs w:val="21"/>
              </w:rPr>
              <w:t>Critical Code</w:t>
            </w:r>
          </w:p>
        </w:tc>
        <w:tc>
          <w:tcPr>
            <w:tcW w:w="708" w:type="dxa"/>
            <w:shd w:val="clear" w:color="auto" w:fill="D6E3BC" w:themeFill="accent3" w:themeFillTint="66"/>
          </w:tcPr>
          <w:p w14:paraId="1D9A5AA6" w14:textId="299A6384" w:rsidR="00810FF1" w:rsidRPr="00071ECA" w:rsidRDefault="00810FF1" w:rsidP="00763651">
            <w:pPr>
              <w:rPr>
                <w:rFonts w:ascii="微软雅黑" w:hAnsi="微软雅黑"/>
                <w:sz w:val="21"/>
                <w:szCs w:val="21"/>
              </w:rPr>
            </w:pPr>
            <w:r w:rsidRPr="00071ECA">
              <w:rPr>
                <w:rFonts w:ascii="微软雅黑" w:hAnsi="微软雅黑" w:hint="eastAsia"/>
                <w:sz w:val="21"/>
                <w:szCs w:val="21"/>
              </w:rPr>
              <w:t>等级代码</w:t>
            </w:r>
            <w:r w:rsidRPr="00071ECA">
              <w:rPr>
                <w:rFonts w:ascii="微软雅黑" w:hAnsi="微软雅黑"/>
                <w:sz w:val="21"/>
                <w:szCs w:val="21"/>
              </w:rPr>
              <w:t>Class Code</w:t>
            </w:r>
          </w:p>
        </w:tc>
        <w:tc>
          <w:tcPr>
            <w:tcW w:w="709" w:type="dxa"/>
            <w:shd w:val="clear" w:color="auto" w:fill="D6E3BC" w:themeFill="accent3" w:themeFillTint="66"/>
          </w:tcPr>
          <w:p w14:paraId="459462B4" w14:textId="68C038A9" w:rsidR="00810FF1" w:rsidRPr="00071ECA" w:rsidRDefault="00810FF1" w:rsidP="00763651">
            <w:pPr>
              <w:rPr>
                <w:rFonts w:ascii="微软雅黑" w:hAnsi="微软雅黑"/>
                <w:sz w:val="21"/>
                <w:szCs w:val="21"/>
              </w:rPr>
            </w:pPr>
            <w:r w:rsidRPr="00071ECA">
              <w:rPr>
                <w:rFonts w:ascii="微软雅黑" w:hAnsi="微软雅黑" w:hint="eastAsia"/>
                <w:sz w:val="21"/>
                <w:szCs w:val="21"/>
              </w:rPr>
              <w:t>类型代码</w:t>
            </w:r>
            <w:r w:rsidRPr="00071ECA">
              <w:rPr>
                <w:rFonts w:ascii="微软雅黑" w:hAnsi="微软雅黑"/>
                <w:sz w:val="21"/>
                <w:szCs w:val="21"/>
              </w:rPr>
              <w:t>Type  Code</w:t>
            </w:r>
          </w:p>
        </w:tc>
        <w:tc>
          <w:tcPr>
            <w:tcW w:w="709" w:type="dxa"/>
            <w:shd w:val="clear" w:color="auto" w:fill="D6E3BC" w:themeFill="accent3" w:themeFillTint="66"/>
          </w:tcPr>
          <w:p w14:paraId="689B6968" w14:textId="007113E1" w:rsidR="00810FF1" w:rsidRPr="00071ECA" w:rsidRDefault="00810FF1" w:rsidP="00763651">
            <w:pPr>
              <w:rPr>
                <w:rFonts w:ascii="微软雅黑" w:hAnsi="微软雅黑"/>
                <w:sz w:val="21"/>
                <w:szCs w:val="21"/>
              </w:rPr>
            </w:pPr>
            <w:r w:rsidRPr="00071ECA">
              <w:rPr>
                <w:rFonts w:ascii="微软雅黑" w:hAnsi="微软雅黑"/>
                <w:sz w:val="21"/>
                <w:szCs w:val="21"/>
              </w:rPr>
              <w:t>QA</w:t>
            </w:r>
            <w:r w:rsidRPr="00071ECA">
              <w:rPr>
                <w:rFonts w:ascii="微软雅黑" w:hAnsi="微软雅黑" w:hint="eastAsia"/>
                <w:sz w:val="21"/>
                <w:szCs w:val="21"/>
              </w:rPr>
              <w:t>代码</w:t>
            </w:r>
            <w:r w:rsidRPr="00071ECA">
              <w:rPr>
                <w:rFonts w:ascii="微软雅黑" w:hAnsi="微软雅黑"/>
                <w:sz w:val="21"/>
                <w:szCs w:val="21"/>
              </w:rPr>
              <w:t>QA Code</w:t>
            </w:r>
          </w:p>
        </w:tc>
        <w:tc>
          <w:tcPr>
            <w:tcW w:w="882" w:type="dxa"/>
            <w:shd w:val="clear" w:color="auto" w:fill="D6E3BC" w:themeFill="accent3" w:themeFillTint="66"/>
          </w:tcPr>
          <w:p w14:paraId="2D27A8B4" w14:textId="0E6839E0" w:rsidR="00810FF1" w:rsidRPr="00071ECA" w:rsidRDefault="00810FF1" w:rsidP="00763651">
            <w:pPr>
              <w:rPr>
                <w:rFonts w:ascii="微软雅黑" w:hAnsi="微软雅黑"/>
                <w:sz w:val="21"/>
                <w:szCs w:val="21"/>
              </w:rPr>
            </w:pPr>
            <w:r w:rsidRPr="00071ECA">
              <w:rPr>
                <w:rFonts w:ascii="微软雅黑" w:hAnsi="微软雅黑" w:hint="eastAsia"/>
                <w:sz w:val="21"/>
                <w:szCs w:val="21"/>
              </w:rPr>
              <w:t>文件备注</w:t>
            </w:r>
            <w:r w:rsidRPr="00071ECA">
              <w:rPr>
                <w:rFonts w:ascii="微软雅黑" w:hAnsi="微软雅黑"/>
                <w:sz w:val="21"/>
                <w:szCs w:val="21"/>
              </w:rPr>
              <w:t>Document Remark</w:t>
            </w:r>
          </w:p>
        </w:tc>
        <w:tc>
          <w:tcPr>
            <w:tcW w:w="745" w:type="dxa"/>
            <w:shd w:val="clear" w:color="auto" w:fill="D6E3BC" w:themeFill="accent3" w:themeFillTint="66"/>
          </w:tcPr>
          <w:p w14:paraId="657FC6C6" w14:textId="246B7A95" w:rsidR="00810FF1" w:rsidRPr="00071ECA" w:rsidRDefault="00810FF1" w:rsidP="00763651">
            <w:pPr>
              <w:rPr>
                <w:rFonts w:ascii="微软雅黑" w:hAnsi="微软雅黑"/>
                <w:sz w:val="21"/>
                <w:szCs w:val="21"/>
              </w:rPr>
            </w:pPr>
            <w:r w:rsidRPr="00071ECA">
              <w:rPr>
                <w:rFonts w:ascii="微软雅黑" w:hAnsi="微软雅黑"/>
                <w:sz w:val="21"/>
                <w:szCs w:val="21"/>
              </w:rPr>
              <w:t>QA</w:t>
            </w:r>
            <w:r w:rsidRPr="00071ECA">
              <w:rPr>
                <w:rFonts w:ascii="微软雅黑" w:hAnsi="微软雅黑" w:hint="eastAsia"/>
                <w:sz w:val="21"/>
                <w:szCs w:val="21"/>
              </w:rPr>
              <w:t>批准日期</w:t>
            </w:r>
            <w:r w:rsidRPr="00071ECA">
              <w:rPr>
                <w:rFonts w:ascii="微软雅黑" w:hAnsi="微软雅黑"/>
                <w:sz w:val="21"/>
                <w:szCs w:val="21"/>
              </w:rPr>
              <w:t>QA APR  Date</w:t>
            </w:r>
          </w:p>
        </w:tc>
        <w:tc>
          <w:tcPr>
            <w:tcW w:w="649" w:type="dxa"/>
            <w:shd w:val="clear" w:color="auto" w:fill="D6E3BC" w:themeFill="accent3" w:themeFillTint="66"/>
          </w:tcPr>
          <w:p w14:paraId="71F97B69" w14:textId="5E9CB52F" w:rsidR="00810FF1" w:rsidRPr="00071ECA" w:rsidRDefault="00810FF1" w:rsidP="00763651">
            <w:pPr>
              <w:rPr>
                <w:rFonts w:ascii="微软雅黑" w:hAnsi="微软雅黑"/>
                <w:sz w:val="21"/>
                <w:szCs w:val="21"/>
              </w:rPr>
            </w:pPr>
            <w:r w:rsidRPr="00071ECA">
              <w:rPr>
                <w:rFonts w:ascii="微软雅黑" w:hAnsi="微软雅黑" w:hint="eastAsia"/>
                <w:sz w:val="21"/>
                <w:szCs w:val="21"/>
              </w:rPr>
              <w:t>到期日期</w:t>
            </w:r>
            <w:r w:rsidRPr="00071ECA">
              <w:rPr>
                <w:rFonts w:ascii="微软雅黑" w:hAnsi="微软雅黑"/>
                <w:sz w:val="21"/>
                <w:szCs w:val="21"/>
              </w:rPr>
              <w:t>EXPY Date</w:t>
            </w:r>
          </w:p>
        </w:tc>
        <w:tc>
          <w:tcPr>
            <w:tcW w:w="951" w:type="dxa"/>
            <w:shd w:val="clear" w:color="auto" w:fill="D6E3BC" w:themeFill="accent3" w:themeFillTint="66"/>
          </w:tcPr>
          <w:p w14:paraId="0B00510D" w14:textId="13EEFB75" w:rsidR="00810FF1" w:rsidRPr="00071ECA" w:rsidRDefault="00810FF1" w:rsidP="00763651">
            <w:pPr>
              <w:rPr>
                <w:rFonts w:ascii="微软雅黑" w:hAnsi="微软雅黑"/>
                <w:sz w:val="21"/>
                <w:szCs w:val="21"/>
              </w:rPr>
            </w:pPr>
            <w:r w:rsidRPr="00071ECA">
              <w:rPr>
                <w:rFonts w:ascii="微软雅黑" w:hAnsi="微软雅黑" w:hint="eastAsia"/>
                <w:sz w:val="21"/>
                <w:szCs w:val="21"/>
              </w:rPr>
              <w:t>备注</w:t>
            </w:r>
            <w:r w:rsidRPr="00071ECA">
              <w:rPr>
                <w:rFonts w:ascii="微软雅黑" w:hAnsi="微软雅黑"/>
                <w:sz w:val="21"/>
                <w:szCs w:val="21"/>
              </w:rPr>
              <w:t>Remarks</w:t>
            </w:r>
          </w:p>
        </w:tc>
      </w:tr>
      <w:tr w:rsidR="00810FF1" w14:paraId="0F94DEB6" w14:textId="77777777" w:rsidTr="00810FF1">
        <w:trPr>
          <w:trHeight w:val="550"/>
        </w:trPr>
        <w:tc>
          <w:tcPr>
            <w:tcW w:w="568" w:type="dxa"/>
          </w:tcPr>
          <w:p w14:paraId="71C4C2DC" w14:textId="38712232" w:rsidR="00810FF1" w:rsidRPr="0088205C" w:rsidRDefault="00810FF1" w:rsidP="00763651">
            <w:pPr>
              <w:rPr>
                <w:rFonts w:ascii="微软雅黑" w:hAnsi="微软雅黑"/>
                <w:sz w:val="21"/>
                <w:szCs w:val="21"/>
              </w:rPr>
            </w:pPr>
          </w:p>
        </w:tc>
        <w:tc>
          <w:tcPr>
            <w:tcW w:w="708" w:type="dxa"/>
          </w:tcPr>
          <w:p w14:paraId="2474720D" w14:textId="50B5B411"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851" w:type="dxa"/>
          </w:tcPr>
          <w:p w14:paraId="22482794" w14:textId="2DF14B52"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887" w:type="dxa"/>
          </w:tcPr>
          <w:p w14:paraId="45231DD9" w14:textId="40C9B1ED"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672" w:type="dxa"/>
          </w:tcPr>
          <w:p w14:paraId="6E6A183A" w14:textId="77777777" w:rsidR="00810FF1" w:rsidRPr="0088205C" w:rsidRDefault="00810FF1" w:rsidP="00763651">
            <w:pPr>
              <w:rPr>
                <w:rFonts w:ascii="微软雅黑" w:hAnsi="微软雅黑"/>
                <w:sz w:val="21"/>
                <w:szCs w:val="21"/>
              </w:rPr>
            </w:pPr>
          </w:p>
        </w:tc>
        <w:tc>
          <w:tcPr>
            <w:tcW w:w="672" w:type="dxa"/>
          </w:tcPr>
          <w:p w14:paraId="6F3CF9CD" w14:textId="524CFBF0"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851" w:type="dxa"/>
          </w:tcPr>
          <w:p w14:paraId="114823DD" w14:textId="132C2AEE"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708" w:type="dxa"/>
          </w:tcPr>
          <w:p w14:paraId="17948877" w14:textId="4A3433FC"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709" w:type="dxa"/>
          </w:tcPr>
          <w:p w14:paraId="3843F308" w14:textId="3A6080B7"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709" w:type="dxa"/>
          </w:tcPr>
          <w:p w14:paraId="21CF3D6B" w14:textId="46A0B3C5"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882" w:type="dxa"/>
          </w:tcPr>
          <w:p w14:paraId="2673FE99" w14:textId="5EC234F4"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c>
          <w:tcPr>
            <w:tcW w:w="745" w:type="dxa"/>
          </w:tcPr>
          <w:p w14:paraId="4AFB0D6C" w14:textId="2CECF0D6"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Pr>
                <w:rFonts w:ascii="微软雅黑" w:hAnsi="微软雅黑"/>
                <w:sz w:val="21"/>
                <w:szCs w:val="21"/>
              </w:rPr>
              <w:t>X</w:t>
            </w:r>
          </w:p>
        </w:tc>
        <w:tc>
          <w:tcPr>
            <w:tcW w:w="649" w:type="dxa"/>
          </w:tcPr>
          <w:p w14:paraId="1C3EB9E9" w14:textId="4AE83918"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w:t>
            </w:r>
          </w:p>
        </w:tc>
        <w:tc>
          <w:tcPr>
            <w:tcW w:w="951" w:type="dxa"/>
          </w:tcPr>
          <w:p w14:paraId="2D6ED2AC" w14:textId="23820E22" w:rsidR="00810FF1" w:rsidRPr="0088205C" w:rsidRDefault="00810FF1" w:rsidP="00763651">
            <w:pPr>
              <w:rPr>
                <w:rFonts w:ascii="微软雅黑" w:hAnsi="微软雅黑"/>
                <w:sz w:val="21"/>
                <w:szCs w:val="21"/>
              </w:rPr>
            </w:pPr>
            <w:r w:rsidRPr="0088205C">
              <w:rPr>
                <w:rFonts w:ascii="微软雅黑" w:hAnsi="微软雅黑" w:hint="eastAsia"/>
                <w:sz w:val="21"/>
                <w:szCs w:val="21"/>
              </w:rPr>
              <w:t>X</w:t>
            </w:r>
            <w:r w:rsidRPr="0088205C">
              <w:rPr>
                <w:rFonts w:ascii="微软雅黑" w:hAnsi="微软雅黑"/>
                <w:sz w:val="21"/>
                <w:szCs w:val="21"/>
              </w:rPr>
              <w:t>XX</w:t>
            </w:r>
          </w:p>
        </w:tc>
      </w:tr>
    </w:tbl>
    <w:p w14:paraId="7EF7588E" w14:textId="77777777" w:rsidR="00763651" w:rsidRDefault="00763651" w:rsidP="00763651">
      <w:pPr>
        <w:pStyle w:val="5"/>
      </w:pPr>
      <w:r>
        <w:rPr>
          <w:rFonts w:hint="eastAsia"/>
        </w:rPr>
        <w:t>逻辑控制</w:t>
      </w:r>
    </w:p>
    <w:p w14:paraId="720D439B" w14:textId="77777777" w:rsidR="00763651" w:rsidRDefault="00763651" w:rsidP="003A73DA">
      <w:pPr>
        <w:pStyle w:val="afff0"/>
        <w:numPr>
          <w:ilvl w:val="3"/>
          <w:numId w:val="31"/>
        </w:numPr>
        <w:ind w:firstLineChars="0"/>
        <w:rPr>
          <w:sz w:val="28"/>
          <w:szCs w:val="28"/>
        </w:rPr>
      </w:pPr>
      <w:r w:rsidRPr="004746D4">
        <w:rPr>
          <w:rFonts w:hint="eastAsia"/>
          <w:b/>
          <w:color w:val="FF0000"/>
          <w:sz w:val="28"/>
          <w:szCs w:val="28"/>
        </w:rPr>
        <w:t>对</w:t>
      </w:r>
      <w:r w:rsidRPr="004746D4">
        <w:rPr>
          <w:rFonts w:hint="eastAsia"/>
          <w:b/>
          <w:color w:val="FF0000"/>
          <w:sz w:val="28"/>
          <w:szCs w:val="28"/>
        </w:rPr>
        <w:t>FAA/EASA SUBCONTTRACTOR</w:t>
      </w:r>
      <w:r w:rsidRPr="004746D4">
        <w:rPr>
          <w:rFonts w:hint="eastAsia"/>
          <w:b/>
          <w:color w:val="FF0000"/>
          <w:sz w:val="28"/>
          <w:szCs w:val="28"/>
        </w:rPr>
        <w:t>现场审核每年覆盖一次，</w:t>
      </w:r>
      <w:r w:rsidRPr="004746D4">
        <w:rPr>
          <w:rFonts w:hint="eastAsia"/>
          <w:b/>
          <w:color w:val="FF0000"/>
          <w:sz w:val="28"/>
          <w:szCs w:val="28"/>
        </w:rPr>
        <w:t>JCAB</w:t>
      </w:r>
      <w:r w:rsidRPr="004746D4">
        <w:rPr>
          <w:rFonts w:hint="eastAsia"/>
          <w:b/>
          <w:color w:val="FF0000"/>
          <w:sz w:val="28"/>
          <w:szCs w:val="28"/>
        </w:rPr>
        <w:t>每两年覆盖一次，如果没有覆盖</w:t>
      </w:r>
      <w:r>
        <w:rPr>
          <w:rFonts w:hint="eastAsia"/>
          <w:sz w:val="28"/>
          <w:szCs w:val="28"/>
        </w:rPr>
        <w:t>，系统提醒和邮件提醒可以记录的外委维修单位现场审核的次数。</w:t>
      </w:r>
    </w:p>
    <w:p w14:paraId="37151551" w14:textId="4BA880C7" w:rsidR="00B30604" w:rsidRDefault="00B30604">
      <w:pPr>
        <w:rPr>
          <w:sz w:val="28"/>
          <w:szCs w:val="28"/>
        </w:rPr>
      </w:pPr>
      <w:r>
        <w:rPr>
          <w:sz w:val="28"/>
          <w:szCs w:val="28"/>
        </w:rPr>
        <w:br w:type="page"/>
      </w:r>
    </w:p>
    <w:p w14:paraId="26F9B1BB" w14:textId="77777777" w:rsidR="00C132FF" w:rsidRDefault="00C132FF" w:rsidP="00C132FF">
      <w:pPr>
        <w:pStyle w:val="2"/>
        <w:rPr>
          <w:sz w:val="32"/>
          <w:szCs w:val="32"/>
        </w:rPr>
      </w:pPr>
      <w:bookmarkStart w:id="28" w:name="_Toc503778755"/>
      <w:r>
        <w:rPr>
          <w:rFonts w:hint="eastAsia"/>
          <w:sz w:val="32"/>
          <w:szCs w:val="32"/>
        </w:rPr>
        <w:lastRenderedPageBreak/>
        <w:t>许可证管理</w:t>
      </w:r>
      <w:bookmarkEnd w:id="28"/>
    </w:p>
    <w:p w14:paraId="5424267A" w14:textId="2DF75986" w:rsidR="00C132FF" w:rsidRDefault="00771730" w:rsidP="00C132FF">
      <w:pPr>
        <w:pStyle w:val="3"/>
        <w:ind w:left="851"/>
      </w:pPr>
      <w:bookmarkStart w:id="29" w:name="_Toc503778756"/>
      <w:r>
        <w:rPr>
          <w:rFonts w:hint="eastAsia"/>
        </w:rPr>
        <w:t>许可</w:t>
      </w:r>
      <w:r w:rsidR="00C132FF">
        <w:rPr>
          <w:rFonts w:hint="eastAsia"/>
        </w:rPr>
        <w:t>信息录入</w:t>
      </w:r>
      <w:bookmarkEnd w:id="29"/>
    </w:p>
    <w:p w14:paraId="09E50478" w14:textId="77777777" w:rsidR="00C132FF" w:rsidRDefault="00C132FF" w:rsidP="00C132FF">
      <w:pPr>
        <w:pStyle w:val="4"/>
      </w:pPr>
      <w:r>
        <w:rPr>
          <w:rFonts w:hint="eastAsia"/>
        </w:rPr>
        <w:t>许可证基本信息</w:t>
      </w:r>
    </w:p>
    <w:p w14:paraId="31E92385" w14:textId="77777777" w:rsidR="00C132FF" w:rsidRDefault="00C132FF" w:rsidP="00C132FF">
      <w:pPr>
        <w:pStyle w:val="5"/>
      </w:pPr>
      <w:r>
        <w:rPr>
          <w:rFonts w:hint="eastAsia"/>
        </w:rPr>
        <w:t>功能目标</w:t>
      </w:r>
    </w:p>
    <w:p w14:paraId="58047A6F" w14:textId="77777777" w:rsidR="00C132FF" w:rsidRDefault="00C132FF" w:rsidP="00C132FF">
      <w:r>
        <w:tab/>
      </w:r>
      <w:r>
        <w:tab/>
      </w:r>
      <w:r>
        <w:rPr>
          <w:rFonts w:hint="eastAsia"/>
        </w:rPr>
        <w:t>录入许可证信息</w:t>
      </w:r>
    </w:p>
    <w:p w14:paraId="3ED9DB5A" w14:textId="77777777" w:rsidR="00C132FF" w:rsidRDefault="00C132FF" w:rsidP="00C132FF">
      <w:pPr>
        <w:pStyle w:val="5"/>
      </w:pPr>
      <w:r>
        <w:rPr>
          <w:rFonts w:hint="eastAsia"/>
        </w:rPr>
        <w:t>岗位权限</w:t>
      </w:r>
    </w:p>
    <w:p w14:paraId="46C0DC2B" w14:textId="77777777" w:rsidR="00C132FF" w:rsidRDefault="00C132FF" w:rsidP="00C132FF"/>
    <w:p w14:paraId="6FCB3A9B" w14:textId="77777777" w:rsidR="00C132FF" w:rsidRDefault="00C132FF" w:rsidP="00C132FF">
      <w:pPr>
        <w:pStyle w:val="5"/>
      </w:pPr>
      <w:r>
        <w:rPr>
          <w:rFonts w:hint="eastAsia"/>
        </w:rPr>
        <w:t>信息项描述</w:t>
      </w:r>
    </w:p>
    <w:p w14:paraId="6294361B" w14:textId="77777777" w:rsidR="00C132FF" w:rsidRDefault="00C132FF" w:rsidP="00C132FF"/>
    <w:p w14:paraId="6AEC95EE" w14:textId="77777777" w:rsidR="00C132FF" w:rsidRDefault="00C132FF" w:rsidP="002D4B29">
      <w:pPr>
        <w:jc w:val="center"/>
      </w:pPr>
      <w:r>
        <w:rPr>
          <w:noProof/>
        </w:rPr>
        <w:drawing>
          <wp:inline distT="0" distB="0" distL="0" distR="0" wp14:anchorId="718D48F5" wp14:editId="5434D3D1">
            <wp:extent cx="5334000" cy="3219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3219450"/>
                    </a:xfrm>
                    <a:prstGeom prst="rect">
                      <a:avLst/>
                    </a:prstGeom>
                  </pic:spPr>
                </pic:pic>
              </a:graphicData>
            </a:graphic>
          </wp:inline>
        </w:drawing>
      </w:r>
    </w:p>
    <w:p w14:paraId="1140A96D" w14:textId="77777777" w:rsidR="00C132FF" w:rsidRDefault="00C132FF" w:rsidP="00C132FF"/>
    <w:tbl>
      <w:tblPr>
        <w:tblStyle w:val="aff8"/>
        <w:tblW w:w="0" w:type="auto"/>
        <w:jc w:val="center"/>
        <w:tblLook w:val="04A0" w:firstRow="1" w:lastRow="0" w:firstColumn="1" w:lastColumn="0" w:noHBand="0" w:noVBand="1"/>
      </w:tblPr>
      <w:tblGrid>
        <w:gridCol w:w="2263"/>
        <w:gridCol w:w="1701"/>
        <w:gridCol w:w="2268"/>
        <w:gridCol w:w="2164"/>
      </w:tblGrid>
      <w:tr w:rsidR="00C132FF" w14:paraId="19FDAD31" w14:textId="77777777" w:rsidTr="002D4B29">
        <w:trPr>
          <w:trHeight w:val="360"/>
          <w:jc w:val="center"/>
        </w:trPr>
        <w:tc>
          <w:tcPr>
            <w:tcW w:w="8396" w:type="dxa"/>
            <w:gridSpan w:val="4"/>
          </w:tcPr>
          <w:p w14:paraId="78B065AE" w14:textId="77777777" w:rsidR="00C132FF" w:rsidRDefault="00C132FF" w:rsidP="00792436">
            <w:r>
              <w:rPr>
                <w:rFonts w:hint="eastAsia"/>
              </w:rPr>
              <w:t>许可证信息</w:t>
            </w:r>
          </w:p>
          <w:p w14:paraId="2239AF10" w14:textId="77777777" w:rsidR="003C0023" w:rsidRDefault="003C0023" w:rsidP="00792436">
            <w:r w:rsidRPr="003C0023">
              <w:t>License Information</w:t>
            </w:r>
          </w:p>
        </w:tc>
      </w:tr>
      <w:tr w:rsidR="00A87B9A" w14:paraId="5689D58A" w14:textId="77777777" w:rsidTr="00491421">
        <w:trPr>
          <w:trHeight w:val="360"/>
          <w:jc w:val="center"/>
        </w:trPr>
        <w:tc>
          <w:tcPr>
            <w:tcW w:w="2263" w:type="dxa"/>
            <w:shd w:val="clear" w:color="auto" w:fill="EAF1DD" w:themeFill="accent3" w:themeFillTint="33"/>
          </w:tcPr>
          <w:p w14:paraId="33E9E301" w14:textId="77777777" w:rsidR="00A87B9A" w:rsidRDefault="00A87B9A" w:rsidP="00792436">
            <w:r>
              <w:rPr>
                <w:rFonts w:hint="eastAsia"/>
              </w:rPr>
              <w:t>颁证民航局</w:t>
            </w:r>
          </w:p>
          <w:p w14:paraId="2EB66BAA" w14:textId="77777777" w:rsidR="00531065" w:rsidRDefault="00531065" w:rsidP="00792436">
            <w:r w:rsidRPr="00531065">
              <w:t>Authority</w:t>
            </w:r>
          </w:p>
        </w:tc>
        <w:tc>
          <w:tcPr>
            <w:tcW w:w="6133" w:type="dxa"/>
            <w:gridSpan w:val="3"/>
          </w:tcPr>
          <w:p w14:paraId="274D2B7B" w14:textId="77777777" w:rsidR="00A87B9A" w:rsidRDefault="00A87B9A" w:rsidP="00792436"/>
        </w:tc>
      </w:tr>
      <w:tr w:rsidR="00C132FF" w14:paraId="4D65B3EC" w14:textId="77777777" w:rsidTr="009753E8">
        <w:trPr>
          <w:trHeight w:val="360"/>
          <w:jc w:val="center"/>
        </w:trPr>
        <w:tc>
          <w:tcPr>
            <w:tcW w:w="2263" w:type="dxa"/>
            <w:shd w:val="clear" w:color="auto" w:fill="EAF1DD" w:themeFill="accent3" w:themeFillTint="33"/>
          </w:tcPr>
          <w:p w14:paraId="00D1F065" w14:textId="77777777" w:rsidR="00C132FF" w:rsidRDefault="00C132FF" w:rsidP="00792436">
            <w:r>
              <w:rPr>
                <w:rFonts w:hint="eastAsia"/>
              </w:rPr>
              <w:t>维修地点</w:t>
            </w:r>
          </w:p>
          <w:p w14:paraId="10FFFD54" w14:textId="77777777" w:rsidR="00531065" w:rsidRDefault="00531065" w:rsidP="00792436">
            <w:r w:rsidRPr="00531065">
              <w:t>Repair site</w:t>
            </w:r>
          </w:p>
        </w:tc>
        <w:tc>
          <w:tcPr>
            <w:tcW w:w="1701" w:type="dxa"/>
          </w:tcPr>
          <w:p w14:paraId="47A6408E" w14:textId="77777777" w:rsidR="00C132FF" w:rsidRDefault="00C132FF" w:rsidP="00792436"/>
        </w:tc>
        <w:tc>
          <w:tcPr>
            <w:tcW w:w="2268" w:type="dxa"/>
            <w:shd w:val="clear" w:color="auto" w:fill="EAF1DD" w:themeFill="accent3" w:themeFillTint="33"/>
          </w:tcPr>
          <w:p w14:paraId="5007600A" w14:textId="77777777" w:rsidR="00C132FF" w:rsidRDefault="00C132FF" w:rsidP="00792436">
            <w:r>
              <w:rPr>
                <w:rFonts w:hint="eastAsia"/>
              </w:rPr>
              <w:t>维修类别</w:t>
            </w:r>
          </w:p>
          <w:p w14:paraId="45FC36B3" w14:textId="77777777" w:rsidR="00531065" w:rsidRDefault="00531065" w:rsidP="00792436">
            <w:r>
              <w:rPr>
                <w:rFonts w:hint="eastAsia"/>
              </w:rPr>
              <w:t>M</w:t>
            </w:r>
            <w:r>
              <w:t>aint Level</w:t>
            </w:r>
          </w:p>
        </w:tc>
        <w:tc>
          <w:tcPr>
            <w:tcW w:w="2164" w:type="dxa"/>
          </w:tcPr>
          <w:p w14:paraId="77CB4D69" w14:textId="77777777" w:rsidR="00C132FF" w:rsidRDefault="00C132FF" w:rsidP="00792436"/>
        </w:tc>
      </w:tr>
      <w:tr w:rsidR="00C132FF" w14:paraId="71978F09" w14:textId="77777777" w:rsidTr="009753E8">
        <w:trPr>
          <w:trHeight w:val="373"/>
          <w:jc w:val="center"/>
        </w:trPr>
        <w:tc>
          <w:tcPr>
            <w:tcW w:w="2263" w:type="dxa"/>
            <w:shd w:val="clear" w:color="auto" w:fill="EAF1DD" w:themeFill="accent3" w:themeFillTint="33"/>
          </w:tcPr>
          <w:p w14:paraId="51B44B76" w14:textId="77777777" w:rsidR="00C132FF" w:rsidRDefault="00A87B9A" w:rsidP="00792436">
            <w:r>
              <w:rPr>
                <w:rFonts w:hint="eastAsia"/>
              </w:rPr>
              <w:t>对应</w:t>
            </w:r>
            <w:r>
              <w:rPr>
                <w:rFonts w:hint="eastAsia"/>
              </w:rPr>
              <w:t>T</w:t>
            </w:r>
            <w:r>
              <w:t>C</w:t>
            </w:r>
            <w:r>
              <w:rPr>
                <w:rFonts w:hint="eastAsia"/>
              </w:rPr>
              <w:t>型号</w:t>
            </w:r>
          </w:p>
          <w:p w14:paraId="0CBFC8D5" w14:textId="77777777" w:rsidR="00531065" w:rsidRDefault="00531065" w:rsidP="00792436">
            <w:r>
              <w:rPr>
                <w:rFonts w:hint="eastAsia"/>
              </w:rPr>
              <w:t>T</w:t>
            </w:r>
            <w:r>
              <w:t>C Type</w:t>
            </w:r>
          </w:p>
        </w:tc>
        <w:tc>
          <w:tcPr>
            <w:tcW w:w="1701" w:type="dxa"/>
          </w:tcPr>
          <w:p w14:paraId="34885A7D" w14:textId="77777777" w:rsidR="00C132FF" w:rsidRDefault="00C132FF" w:rsidP="00792436"/>
        </w:tc>
        <w:tc>
          <w:tcPr>
            <w:tcW w:w="2268" w:type="dxa"/>
            <w:shd w:val="clear" w:color="auto" w:fill="EAF1DD" w:themeFill="accent3" w:themeFillTint="33"/>
          </w:tcPr>
          <w:p w14:paraId="6E042F58" w14:textId="77777777" w:rsidR="00C132FF" w:rsidRDefault="00C132FF" w:rsidP="00792436">
            <w:r>
              <w:rPr>
                <w:rFonts w:hint="eastAsia"/>
              </w:rPr>
              <w:t>安装的发动机</w:t>
            </w:r>
          </w:p>
          <w:p w14:paraId="31993D2E" w14:textId="77777777" w:rsidR="00531065" w:rsidRDefault="00531065" w:rsidP="00792436">
            <w:r w:rsidRPr="00D6594F">
              <w:rPr>
                <w:rFonts w:ascii="宋体" w:hAnsi="宋体" w:cs="宋体" w:hint="eastAsia"/>
                <w:color w:val="000000"/>
              </w:rPr>
              <w:t>Engine Installed</w:t>
            </w:r>
          </w:p>
        </w:tc>
        <w:tc>
          <w:tcPr>
            <w:tcW w:w="2164" w:type="dxa"/>
          </w:tcPr>
          <w:p w14:paraId="5ECCCB13" w14:textId="77777777" w:rsidR="00C132FF" w:rsidRDefault="00C132FF" w:rsidP="00792436"/>
        </w:tc>
      </w:tr>
      <w:tr w:rsidR="00C132FF" w14:paraId="21CD83D5" w14:textId="77777777" w:rsidTr="009753E8">
        <w:trPr>
          <w:trHeight w:val="360"/>
          <w:jc w:val="center"/>
        </w:trPr>
        <w:tc>
          <w:tcPr>
            <w:tcW w:w="2263" w:type="dxa"/>
            <w:shd w:val="clear" w:color="auto" w:fill="EAF1DD" w:themeFill="accent3" w:themeFillTint="33"/>
          </w:tcPr>
          <w:p w14:paraId="5E574521" w14:textId="77777777" w:rsidR="00C132FF" w:rsidRDefault="00C132FF" w:rsidP="00792436">
            <w:r>
              <w:rPr>
                <w:rFonts w:hint="eastAsia"/>
              </w:rPr>
              <w:t>许可证号码</w:t>
            </w:r>
          </w:p>
          <w:p w14:paraId="5503DC60" w14:textId="77777777" w:rsidR="00531065" w:rsidRDefault="008F0AD8" w:rsidP="00792436">
            <w:r w:rsidRPr="008F0AD8">
              <w:t>Certificate No</w:t>
            </w:r>
          </w:p>
        </w:tc>
        <w:tc>
          <w:tcPr>
            <w:tcW w:w="1701" w:type="dxa"/>
          </w:tcPr>
          <w:p w14:paraId="102A4377" w14:textId="77777777" w:rsidR="00C132FF" w:rsidRDefault="00C132FF" w:rsidP="00792436"/>
        </w:tc>
        <w:tc>
          <w:tcPr>
            <w:tcW w:w="2268" w:type="dxa"/>
            <w:shd w:val="clear" w:color="auto" w:fill="EAF1DD" w:themeFill="accent3" w:themeFillTint="33"/>
          </w:tcPr>
          <w:p w14:paraId="406AF7FC" w14:textId="77777777" w:rsidR="00C132FF" w:rsidRDefault="00A87B9A" w:rsidP="00792436">
            <w:r>
              <w:rPr>
                <w:rFonts w:hint="eastAsia"/>
              </w:rPr>
              <w:t>许可证扫描件</w:t>
            </w:r>
          </w:p>
          <w:p w14:paraId="62B84A86" w14:textId="77777777" w:rsidR="00531065" w:rsidRDefault="007F2C4A" w:rsidP="00792436">
            <w:r w:rsidRPr="007F2C4A">
              <w:t>License</w:t>
            </w:r>
            <w:r w:rsidRPr="00531065">
              <w:t xml:space="preserve"> </w:t>
            </w:r>
            <w:r w:rsidR="00531065" w:rsidRPr="00531065">
              <w:t xml:space="preserve">scanning </w:t>
            </w:r>
          </w:p>
        </w:tc>
        <w:tc>
          <w:tcPr>
            <w:tcW w:w="2164" w:type="dxa"/>
          </w:tcPr>
          <w:p w14:paraId="530FD790" w14:textId="77777777" w:rsidR="00C132FF" w:rsidRDefault="00C132FF" w:rsidP="00792436"/>
        </w:tc>
      </w:tr>
      <w:tr w:rsidR="00C132FF" w14:paraId="0E4960F0" w14:textId="77777777" w:rsidTr="009753E8">
        <w:trPr>
          <w:trHeight w:val="360"/>
          <w:jc w:val="center"/>
        </w:trPr>
        <w:tc>
          <w:tcPr>
            <w:tcW w:w="2263" w:type="dxa"/>
            <w:shd w:val="clear" w:color="auto" w:fill="EAF1DD" w:themeFill="accent3" w:themeFillTint="33"/>
          </w:tcPr>
          <w:p w14:paraId="64475805" w14:textId="77777777" w:rsidR="00C132FF" w:rsidRDefault="00C132FF" w:rsidP="00792436">
            <w:r>
              <w:rPr>
                <w:rFonts w:hint="eastAsia"/>
              </w:rPr>
              <w:t>许可证颁发时间</w:t>
            </w:r>
          </w:p>
          <w:p w14:paraId="2008A943" w14:textId="77777777" w:rsidR="00531065" w:rsidRDefault="008F0AD8" w:rsidP="00792436">
            <w:r w:rsidRPr="008F0AD8">
              <w:t>Lssue Date</w:t>
            </w:r>
          </w:p>
        </w:tc>
        <w:tc>
          <w:tcPr>
            <w:tcW w:w="1701" w:type="dxa"/>
          </w:tcPr>
          <w:p w14:paraId="075222F8" w14:textId="77777777" w:rsidR="00C132FF" w:rsidRDefault="00C132FF" w:rsidP="00792436"/>
        </w:tc>
        <w:tc>
          <w:tcPr>
            <w:tcW w:w="2268" w:type="dxa"/>
            <w:shd w:val="clear" w:color="auto" w:fill="EAF1DD" w:themeFill="accent3" w:themeFillTint="33"/>
            <w:vAlign w:val="center"/>
          </w:tcPr>
          <w:p w14:paraId="75143D56" w14:textId="77777777" w:rsidR="00C132FF" w:rsidRDefault="00A87B9A" w:rsidP="00A87B9A">
            <w:pPr>
              <w:ind w:leftChars="-41" w:left="-98" w:rightChars="-20" w:right="-48" w:firstLineChars="50" w:firstLine="120"/>
            </w:pPr>
            <w:r>
              <w:rPr>
                <w:rFonts w:hint="eastAsia"/>
              </w:rPr>
              <w:t>许可证有效期</w:t>
            </w:r>
          </w:p>
          <w:p w14:paraId="248203C1" w14:textId="77777777" w:rsidR="00531065" w:rsidRPr="008D1AD5" w:rsidRDefault="008F0AD8" w:rsidP="008F0AD8">
            <w:r w:rsidRPr="008F0AD8">
              <w:rPr>
                <w:rFonts w:hint="eastAsia"/>
              </w:rPr>
              <w:t>E</w:t>
            </w:r>
            <w:r w:rsidRPr="008F0AD8">
              <w:t>xpired Date</w:t>
            </w:r>
          </w:p>
        </w:tc>
        <w:tc>
          <w:tcPr>
            <w:tcW w:w="2164" w:type="dxa"/>
          </w:tcPr>
          <w:p w14:paraId="2AD6D22A" w14:textId="77777777" w:rsidR="00C132FF" w:rsidRDefault="00C132FF" w:rsidP="00792436"/>
        </w:tc>
      </w:tr>
      <w:tr w:rsidR="00A87B9A" w14:paraId="522C56FD" w14:textId="77777777" w:rsidTr="009753E8">
        <w:trPr>
          <w:trHeight w:val="360"/>
          <w:jc w:val="center"/>
        </w:trPr>
        <w:tc>
          <w:tcPr>
            <w:tcW w:w="2263" w:type="dxa"/>
            <w:shd w:val="clear" w:color="auto" w:fill="EAF1DD" w:themeFill="accent3" w:themeFillTint="33"/>
          </w:tcPr>
          <w:p w14:paraId="30189C33" w14:textId="77777777" w:rsidR="00A87B9A" w:rsidRDefault="00A87B9A" w:rsidP="00792436">
            <w:r>
              <w:rPr>
                <w:rFonts w:hint="eastAsia"/>
              </w:rPr>
              <w:t>授权人员</w:t>
            </w:r>
          </w:p>
          <w:p w14:paraId="3B2D0F2B" w14:textId="77777777" w:rsidR="00531065" w:rsidRDefault="00531065" w:rsidP="00792436">
            <w:r>
              <w:rPr>
                <w:rFonts w:hint="eastAsia"/>
              </w:rPr>
              <w:lastRenderedPageBreak/>
              <w:t>M</w:t>
            </w:r>
            <w:r>
              <w:t>/I/C person</w:t>
            </w:r>
          </w:p>
        </w:tc>
        <w:tc>
          <w:tcPr>
            <w:tcW w:w="1701" w:type="dxa"/>
          </w:tcPr>
          <w:p w14:paraId="4AABB8C4" w14:textId="77777777" w:rsidR="00A87B9A" w:rsidRDefault="00A87B9A" w:rsidP="00792436"/>
        </w:tc>
        <w:tc>
          <w:tcPr>
            <w:tcW w:w="2268" w:type="dxa"/>
            <w:shd w:val="clear" w:color="auto" w:fill="EAF1DD" w:themeFill="accent3" w:themeFillTint="33"/>
            <w:vAlign w:val="center"/>
          </w:tcPr>
          <w:p w14:paraId="38DC105E" w14:textId="77777777" w:rsidR="00A87B9A" w:rsidRDefault="00A87B9A" w:rsidP="00A87B9A">
            <w:pPr>
              <w:ind w:leftChars="-41" w:left="-98" w:rightChars="-20" w:right="-48" w:firstLineChars="50" w:firstLine="120"/>
            </w:pPr>
            <w:r w:rsidRPr="008D1AD5">
              <w:rPr>
                <w:rFonts w:hint="eastAsia"/>
              </w:rPr>
              <w:t>录入员工</w:t>
            </w:r>
          </w:p>
          <w:p w14:paraId="6D6CC5D4" w14:textId="77777777" w:rsidR="00531065" w:rsidRPr="008D1AD5" w:rsidRDefault="00531065" w:rsidP="00A87B9A">
            <w:pPr>
              <w:ind w:leftChars="-41" w:left="-98" w:rightChars="-20" w:right="-48" w:firstLineChars="50" w:firstLine="120"/>
            </w:pPr>
            <w:r>
              <w:rPr>
                <w:rFonts w:hint="eastAsia"/>
              </w:rPr>
              <w:lastRenderedPageBreak/>
              <w:t>S</w:t>
            </w:r>
            <w:r>
              <w:t>taff Info</w:t>
            </w:r>
          </w:p>
        </w:tc>
        <w:tc>
          <w:tcPr>
            <w:tcW w:w="2164" w:type="dxa"/>
          </w:tcPr>
          <w:p w14:paraId="00EE5480" w14:textId="77777777" w:rsidR="00A87B9A" w:rsidRDefault="00A87B9A" w:rsidP="00792436"/>
        </w:tc>
      </w:tr>
      <w:tr w:rsidR="00C132FF" w14:paraId="7637E52E" w14:textId="77777777" w:rsidTr="009753E8">
        <w:trPr>
          <w:trHeight w:val="360"/>
          <w:jc w:val="center"/>
        </w:trPr>
        <w:tc>
          <w:tcPr>
            <w:tcW w:w="2263" w:type="dxa"/>
            <w:shd w:val="clear" w:color="auto" w:fill="EAF1DD" w:themeFill="accent3" w:themeFillTint="33"/>
          </w:tcPr>
          <w:p w14:paraId="0A12135D" w14:textId="77777777" w:rsidR="00C132FF" w:rsidRDefault="00C132FF" w:rsidP="00792436">
            <w:r w:rsidRPr="008D1AD5">
              <w:rPr>
                <w:rFonts w:hint="eastAsia"/>
              </w:rPr>
              <w:t>适航联络人员</w:t>
            </w:r>
          </w:p>
          <w:p w14:paraId="727D817E" w14:textId="77777777" w:rsidR="00531065" w:rsidRDefault="002C52BE" w:rsidP="00792436">
            <w:r>
              <w:t>P</w:t>
            </w:r>
            <w:r w:rsidR="00531065">
              <w:t>-in-charge</w:t>
            </w:r>
          </w:p>
        </w:tc>
        <w:tc>
          <w:tcPr>
            <w:tcW w:w="1701" w:type="dxa"/>
          </w:tcPr>
          <w:p w14:paraId="53DDAD24" w14:textId="77777777" w:rsidR="00C132FF" w:rsidRDefault="00C132FF" w:rsidP="00792436"/>
        </w:tc>
        <w:tc>
          <w:tcPr>
            <w:tcW w:w="2268" w:type="dxa"/>
            <w:shd w:val="clear" w:color="auto" w:fill="EAF1DD" w:themeFill="accent3" w:themeFillTint="33"/>
            <w:vAlign w:val="center"/>
          </w:tcPr>
          <w:p w14:paraId="7A482D58" w14:textId="77777777" w:rsidR="00C132FF" w:rsidRDefault="00C132FF" w:rsidP="00A87B9A">
            <w:pPr>
              <w:ind w:leftChars="-41" w:left="-98" w:rightChars="-20" w:right="-48" w:firstLineChars="50" w:firstLine="120"/>
            </w:pPr>
            <w:r w:rsidRPr="008D1AD5">
              <w:rPr>
                <w:rFonts w:hint="eastAsia"/>
              </w:rPr>
              <w:t>授权评估人员</w:t>
            </w:r>
          </w:p>
          <w:p w14:paraId="3E007F0E" w14:textId="77777777" w:rsidR="00531065" w:rsidRPr="008D1AD5" w:rsidRDefault="00531065" w:rsidP="00A87B9A">
            <w:pPr>
              <w:ind w:leftChars="-41" w:left="-98" w:rightChars="-20" w:right="-48" w:firstLineChars="50" w:firstLine="120"/>
            </w:pPr>
            <w:r>
              <w:rPr>
                <w:rFonts w:hint="eastAsia"/>
              </w:rPr>
              <w:t>A</w:t>
            </w:r>
            <w:r>
              <w:t>uth-in-charge</w:t>
            </w:r>
          </w:p>
        </w:tc>
        <w:tc>
          <w:tcPr>
            <w:tcW w:w="2164" w:type="dxa"/>
          </w:tcPr>
          <w:p w14:paraId="3417201E" w14:textId="77777777" w:rsidR="00C132FF" w:rsidRDefault="00C132FF" w:rsidP="00792436"/>
        </w:tc>
      </w:tr>
      <w:tr w:rsidR="00C132FF" w14:paraId="3734DDE3" w14:textId="77777777" w:rsidTr="009753E8">
        <w:trPr>
          <w:trHeight w:val="360"/>
          <w:jc w:val="center"/>
        </w:trPr>
        <w:tc>
          <w:tcPr>
            <w:tcW w:w="2263" w:type="dxa"/>
            <w:shd w:val="clear" w:color="auto" w:fill="EAF1DD" w:themeFill="accent3" w:themeFillTint="33"/>
          </w:tcPr>
          <w:p w14:paraId="595FFE16" w14:textId="77777777" w:rsidR="00C132FF" w:rsidRDefault="00C132FF" w:rsidP="00792436">
            <w:r w:rsidRPr="008D1AD5">
              <w:rPr>
                <w:rFonts w:hint="eastAsia"/>
              </w:rPr>
              <w:t>MPD</w:t>
            </w:r>
            <w:r w:rsidRPr="008D1AD5">
              <w:rPr>
                <w:rFonts w:hint="eastAsia"/>
              </w:rPr>
              <w:t>项目评估人员</w:t>
            </w:r>
          </w:p>
          <w:p w14:paraId="52A36CE1" w14:textId="77777777" w:rsidR="00531065" w:rsidRDefault="00531065" w:rsidP="00792436">
            <w:r>
              <w:rPr>
                <w:rFonts w:hint="eastAsia"/>
              </w:rPr>
              <w:t>P</w:t>
            </w:r>
            <w:r>
              <w:t>erson for MPD Evaluation</w:t>
            </w:r>
          </w:p>
        </w:tc>
        <w:tc>
          <w:tcPr>
            <w:tcW w:w="1701" w:type="dxa"/>
          </w:tcPr>
          <w:p w14:paraId="6294DA3D" w14:textId="77777777" w:rsidR="00C132FF" w:rsidRDefault="00C132FF" w:rsidP="00792436"/>
        </w:tc>
        <w:tc>
          <w:tcPr>
            <w:tcW w:w="2268" w:type="dxa"/>
            <w:shd w:val="clear" w:color="auto" w:fill="EAF1DD" w:themeFill="accent3" w:themeFillTint="33"/>
            <w:vAlign w:val="center"/>
          </w:tcPr>
          <w:p w14:paraId="03854296" w14:textId="77777777" w:rsidR="00C132FF" w:rsidRDefault="00C132FF" w:rsidP="00A87B9A">
            <w:pPr>
              <w:ind w:leftChars="-41" w:left="-98" w:rightChars="-20" w:right="-48" w:firstLineChars="50" w:firstLine="120"/>
            </w:pPr>
            <w:r w:rsidRPr="008D1AD5">
              <w:rPr>
                <w:rFonts w:hint="eastAsia"/>
              </w:rPr>
              <w:t>技术资料评估人员</w:t>
            </w:r>
          </w:p>
          <w:p w14:paraId="2A58219A" w14:textId="77777777" w:rsidR="00531065" w:rsidRPr="008D1AD5" w:rsidRDefault="00531065" w:rsidP="00A87B9A">
            <w:pPr>
              <w:ind w:leftChars="-41" w:left="-98" w:rightChars="-20" w:right="-48" w:firstLineChars="50" w:firstLine="120"/>
            </w:pPr>
            <w:r>
              <w:rPr>
                <w:rFonts w:hint="eastAsia"/>
              </w:rPr>
              <w:t>T</w:t>
            </w:r>
            <w:r>
              <w:t>E for data evaluation</w:t>
            </w:r>
          </w:p>
        </w:tc>
        <w:tc>
          <w:tcPr>
            <w:tcW w:w="2164" w:type="dxa"/>
          </w:tcPr>
          <w:p w14:paraId="120DD1C3" w14:textId="77777777" w:rsidR="00C132FF" w:rsidRDefault="00C132FF" w:rsidP="00792436"/>
        </w:tc>
      </w:tr>
      <w:tr w:rsidR="00C132FF" w14:paraId="66EEDE8D" w14:textId="77777777" w:rsidTr="002D4B29">
        <w:trPr>
          <w:trHeight w:val="360"/>
          <w:jc w:val="center"/>
        </w:trPr>
        <w:tc>
          <w:tcPr>
            <w:tcW w:w="8396" w:type="dxa"/>
            <w:gridSpan w:val="4"/>
            <w:shd w:val="clear" w:color="auto" w:fill="EAF1DD" w:themeFill="accent3" w:themeFillTint="33"/>
          </w:tcPr>
          <w:p w14:paraId="02312236" w14:textId="77777777" w:rsidR="00C132FF" w:rsidRDefault="00C132FF" w:rsidP="00792436">
            <w:pPr>
              <w:jc w:val="center"/>
            </w:pPr>
            <w:r>
              <w:rPr>
                <w:rFonts w:hint="eastAsia"/>
              </w:rPr>
              <w:t>保存</w:t>
            </w:r>
            <w:r>
              <w:rPr>
                <w:rFonts w:hint="eastAsia"/>
              </w:rPr>
              <w:t xml:space="preserve"> </w:t>
            </w:r>
            <w:r>
              <w:t xml:space="preserve">  </w:t>
            </w:r>
            <w:r>
              <w:rPr>
                <w:rFonts w:hint="eastAsia"/>
              </w:rPr>
              <w:t>取消</w:t>
            </w:r>
          </w:p>
          <w:p w14:paraId="31FA35CE" w14:textId="77777777" w:rsidR="002E72A7" w:rsidRDefault="002E72A7" w:rsidP="00792436">
            <w:pPr>
              <w:jc w:val="center"/>
            </w:pPr>
            <w:r>
              <w:rPr>
                <w:rFonts w:hint="eastAsia"/>
              </w:rPr>
              <w:t>S</w:t>
            </w:r>
            <w:r>
              <w:t>AVE   CANCEL</w:t>
            </w:r>
          </w:p>
        </w:tc>
      </w:tr>
    </w:tbl>
    <w:p w14:paraId="74DCB956" w14:textId="77777777" w:rsidR="00C132FF" w:rsidRDefault="00C132FF" w:rsidP="00C132FF"/>
    <w:p w14:paraId="52BF0A95" w14:textId="77777777" w:rsidR="00C132FF" w:rsidRDefault="00C132FF" w:rsidP="002A63D0">
      <w:pPr>
        <w:pStyle w:val="5"/>
      </w:pPr>
      <w:r>
        <w:rPr>
          <w:rFonts w:hint="eastAsia"/>
        </w:rPr>
        <w:t>逻辑控制</w:t>
      </w:r>
    </w:p>
    <w:tbl>
      <w:tblPr>
        <w:tblW w:w="8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81"/>
        <w:gridCol w:w="5053"/>
        <w:gridCol w:w="1754"/>
      </w:tblGrid>
      <w:tr w:rsidR="00C132FF" w14:paraId="44CA1EE9" w14:textId="77777777" w:rsidTr="001C72CE">
        <w:trPr>
          <w:trHeight w:val="389"/>
          <w:tblHeader/>
          <w:jc w:val="center"/>
        </w:trPr>
        <w:tc>
          <w:tcPr>
            <w:tcW w:w="2081" w:type="dxa"/>
            <w:shd w:val="clear" w:color="auto" w:fill="002060"/>
            <w:vAlign w:val="center"/>
          </w:tcPr>
          <w:p w14:paraId="0605D72A" w14:textId="77777777" w:rsidR="00C132FF" w:rsidRDefault="00C132FF" w:rsidP="00792436">
            <w:pPr>
              <w:jc w:val="center"/>
              <w:rPr>
                <w:rFonts w:ascii="微软雅黑" w:hAnsi="微软雅黑"/>
                <w:b/>
                <w:bCs/>
                <w:color w:val="FFFFFF"/>
              </w:rPr>
            </w:pPr>
            <w:r>
              <w:rPr>
                <w:rFonts w:ascii="微软雅黑" w:hAnsi="微软雅黑" w:hint="eastAsia"/>
                <w:b/>
                <w:bCs/>
                <w:color w:val="FFFFFF"/>
              </w:rPr>
              <w:t>字段</w:t>
            </w:r>
            <w:r>
              <w:rPr>
                <w:rFonts w:ascii="微软雅黑" w:hAnsi="微软雅黑"/>
                <w:b/>
                <w:bCs/>
                <w:color w:val="FFFFFF"/>
              </w:rPr>
              <w:t>名</w:t>
            </w:r>
          </w:p>
        </w:tc>
        <w:tc>
          <w:tcPr>
            <w:tcW w:w="5053" w:type="dxa"/>
            <w:shd w:val="clear" w:color="auto" w:fill="002060"/>
            <w:vAlign w:val="center"/>
          </w:tcPr>
          <w:p w14:paraId="291C225A" w14:textId="77777777" w:rsidR="00C132FF" w:rsidRDefault="00C132FF" w:rsidP="00792436">
            <w:pPr>
              <w:jc w:val="center"/>
              <w:rPr>
                <w:rFonts w:ascii="微软雅黑" w:hAnsi="微软雅黑"/>
                <w:b/>
                <w:bCs/>
                <w:color w:val="FFFFFF"/>
              </w:rPr>
            </w:pPr>
            <w:r>
              <w:rPr>
                <w:rFonts w:ascii="微软雅黑" w:hAnsi="微软雅黑" w:hint="eastAsia"/>
                <w:b/>
                <w:bCs/>
                <w:color w:val="FFFFFF"/>
              </w:rPr>
              <w:t>表单字段逻辑</w:t>
            </w:r>
          </w:p>
        </w:tc>
        <w:tc>
          <w:tcPr>
            <w:tcW w:w="1754" w:type="dxa"/>
            <w:shd w:val="clear" w:color="auto" w:fill="002060"/>
          </w:tcPr>
          <w:p w14:paraId="375EA419" w14:textId="77777777" w:rsidR="00C132FF" w:rsidRDefault="00C132FF" w:rsidP="00792436">
            <w:pPr>
              <w:jc w:val="center"/>
              <w:rPr>
                <w:rFonts w:ascii="微软雅黑" w:hAnsi="微软雅黑"/>
                <w:b/>
                <w:bCs/>
                <w:color w:val="FFFFFF"/>
              </w:rPr>
            </w:pPr>
            <w:r>
              <w:rPr>
                <w:rFonts w:ascii="微软雅黑" w:hAnsi="微软雅黑" w:hint="eastAsia"/>
                <w:b/>
                <w:bCs/>
                <w:color w:val="FFFFFF"/>
              </w:rPr>
              <w:t>是否</w:t>
            </w:r>
            <w:r>
              <w:rPr>
                <w:rFonts w:ascii="微软雅黑" w:hAnsi="微软雅黑"/>
                <w:b/>
                <w:bCs/>
                <w:color w:val="FFFFFF"/>
              </w:rPr>
              <w:t>必输</w:t>
            </w:r>
          </w:p>
        </w:tc>
      </w:tr>
      <w:tr w:rsidR="00C132FF" w14:paraId="7D789D5D" w14:textId="77777777" w:rsidTr="001C72CE">
        <w:trPr>
          <w:trHeight w:val="372"/>
          <w:jc w:val="center"/>
        </w:trPr>
        <w:tc>
          <w:tcPr>
            <w:tcW w:w="2081" w:type="dxa"/>
            <w:vAlign w:val="center"/>
          </w:tcPr>
          <w:p w14:paraId="1910A398" w14:textId="77777777" w:rsidR="00C132FF" w:rsidRDefault="00C132FF" w:rsidP="00792436">
            <w:pPr>
              <w:rPr>
                <w:rFonts w:ascii="微软雅黑" w:hAnsi="微软雅黑" w:cs="微软雅黑"/>
              </w:rPr>
            </w:pPr>
            <w:r>
              <w:rPr>
                <w:rFonts w:ascii="微软雅黑" w:hAnsi="微软雅黑" w:cs="微软雅黑" w:hint="eastAsia"/>
              </w:rPr>
              <w:t>维修地点</w:t>
            </w:r>
          </w:p>
        </w:tc>
        <w:tc>
          <w:tcPr>
            <w:tcW w:w="5053" w:type="dxa"/>
            <w:vAlign w:val="center"/>
          </w:tcPr>
          <w:p w14:paraId="2E60B49E" w14:textId="77777777" w:rsidR="00C132FF" w:rsidRDefault="00C132FF" w:rsidP="00792436">
            <w:pPr>
              <w:rPr>
                <w:rFonts w:ascii="微软雅黑" w:hAnsi="微软雅黑" w:cs="微软雅黑"/>
              </w:rPr>
            </w:pPr>
            <w:r>
              <w:rPr>
                <w:rFonts w:ascii="微软雅黑" w:hAnsi="微软雅黑" w:cs="微软雅黑" w:hint="eastAsia"/>
              </w:rPr>
              <w:t>默认济南，民航局授权的工作地点</w:t>
            </w:r>
          </w:p>
        </w:tc>
        <w:tc>
          <w:tcPr>
            <w:tcW w:w="1754" w:type="dxa"/>
            <w:vAlign w:val="center"/>
          </w:tcPr>
          <w:p w14:paraId="4EFDE64B"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r w:rsidR="00BF105D" w14:paraId="1B8EB28C" w14:textId="77777777" w:rsidTr="001C72CE">
        <w:trPr>
          <w:trHeight w:val="780"/>
          <w:jc w:val="center"/>
        </w:trPr>
        <w:tc>
          <w:tcPr>
            <w:tcW w:w="2081" w:type="dxa"/>
            <w:vAlign w:val="center"/>
          </w:tcPr>
          <w:p w14:paraId="1739FBFD" w14:textId="77777777" w:rsidR="00BF105D" w:rsidRDefault="00BF105D" w:rsidP="00792436">
            <w:pPr>
              <w:rPr>
                <w:rFonts w:ascii="微软雅黑" w:hAnsi="微软雅黑" w:cs="微软雅黑"/>
              </w:rPr>
            </w:pPr>
            <w:r>
              <w:rPr>
                <w:rFonts w:ascii="微软雅黑" w:hAnsi="微软雅黑" w:cs="微软雅黑" w:hint="eastAsia"/>
              </w:rPr>
              <w:t>授权人员</w:t>
            </w:r>
          </w:p>
        </w:tc>
        <w:tc>
          <w:tcPr>
            <w:tcW w:w="5053" w:type="dxa"/>
            <w:vAlign w:val="center"/>
          </w:tcPr>
          <w:p w14:paraId="2684CE7C" w14:textId="77777777" w:rsidR="00BF105D" w:rsidRDefault="00BF105D" w:rsidP="00792436">
            <w:pPr>
              <w:rPr>
                <w:rFonts w:ascii="微软雅黑" w:hAnsi="微软雅黑" w:cs="微软雅黑"/>
              </w:rPr>
            </w:pPr>
            <w:r>
              <w:rPr>
                <w:rFonts w:ascii="微软雅黑" w:hAnsi="微软雅黑" w:cs="微软雅黑" w:hint="eastAsia"/>
              </w:rPr>
              <w:t>对应到授权体系，缺少进行提醒授权管理人员和适航联络人员</w:t>
            </w:r>
          </w:p>
        </w:tc>
        <w:tc>
          <w:tcPr>
            <w:tcW w:w="1754" w:type="dxa"/>
            <w:vAlign w:val="center"/>
          </w:tcPr>
          <w:p w14:paraId="4FF24004" w14:textId="77777777" w:rsidR="00BF105D" w:rsidRDefault="00BF105D" w:rsidP="00792436">
            <w:pPr>
              <w:jc w:val="center"/>
              <w:rPr>
                <w:rFonts w:ascii="微软雅黑" w:hAnsi="微软雅黑" w:cs="微软雅黑"/>
              </w:rPr>
            </w:pPr>
            <w:r>
              <w:rPr>
                <w:rFonts w:ascii="微软雅黑" w:hAnsi="微软雅黑" w:cs="微软雅黑" w:hint="eastAsia"/>
              </w:rPr>
              <w:t>是</w:t>
            </w:r>
          </w:p>
        </w:tc>
      </w:tr>
      <w:tr w:rsidR="00C132FF" w14:paraId="5E8F723D" w14:textId="77777777" w:rsidTr="001C72CE">
        <w:trPr>
          <w:trHeight w:val="762"/>
          <w:jc w:val="center"/>
        </w:trPr>
        <w:tc>
          <w:tcPr>
            <w:tcW w:w="2081" w:type="dxa"/>
            <w:vAlign w:val="center"/>
          </w:tcPr>
          <w:p w14:paraId="4C645736" w14:textId="77777777" w:rsidR="00C132FF" w:rsidRPr="007F27EC" w:rsidRDefault="00C132FF" w:rsidP="00792436">
            <w:pPr>
              <w:rPr>
                <w:rFonts w:ascii="微软雅黑" w:hAnsi="微软雅黑" w:cs="微软雅黑"/>
              </w:rPr>
            </w:pPr>
            <w:r w:rsidRPr="007F27EC">
              <w:rPr>
                <w:rFonts w:ascii="微软雅黑" w:hAnsi="微软雅黑" w:cs="微软雅黑" w:hint="eastAsia"/>
              </w:rPr>
              <w:t>适航联络人员</w:t>
            </w:r>
          </w:p>
        </w:tc>
        <w:tc>
          <w:tcPr>
            <w:tcW w:w="5053" w:type="dxa"/>
            <w:vAlign w:val="center"/>
          </w:tcPr>
          <w:p w14:paraId="40728EDB" w14:textId="77777777" w:rsidR="00C132FF" w:rsidRPr="007F27EC" w:rsidRDefault="00C132FF" w:rsidP="00792436">
            <w:pPr>
              <w:rPr>
                <w:rFonts w:ascii="微软雅黑" w:hAnsi="微软雅黑" w:cs="微软雅黑"/>
              </w:rPr>
            </w:pPr>
            <w:r w:rsidRPr="007F27EC">
              <w:rPr>
                <w:rFonts w:ascii="微软雅黑" w:hAnsi="微软雅黑" w:cs="微软雅黑" w:hint="eastAsia"/>
              </w:rPr>
              <w:t>一般包括对应民航局联络人员，质量经理、部门负责人、审核经理等</w:t>
            </w:r>
            <w:r>
              <w:rPr>
                <w:rFonts w:ascii="微软雅黑" w:hAnsi="微软雅黑" w:cs="微软雅黑" w:hint="eastAsia"/>
              </w:rPr>
              <w:t>，提前设定</w:t>
            </w:r>
          </w:p>
        </w:tc>
        <w:tc>
          <w:tcPr>
            <w:tcW w:w="1754" w:type="dxa"/>
            <w:vAlign w:val="center"/>
          </w:tcPr>
          <w:p w14:paraId="05DF320B"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r w:rsidR="00C132FF" w14:paraId="2082D49E" w14:textId="77777777" w:rsidTr="001C72CE">
        <w:trPr>
          <w:trHeight w:val="780"/>
          <w:jc w:val="center"/>
        </w:trPr>
        <w:tc>
          <w:tcPr>
            <w:tcW w:w="2081" w:type="dxa"/>
            <w:vAlign w:val="center"/>
          </w:tcPr>
          <w:p w14:paraId="401E6860" w14:textId="77777777" w:rsidR="00C132FF" w:rsidRPr="007F27EC" w:rsidRDefault="00C132FF" w:rsidP="00792436">
            <w:pPr>
              <w:rPr>
                <w:rFonts w:ascii="微软雅黑" w:hAnsi="微软雅黑" w:cs="微软雅黑"/>
              </w:rPr>
            </w:pPr>
            <w:r w:rsidRPr="007F27EC">
              <w:rPr>
                <w:rFonts w:ascii="微软雅黑" w:hAnsi="微软雅黑" w:cs="微软雅黑" w:hint="eastAsia"/>
              </w:rPr>
              <w:t>授权评估人员</w:t>
            </w:r>
          </w:p>
        </w:tc>
        <w:tc>
          <w:tcPr>
            <w:tcW w:w="5053" w:type="dxa"/>
            <w:vAlign w:val="center"/>
          </w:tcPr>
          <w:p w14:paraId="6996F906" w14:textId="77777777" w:rsidR="00C132FF" w:rsidRPr="007F27EC" w:rsidRDefault="00C132FF" w:rsidP="00792436">
            <w:pPr>
              <w:rPr>
                <w:rFonts w:ascii="微软雅黑" w:hAnsi="微软雅黑" w:cs="微软雅黑"/>
              </w:rPr>
            </w:pPr>
            <w:r w:rsidRPr="007F27EC">
              <w:rPr>
                <w:rFonts w:ascii="微软雅黑" w:hAnsi="微软雅黑" w:cs="微软雅黑" w:hint="eastAsia"/>
              </w:rPr>
              <w:t>自动关联到其对应的授权评估人员信息</w:t>
            </w:r>
            <w:r>
              <w:rPr>
                <w:rFonts w:ascii="微软雅黑" w:hAnsi="微软雅黑" w:cs="微软雅黑" w:hint="eastAsia"/>
              </w:rPr>
              <w:t>，提前设定</w:t>
            </w:r>
          </w:p>
        </w:tc>
        <w:tc>
          <w:tcPr>
            <w:tcW w:w="1754" w:type="dxa"/>
            <w:vAlign w:val="center"/>
          </w:tcPr>
          <w:p w14:paraId="5FDC4653"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r w:rsidR="00C132FF" w14:paraId="75D51605" w14:textId="77777777" w:rsidTr="001C72CE">
        <w:trPr>
          <w:trHeight w:val="1153"/>
          <w:jc w:val="center"/>
        </w:trPr>
        <w:tc>
          <w:tcPr>
            <w:tcW w:w="2081" w:type="dxa"/>
            <w:vAlign w:val="center"/>
          </w:tcPr>
          <w:p w14:paraId="56236B8B" w14:textId="77777777" w:rsidR="00C132FF" w:rsidRPr="007F27EC" w:rsidRDefault="00C132FF" w:rsidP="00792436">
            <w:pPr>
              <w:rPr>
                <w:rFonts w:ascii="微软雅黑" w:hAnsi="微软雅黑" w:cs="微软雅黑"/>
              </w:rPr>
            </w:pPr>
            <w:r w:rsidRPr="007F27EC">
              <w:rPr>
                <w:rFonts w:ascii="微软雅黑" w:hAnsi="微软雅黑" w:cs="微软雅黑" w:hint="eastAsia"/>
              </w:rPr>
              <w:t>技术资料评估人员</w:t>
            </w:r>
          </w:p>
        </w:tc>
        <w:tc>
          <w:tcPr>
            <w:tcW w:w="5053" w:type="dxa"/>
            <w:vAlign w:val="center"/>
          </w:tcPr>
          <w:p w14:paraId="27E18B8A" w14:textId="77777777" w:rsidR="00C132FF" w:rsidRPr="007F27EC" w:rsidRDefault="00C132FF" w:rsidP="00792436">
            <w:pPr>
              <w:rPr>
                <w:rFonts w:ascii="微软雅黑" w:hAnsi="微软雅黑" w:cs="微软雅黑"/>
              </w:rPr>
            </w:pPr>
            <w:r w:rsidRPr="007F27EC">
              <w:rPr>
                <w:rFonts w:ascii="微软雅黑" w:hAnsi="微软雅黑" w:cs="微软雅黑" w:hint="eastAsia"/>
              </w:rPr>
              <w:t>定期（半年）提醒技术人员评估所需的技术资料，包括：CMM、TSPS、工艺卡等</w:t>
            </w:r>
            <w:r>
              <w:rPr>
                <w:rFonts w:ascii="微软雅黑" w:hAnsi="微软雅黑" w:cs="微软雅黑" w:hint="eastAsia"/>
              </w:rPr>
              <w:t>，提前设定</w:t>
            </w:r>
            <w:r w:rsidR="00A87B9A">
              <w:rPr>
                <w:rFonts w:ascii="微软雅黑" w:hAnsi="微软雅黑" w:cs="微软雅黑" w:hint="eastAsia"/>
              </w:rPr>
              <w:t>,可以设定多位</w:t>
            </w:r>
          </w:p>
        </w:tc>
        <w:tc>
          <w:tcPr>
            <w:tcW w:w="1754" w:type="dxa"/>
            <w:vAlign w:val="center"/>
          </w:tcPr>
          <w:p w14:paraId="12B2F105"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r w:rsidR="00C132FF" w14:paraId="3F6BB1F0" w14:textId="77777777" w:rsidTr="001C72CE">
        <w:trPr>
          <w:trHeight w:val="1153"/>
          <w:jc w:val="center"/>
        </w:trPr>
        <w:tc>
          <w:tcPr>
            <w:tcW w:w="2081" w:type="dxa"/>
            <w:vAlign w:val="center"/>
          </w:tcPr>
          <w:p w14:paraId="0ABAA96B" w14:textId="77777777" w:rsidR="00C132FF" w:rsidRPr="007F27EC" w:rsidRDefault="00C132FF" w:rsidP="00792436">
            <w:pPr>
              <w:rPr>
                <w:rFonts w:ascii="微软雅黑" w:hAnsi="微软雅黑" w:cs="微软雅黑"/>
              </w:rPr>
            </w:pPr>
            <w:r w:rsidRPr="007F27EC">
              <w:rPr>
                <w:rFonts w:ascii="微软雅黑" w:hAnsi="微软雅黑" w:cs="微软雅黑" w:hint="eastAsia"/>
              </w:rPr>
              <w:t>MPD项目评估人员</w:t>
            </w:r>
          </w:p>
        </w:tc>
        <w:tc>
          <w:tcPr>
            <w:tcW w:w="5053" w:type="dxa"/>
            <w:vAlign w:val="center"/>
          </w:tcPr>
          <w:p w14:paraId="36021B0E" w14:textId="77777777" w:rsidR="00C132FF" w:rsidRPr="007F27EC" w:rsidRDefault="00C132FF" w:rsidP="00792436">
            <w:pPr>
              <w:rPr>
                <w:rFonts w:ascii="微软雅黑" w:hAnsi="微软雅黑" w:cs="微软雅黑"/>
              </w:rPr>
            </w:pPr>
            <w:r w:rsidRPr="007F27EC">
              <w:rPr>
                <w:rFonts w:ascii="微软雅黑" w:hAnsi="微软雅黑" w:cs="微软雅黑" w:hint="eastAsia"/>
              </w:rPr>
              <w:t>定期（半年）提醒工程评估人员MPD有无修订，有无新增项目，间隔有无调整等</w:t>
            </w:r>
            <w:r>
              <w:rPr>
                <w:rFonts w:ascii="微软雅黑" w:hAnsi="微软雅黑" w:cs="微软雅黑" w:hint="eastAsia"/>
              </w:rPr>
              <w:t>，提前设定</w:t>
            </w:r>
            <w:r w:rsidR="00E2205D">
              <w:rPr>
                <w:rFonts w:ascii="微软雅黑" w:hAnsi="微软雅黑" w:cs="微软雅黑" w:hint="eastAsia"/>
              </w:rPr>
              <w:t>,可以设定多位</w:t>
            </w:r>
          </w:p>
        </w:tc>
        <w:tc>
          <w:tcPr>
            <w:tcW w:w="1754" w:type="dxa"/>
            <w:vAlign w:val="center"/>
          </w:tcPr>
          <w:p w14:paraId="09D4AFDF" w14:textId="77777777" w:rsidR="00C132FF" w:rsidRDefault="00C132FF" w:rsidP="00792436">
            <w:pPr>
              <w:jc w:val="center"/>
              <w:rPr>
                <w:rFonts w:ascii="微软雅黑" w:hAnsi="微软雅黑" w:cs="微软雅黑"/>
              </w:rPr>
            </w:pPr>
            <w:r>
              <w:rPr>
                <w:rFonts w:ascii="微软雅黑" w:hAnsi="微软雅黑" w:cs="微软雅黑" w:hint="eastAsia"/>
              </w:rPr>
              <w:t>是</w:t>
            </w:r>
          </w:p>
        </w:tc>
      </w:tr>
    </w:tbl>
    <w:p w14:paraId="2196194F" w14:textId="77777777" w:rsidR="00C132FF" w:rsidRDefault="00C132FF" w:rsidP="00C132FF">
      <w:pPr>
        <w:pStyle w:val="4"/>
      </w:pPr>
      <w:r>
        <w:rPr>
          <w:rFonts w:hint="eastAsia"/>
        </w:rPr>
        <w:t>许可证维修信息</w:t>
      </w:r>
    </w:p>
    <w:p w14:paraId="1655AC5D" w14:textId="77777777" w:rsidR="00C132FF" w:rsidRDefault="00C132FF" w:rsidP="00C132FF">
      <w:pPr>
        <w:pStyle w:val="5"/>
      </w:pPr>
      <w:r>
        <w:rPr>
          <w:rFonts w:hint="eastAsia"/>
        </w:rPr>
        <w:t>功能目标</w:t>
      </w:r>
    </w:p>
    <w:p w14:paraId="6FC23C41" w14:textId="77777777" w:rsidR="00C132FF" w:rsidRDefault="00C132FF" w:rsidP="00C132FF">
      <w:r>
        <w:tab/>
      </w:r>
      <w:r>
        <w:tab/>
      </w:r>
      <w:r>
        <w:rPr>
          <w:rFonts w:hint="eastAsia"/>
        </w:rPr>
        <w:t>许可证中</w:t>
      </w:r>
      <w:r>
        <w:rPr>
          <w:rFonts w:hint="eastAsia"/>
        </w:rPr>
        <w:t xml:space="preserve">  </w:t>
      </w:r>
      <w:r>
        <w:rPr>
          <w:rFonts w:hint="eastAsia"/>
        </w:rPr>
        <w:t>维修业务资质</w:t>
      </w:r>
      <w:r>
        <w:rPr>
          <w:rFonts w:hint="eastAsia"/>
        </w:rPr>
        <w:t xml:space="preserve"> </w:t>
      </w:r>
      <w:r>
        <w:rPr>
          <w:rFonts w:hint="eastAsia"/>
        </w:rPr>
        <w:t>的录入</w:t>
      </w:r>
    </w:p>
    <w:p w14:paraId="098E8CF7" w14:textId="77777777" w:rsidR="00C132FF" w:rsidRDefault="00C132FF" w:rsidP="00C132FF">
      <w:pPr>
        <w:pStyle w:val="5"/>
      </w:pPr>
      <w:r>
        <w:rPr>
          <w:rFonts w:hint="eastAsia"/>
        </w:rPr>
        <w:t>岗位权限</w:t>
      </w:r>
    </w:p>
    <w:p w14:paraId="3CC2A33E" w14:textId="77777777" w:rsidR="00C132FF" w:rsidRDefault="00C132FF" w:rsidP="00C132FF"/>
    <w:p w14:paraId="11FD4E41" w14:textId="77777777" w:rsidR="00C132FF" w:rsidRDefault="00C132FF" w:rsidP="00C132FF">
      <w:pPr>
        <w:pStyle w:val="5"/>
      </w:pPr>
      <w:r>
        <w:rPr>
          <w:rFonts w:hint="eastAsia"/>
        </w:rPr>
        <w:t>信息项描述</w:t>
      </w:r>
    </w:p>
    <w:tbl>
      <w:tblPr>
        <w:tblStyle w:val="aff8"/>
        <w:tblW w:w="8926" w:type="dxa"/>
        <w:jc w:val="center"/>
        <w:tblLayout w:type="fixed"/>
        <w:tblLook w:val="04A0" w:firstRow="1" w:lastRow="0" w:firstColumn="1" w:lastColumn="0" w:noHBand="0" w:noVBand="1"/>
      </w:tblPr>
      <w:tblGrid>
        <w:gridCol w:w="1022"/>
        <w:gridCol w:w="816"/>
        <w:gridCol w:w="142"/>
        <w:gridCol w:w="567"/>
        <w:gridCol w:w="567"/>
        <w:gridCol w:w="142"/>
        <w:gridCol w:w="749"/>
        <w:gridCol w:w="101"/>
        <w:gridCol w:w="590"/>
        <w:gridCol w:w="544"/>
        <w:gridCol w:w="147"/>
        <w:gridCol w:w="690"/>
        <w:gridCol w:w="297"/>
        <w:gridCol w:w="394"/>
        <w:gridCol w:w="830"/>
        <w:gridCol w:w="52"/>
        <w:gridCol w:w="709"/>
        <w:gridCol w:w="567"/>
      </w:tblGrid>
      <w:tr w:rsidR="00C132FF" w14:paraId="2284FC9D" w14:textId="77777777" w:rsidTr="00014536">
        <w:trPr>
          <w:trHeight w:val="986"/>
          <w:jc w:val="center"/>
        </w:trPr>
        <w:tc>
          <w:tcPr>
            <w:tcW w:w="1022" w:type="dxa"/>
            <w:shd w:val="clear" w:color="auto" w:fill="D6E3BC" w:themeFill="accent3" w:themeFillTint="66"/>
          </w:tcPr>
          <w:p w14:paraId="3DAFC717" w14:textId="77777777" w:rsidR="00C132FF" w:rsidRDefault="00C132FF" w:rsidP="00792436">
            <w:pPr>
              <w:rPr>
                <w:sz w:val="21"/>
                <w:szCs w:val="21"/>
              </w:rPr>
            </w:pPr>
            <w:r w:rsidRPr="00E72B6A">
              <w:rPr>
                <w:rFonts w:hint="eastAsia"/>
                <w:sz w:val="21"/>
                <w:szCs w:val="21"/>
              </w:rPr>
              <w:t>民航局</w:t>
            </w:r>
          </w:p>
          <w:p w14:paraId="1B758F08" w14:textId="77777777" w:rsidR="002C52BE" w:rsidRPr="00E72B6A" w:rsidRDefault="002C52BE" w:rsidP="00792436">
            <w:pPr>
              <w:rPr>
                <w:sz w:val="21"/>
                <w:szCs w:val="21"/>
              </w:rPr>
            </w:pPr>
            <w:r w:rsidRPr="002C52BE">
              <w:rPr>
                <w:sz w:val="21"/>
                <w:szCs w:val="21"/>
              </w:rPr>
              <w:t>Authority</w:t>
            </w:r>
          </w:p>
        </w:tc>
        <w:tc>
          <w:tcPr>
            <w:tcW w:w="958" w:type="dxa"/>
            <w:gridSpan w:val="2"/>
          </w:tcPr>
          <w:p w14:paraId="07FCD8F0" w14:textId="77777777" w:rsidR="00C132FF" w:rsidRPr="00E72B6A" w:rsidRDefault="00C132FF" w:rsidP="00792436">
            <w:pPr>
              <w:rPr>
                <w:sz w:val="21"/>
                <w:szCs w:val="21"/>
              </w:rPr>
            </w:pPr>
          </w:p>
        </w:tc>
        <w:tc>
          <w:tcPr>
            <w:tcW w:w="1134" w:type="dxa"/>
            <w:gridSpan w:val="2"/>
            <w:shd w:val="clear" w:color="auto" w:fill="D6E3BC" w:themeFill="accent3" w:themeFillTint="66"/>
          </w:tcPr>
          <w:p w14:paraId="0A1B170E" w14:textId="77777777" w:rsidR="00C132FF" w:rsidRDefault="00C132FF" w:rsidP="00792436">
            <w:pPr>
              <w:rPr>
                <w:sz w:val="21"/>
                <w:szCs w:val="21"/>
              </w:rPr>
            </w:pPr>
            <w:r w:rsidRPr="00E72B6A">
              <w:rPr>
                <w:rFonts w:hint="eastAsia"/>
                <w:sz w:val="21"/>
                <w:szCs w:val="21"/>
              </w:rPr>
              <w:t>依托民航局</w:t>
            </w:r>
          </w:p>
          <w:p w14:paraId="4C50197A" w14:textId="77777777" w:rsidR="002C52BE" w:rsidRPr="00E72B6A" w:rsidRDefault="002C52BE" w:rsidP="00792436">
            <w:pPr>
              <w:rPr>
                <w:sz w:val="21"/>
                <w:szCs w:val="21"/>
              </w:rPr>
            </w:pPr>
            <w:r>
              <w:rPr>
                <w:sz w:val="21"/>
                <w:szCs w:val="21"/>
              </w:rPr>
              <w:t xml:space="preserve">Dep </w:t>
            </w:r>
            <w:r w:rsidRPr="002C52BE">
              <w:rPr>
                <w:sz w:val="21"/>
                <w:szCs w:val="21"/>
              </w:rPr>
              <w:t>Authority</w:t>
            </w:r>
          </w:p>
        </w:tc>
        <w:tc>
          <w:tcPr>
            <w:tcW w:w="992" w:type="dxa"/>
            <w:gridSpan w:val="3"/>
          </w:tcPr>
          <w:p w14:paraId="37EE294C" w14:textId="77777777" w:rsidR="00C132FF" w:rsidRPr="00E72B6A" w:rsidRDefault="00C132FF" w:rsidP="00792436">
            <w:pPr>
              <w:rPr>
                <w:sz w:val="21"/>
                <w:szCs w:val="21"/>
              </w:rPr>
            </w:pPr>
          </w:p>
        </w:tc>
        <w:tc>
          <w:tcPr>
            <w:tcW w:w="1134" w:type="dxa"/>
            <w:gridSpan w:val="2"/>
            <w:shd w:val="clear" w:color="auto" w:fill="D6E3BC" w:themeFill="accent3" w:themeFillTint="66"/>
          </w:tcPr>
          <w:p w14:paraId="46B3297E" w14:textId="77777777" w:rsidR="00C132FF" w:rsidRDefault="00C132FF" w:rsidP="00792436">
            <w:pPr>
              <w:rPr>
                <w:sz w:val="21"/>
                <w:szCs w:val="21"/>
              </w:rPr>
            </w:pPr>
            <w:r w:rsidRPr="00E72B6A">
              <w:rPr>
                <w:rFonts w:hint="eastAsia"/>
                <w:sz w:val="21"/>
                <w:szCs w:val="21"/>
              </w:rPr>
              <w:t>许可证号码</w:t>
            </w:r>
          </w:p>
          <w:p w14:paraId="624B9B4A" w14:textId="77777777" w:rsidR="002C52BE" w:rsidRDefault="002C52BE" w:rsidP="00792436">
            <w:pPr>
              <w:rPr>
                <w:sz w:val="21"/>
                <w:szCs w:val="21"/>
              </w:rPr>
            </w:pPr>
            <w:r>
              <w:rPr>
                <w:rFonts w:hint="eastAsia"/>
                <w:sz w:val="21"/>
                <w:szCs w:val="21"/>
              </w:rPr>
              <w:t>C</w:t>
            </w:r>
            <w:r>
              <w:rPr>
                <w:sz w:val="21"/>
                <w:szCs w:val="21"/>
              </w:rPr>
              <w:t>ertificate No</w:t>
            </w:r>
          </w:p>
          <w:p w14:paraId="099161E5" w14:textId="77777777" w:rsidR="002C52BE" w:rsidRPr="00E72B6A" w:rsidRDefault="002C52BE" w:rsidP="00792436">
            <w:pPr>
              <w:rPr>
                <w:sz w:val="21"/>
                <w:szCs w:val="21"/>
              </w:rPr>
            </w:pPr>
          </w:p>
        </w:tc>
        <w:tc>
          <w:tcPr>
            <w:tcW w:w="1134" w:type="dxa"/>
            <w:gridSpan w:val="3"/>
          </w:tcPr>
          <w:p w14:paraId="296532E8" w14:textId="77777777" w:rsidR="00C132FF" w:rsidRPr="00E72B6A" w:rsidRDefault="00C132FF" w:rsidP="00792436">
            <w:pPr>
              <w:rPr>
                <w:sz w:val="21"/>
                <w:szCs w:val="21"/>
              </w:rPr>
            </w:pPr>
          </w:p>
        </w:tc>
        <w:tc>
          <w:tcPr>
            <w:tcW w:w="1276" w:type="dxa"/>
            <w:gridSpan w:val="3"/>
            <w:shd w:val="clear" w:color="auto" w:fill="D6E3BC" w:themeFill="accent3" w:themeFillTint="66"/>
          </w:tcPr>
          <w:p w14:paraId="2A5EC846" w14:textId="77777777" w:rsidR="00C132FF" w:rsidRDefault="00C132FF" w:rsidP="00792436">
            <w:pPr>
              <w:rPr>
                <w:sz w:val="21"/>
                <w:szCs w:val="21"/>
              </w:rPr>
            </w:pPr>
            <w:r w:rsidRPr="00E72B6A">
              <w:rPr>
                <w:rFonts w:hint="eastAsia"/>
                <w:sz w:val="21"/>
                <w:szCs w:val="21"/>
              </w:rPr>
              <w:t>许可证有效期</w:t>
            </w:r>
          </w:p>
          <w:p w14:paraId="1135DEAE" w14:textId="77777777" w:rsidR="002C52BE" w:rsidRPr="00E72B6A" w:rsidRDefault="002C52BE" w:rsidP="00792436">
            <w:pPr>
              <w:rPr>
                <w:sz w:val="21"/>
                <w:szCs w:val="21"/>
              </w:rPr>
            </w:pPr>
            <w:r>
              <w:rPr>
                <w:rFonts w:hint="eastAsia"/>
                <w:sz w:val="21"/>
                <w:szCs w:val="21"/>
              </w:rPr>
              <w:t>E</w:t>
            </w:r>
            <w:r>
              <w:rPr>
                <w:sz w:val="21"/>
                <w:szCs w:val="21"/>
              </w:rPr>
              <w:t>xpired Date</w:t>
            </w:r>
          </w:p>
        </w:tc>
        <w:tc>
          <w:tcPr>
            <w:tcW w:w="1276" w:type="dxa"/>
            <w:gridSpan w:val="2"/>
          </w:tcPr>
          <w:p w14:paraId="5AAC63FE" w14:textId="77777777" w:rsidR="00C132FF" w:rsidRPr="00E72B6A" w:rsidRDefault="00C132FF" w:rsidP="00792436">
            <w:pPr>
              <w:rPr>
                <w:sz w:val="21"/>
                <w:szCs w:val="21"/>
              </w:rPr>
            </w:pPr>
          </w:p>
        </w:tc>
      </w:tr>
      <w:tr w:rsidR="005904DB" w14:paraId="7B67DFDE" w14:textId="77777777" w:rsidTr="005904DB">
        <w:trPr>
          <w:trHeight w:val="961"/>
          <w:jc w:val="center"/>
        </w:trPr>
        <w:tc>
          <w:tcPr>
            <w:tcW w:w="1022" w:type="dxa"/>
            <w:shd w:val="clear" w:color="auto" w:fill="D6E3BC" w:themeFill="accent3" w:themeFillTint="66"/>
          </w:tcPr>
          <w:p w14:paraId="62DBD7BE" w14:textId="77777777" w:rsidR="005904DB" w:rsidRDefault="005904DB" w:rsidP="00792436">
            <w:pPr>
              <w:rPr>
                <w:sz w:val="21"/>
                <w:szCs w:val="21"/>
              </w:rPr>
            </w:pPr>
            <w:r w:rsidRPr="00E72B6A">
              <w:rPr>
                <w:rFonts w:hint="eastAsia"/>
                <w:sz w:val="21"/>
                <w:szCs w:val="21"/>
              </w:rPr>
              <w:lastRenderedPageBreak/>
              <w:t>许可证颁发日期</w:t>
            </w:r>
          </w:p>
          <w:p w14:paraId="26F08385" w14:textId="77777777" w:rsidR="005904DB" w:rsidRPr="00E72B6A" w:rsidRDefault="005904DB" w:rsidP="00792436">
            <w:pPr>
              <w:rPr>
                <w:sz w:val="21"/>
                <w:szCs w:val="21"/>
              </w:rPr>
            </w:pPr>
            <w:r>
              <w:rPr>
                <w:sz w:val="21"/>
                <w:szCs w:val="21"/>
              </w:rPr>
              <w:t>Lssue Date</w:t>
            </w:r>
          </w:p>
        </w:tc>
        <w:tc>
          <w:tcPr>
            <w:tcW w:w="958" w:type="dxa"/>
            <w:gridSpan w:val="2"/>
          </w:tcPr>
          <w:p w14:paraId="73F24394" w14:textId="77777777" w:rsidR="005904DB" w:rsidRPr="00E72B6A" w:rsidRDefault="005904DB" w:rsidP="00792436">
            <w:pPr>
              <w:rPr>
                <w:sz w:val="21"/>
                <w:szCs w:val="21"/>
              </w:rPr>
            </w:pPr>
          </w:p>
        </w:tc>
        <w:tc>
          <w:tcPr>
            <w:tcW w:w="1134" w:type="dxa"/>
            <w:gridSpan w:val="2"/>
            <w:shd w:val="clear" w:color="auto" w:fill="D6E3BC" w:themeFill="accent3" w:themeFillTint="66"/>
          </w:tcPr>
          <w:p w14:paraId="301782CC" w14:textId="77777777" w:rsidR="005904DB" w:rsidRDefault="005904DB" w:rsidP="00792436">
            <w:pPr>
              <w:rPr>
                <w:sz w:val="21"/>
                <w:szCs w:val="21"/>
              </w:rPr>
            </w:pPr>
            <w:r w:rsidRPr="00E72B6A">
              <w:rPr>
                <w:rFonts w:hint="eastAsia"/>
                <w:sz w:val="21"/>
                <w:szCs w:val="21"/>
              </w:rPr>
              <w:t>适航联络人</w:t>
            </w:r>
          </w:p>
          <w:p w14:paraId="110193AB" w14:textId="77777777" w:rsidR="005904DB" w:rsidRPr="00E72B6A" w:rsidRDefault="005904DB" w:rsidP="00792436">
            <w:pPr>
              <w:rPr>
                <w:sz w:val="21"/>
                <w:szCs w:val="21"/>
              </w:rPr>
            </w:pPr>
            <w:r>
              <w:rPr>
                <w:rFonts w:hint="eastAsia"/>
                <w:sz w:val="21"/>
                <w:szCs w:val="21"/>
              </w:rPr>
              <w:t>P</w:t>
            </w:r>
            <w:r>
              <w:rPr>
                <w:sz w:val="21"/>
                <w:szCs w:val="21"/>
              </w:rPr>
              <w:t>-in-charge</w:t>
            </w:r>
          </w:p>
        </w:tc>
        <w:tc>
          <w:tcPr>
            <w:tcW w:w="992" w:type="dxa"/>
            <w:gridSpan w:val="3"/>
          </w:tcPr>
          <w:p w14:paraId="048ACC82" w14:textId="77777777" w:rsidR="005904DB" w:rsidRPr="00E72B6A" w:rsidRDefault="005904DB" w:rsidP="00792436">
            <w:pPr>
              <w:rPr>
                <w:sz w:val="21"/>
                <w:szCs w:val="21"/>
              </w:rPr>
            </w:pPr>
          </w:p>
        </w:tc>
        <w:tc>
          <w:tcPr>
            <w:tcW w:w="4820" w:type="dxa"/>
            <w:gridSpan w:val="10"/>
            <w:shd w:val="clear" w:color="auto" w:fill="auto"/>
          </w:tcPr>
          <w:p w14:paraId="5BD45258" w14:textId="77777777" w:rsidR="005904DB" w:rsidRPr="00E72B6A" w:rsidRDefault="005904DB" w:rsidP="00792436">
            <w:pPr>
              <w:rPr>
                <w:sz w:val="21"/>
                <w:szCs w:val="21"/>
              </w:rPr>
            </w:pPr>
          </w:p>
        </w:tc>
      </w:tr>
      <w:tr w:rsidR="00C132FF" w14:paraId="4E7345DF" w14:textId="77777777" w:rsidTr="00014536">
        <w:trPr>
          <w:trHeight w:val="618"/>
          <w:jc w:val="center"/>
        </w:trPr>
        <w:tc>
          <w:tcPr>
            <w:tcW w:w="8926" w:type="dxa"/>
            <w:gridSpan w:val="18"/>
          </w:tcPr>
          <w:p w14:paraId="5B04490C" w14:textId="77777777" w:rsidR="00C132FF" w:rsidRDefault="00C132FF" w:rsidP="00792436"/>
        </w:tc>
      </w:tr>
      <w:tr w:rsidR="00014536" w14:paraId="0F9371FE" w14:textId="77777777" w:rsidTr="00014536">
        <w:trPr>
          <w:trHeight w:val="527"/>
          <w:jc w:val="center"/>
        </w:trPr>
        <w:tc>
          <w:tcPr>
            <w:tcW w:w="1838" w:type="dxa"/>
            <w:gridSpan w:val="2"/>
            <w:shd w:val="clear" w:color="auto" w:fill="D6E3BC" w:themeFill="accent3" w:themeFillTint="66"/>
          </w:tcPr>
          <w:p w14:paraId="374C6729" w14:textId="77777777" w:rsidR="00014536" w:rsidRDefault="00014536" w:rsidP="00792436">
            <w:r>
              <w:rPr>
                <w:rFonts w:hint="eastAsia"/>
              </w:rPr>
              <w:t>名称：</w:t>
            </w:r>
          </w:p>
          <w:p w14:paraId="091E5FFF" w14:textId="77777777" w:rsidR="00491354" w:rsidRDefault="00491354" w:rsidP="00792436">
            <w:r w:rsidRPr="00491354">
              <w:t>designation</w:t>
            </w:r>
          </w:p>
        </w:tc>
        <w:tc>
          <w:tcPr>
            <w:tcW w:w="7088" w:type="dxa"/>
            <w:gridSpan w:val="16"/>
            <w:shd w:val="clear" w:color="auto" w:fill="D6E3BC" w:themeFill="accent3" w:themeFillTint="66"/>
          </w:tcPr>
          <w:p w14:paraId="6D5573C7" w14:textId="77777777" w:rsidR="00014536" w:rsidRDefault="00014536" w:rsidP="00792436">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024797B3" w14:textId="77777777" w:rsidR="00491354" w:rsidRDefault="00491354" w:rsidP="00792436">
            <w:r>
              <w:rPr>
                <w:rFonts w:hint="eastAsia"/>
              </w:rPr>
              <w:t>A</w:t>
            </w:r>
            <w:r>
              <w:t>DD       CANCEL   SAVE</w:t>
            </w:r>
          </w:p>
        </w:tc>
      </w:tr>
      <w:tr w:rsidR="00173581" w14:paraId="29E3DD9A" w14:textId="77777777" w:rsidTr="00014536">
        <w:trPr>
          <w:trHeight w:val="1257"/>
          <w:jc w:val="center"/>
        </w:trPr>
        <w:tc>
          <w:tcPr>
            <w:tcW w:w="1838" w:type="dxa"/>
            <w:gridSpan w:val="2"/>
            <w:vMerge w:val="restart"/>
          </w:tcPr>
          <w:p w14:paraId="2688C716" w14:textId="77777777" w:rsidR="00173581" w:rsidRDefault="00173581" w:rsidP="00173581">
            <w:pPr>
              <w:rPr>
                <w:b/>
              </w:rPr>
            </w:pPr>
            <w:r w:rsidRPr="006129E1">
              <w:rPr>
                <w:rFonts w:hint="eastAsia"/>
                <w:b/>
              </w:rPr>
              <w:t>飞机维修</w:t>
            </w:r>
          </w:p>
          <w:p w14:paraId="684A6F1B" w14:textId="77777777" w:rsidR="00173581" w:rsidRPr="006129E1" w:rsidRDefault="00173581" w:rsidP="00173581">
            <w:pPr>
              <w:rPr>
                <w:b/>
              </w:rPr>
            </w:pPr>
            <w:r w:rsidRPr="00F622BF">
              <w:rPr>
                <w:b/>
              </w:rPr>
              <w:t>aircraft maintenance</w:t>
            </w:r>
          </w:p>
          <w:p w14:paraId="0A955007" w14:textId="77777777" w:rsidR="00173581" w:rsidRPr="00214AE2" w:rsidRDefault="00173581" w:rsidP="00173581">
            <w:pPr>
              <w:rPr>
                <w:b/>
                <w:shd w:val="clear" w:color="auto" w:fill="FFFFFF" w:themeFill="background1"/>
              </w:rPr>
            </w:pPr>
            <w:r w:rsidRPr="006129E1">
              <w:rPr>
                <w:rFonts w:hint="eastAsia"/>
                <w:b/>
              </w:rPr>
              <w:t xml:space="preserve">   </w:t>
            </w:r>
            <w:r w:rsidRPr="003A040B">
              <w:rPr>
                <w:rFonts w:hint="eastAsia"/>
                <w:b/>
                <w:color w:val="FF0000"/>
              </w:rPr>
              <w:t xml:space="preserve">     </w:t>
            </w:r>
            <w:r w:rsidRPr="003A040B">
              <w:rPr>
                <w:rFonts w:hint="eastAsia"/>
                <w:b/>
                <w:color w:val="FF0000"/>
                <w:shd w:val="clear" w:color="auto" w:fill="FFFFFF" w:themeFill="background1"/>
              </w:rPr>
              <w:t>-</w:t>
            </w:r>
            <w:r w:rsidRPr="00214AE2">
              <w:rPr>
                <w:rFonts w:hint="eastAsia"/>
                <w:b/>
                <w:shd w:val="clear" w:color="auto" w:fill="FFFFFF" w:themeFill="background1"/>
              </w:rPr>
              <w:t>-</w:t>
            </w:r>
            <w:r w:rsidRPr="00214AE2">
              <w:rPr>
                <w:rFonts w:hint="eastAsia"/>
                <w:b/>
                <w:shd w:val="clear" w:color="auto" w:fill="FFFFFF" w:themeFill="background1"/>
              </w:rPr>
              <w:t>航线维修</w:t>
            </w:r>
          </w:p>
          <w:p w14:paraId="1D2BE1A1" w14:textId="77777777" w:rsidR="00173581" w:rsidRPr="00214AE2" w:rsidRDefault="00173581" w:rsidP="00BE71FF">
            <w:pPr>
              <w:ind w:firstLineChars="250" w:firstLine="600"/>
              <w:rPr>
                <w:b/>
              </w:rPr>
            </w:pPr>
            <w:r w:rsidRPr="00214AE2">
              <w:rPr>
                <w:b/>
              </w:rPr>
              <w:t>line maint</w:t>
            </w:r>
          </w:p>
          <w:p w14:paraId="377BA319" w14:textId="77777777" w:rsidR="00173581" w:rsidRDefault="00173581" w:rsidP="00173581">
            <w:r>
              <w:rPr>
                <w:rFonts w:hint="eastAsia"/>
              </w:rPr>
              <w:t xml:space="preserve"> </w:t>
            </w:r>
            <w:r>
              <w:t xml:space="preserve">       --</w:t>
            </w:r>
            <w:r>
              <w:rPr>
                <w:rFonts w:hint="eastAsia"/>
              </w:rPr>
              <w:t>定检维修</w:t>
            </w:r>
          </w:p>
          <w:p w14:paraId="1D2CC61C" w14:textId="77777777" w:rsidR="00173581" w:rsidRDefault="00173581" w:rsidP="00173581">
            <w:r>
              <w:rPr>
                <w:rFonts w:hint="eastAsia"/>
              </w:rPr>
              <w:t xml:space="preserve"> </w:t>
            </w:r>
            <w:r>
              <w:t xml:space="preserve">       Base  maint</w:t>
            </w:r>
          </w:p>
          <w:p w14:paraId="59B8D359" w14:textId="77777777" w:rsidR="00173581" w:rsidRDefault="00173581" w:rsidP="00173581">
            <w:r>
              <w:rPr>
                <w:rFonts w:hint="eastAsia"/>
              </w:rPr>
              <w:t xml:space="preserve">        --</w:t>
            </w:r>
            <w:r>
              <w:rPr>
                <w:rFonts w:hint="eastAsia"/>
              </w:rPr>
              <w:t>重要改装</w:t>
            </w:r>
          </w:p>
          <w:p w14:paraId="2290D97F" w14:textId="77777777" w:rsidR="00CF20AE" w:rsidRDefault="00CF20AE" w:rsidP="00173581">
            <w:r>
              <w:rPr>
                <w:rFonts w:hint="eastAsia"/>
              </w:rPr>
              <w:t xml:space="preserve"> </w:t>
            </w:r>
            <w:r>
              <w:t xml:space="preserve">      Major Mod</w:t>
            </w:r>
          </w:p>
          <w:p w14:paraId="29F4A0A6" w14:textId="77777777" w:rsidR="00173581" w:rsidRDefault="00173581" w:rsidP="00173581">
            <w:r w:rsidRPr="009A24AD">
              <w:rPr>
                <w:rFonts w:hint="eastAsia"/>
              </w:rPr>
              <w:t>部件维修</w:t>
            </w:r>
          </w:p>
          <w:p w14:paraId="28C3CD08" w14:textId="77777777" w:rsidR="002F520D" w:rsidRPr="009A24AD" w:rsidRDefault="002F520D" w:rsidP="00173581">
            <w:r w:rsidRPr="002F520D">
              <w:t>parts maintenance</w:t>
            </w:r>
          </w:p>
          <w:p w14:paraId="6BC192FC" w14:textId="77777777" w:rsidR="00173581" w:rsidRDefault="00173581" w:rsidP="00173581">
            <w:r w:rsidRPr="009A24AD">
              <w:rPr>
                <w:rFonts w:hint="eastAsia"/>
              </w:rPr>
              <w:t>特种作业</w:t>
            </w:r>
          </w:p>
          <w:p w14:paraId="7C30D012" w14:textId="77777777" w:rsidR="00C876E2" w:rsidRPr="00014536" w:rsidRDefault="00C876E2" w:rsidP="00173581">
            <w:r>
              <w:t xml:space="preserve">Special </w:t>
            </w:r>
            <w:r w:rsidRPr="00C876E2">
              <w:t>process</w:t>
            </w:r>
          </w:p>
        </w:tc>
        <w:tc>
          <w:tcPr>
            <w:tcW w:w="709" w:type="dxa"/>
            <w:gridSpan w:val="2"/>
            <w:shd w:val="clear" w:color="auto" w:fill="D6E3BC" w:themeFill="accent3" w:themeFillTint="66"/>
          </w:tcPr>
          <w:p w14:paraId="77AB2C8F" w14:textId="77777777" w:rsidR="00173581" w:rsidRDefault="00173581" w:rsidP="00173581">
            <w:r>
              <w:rPr>
                <w:rFonts w:hint="eastAsia"/>
              </w:rPr>
              <w:t>维修机型</w:t>
            </w:r>
          </w:p>
          <w:p w14:paraId="7CD96B0C" w14:textId="77777777" w:rsidR="00173581" w:rsidRDefault="00173581" w:rsidP="00173581">
            <w:r>
              <w:rPr>
                <w:rFonts w:hint="eastAsia"/>
              </w:rPr>
              <w:t>T</w:t>
            </w:r>
            <w:r>
              <w:t>ype</w:t>
            </w:r>
          </w:p>
        </w:tc>
        <w:tc>
          <w:tcPr>
            <w:tcW w:w="709" w:type="dxa"/>
            <w:gridSpan w:val="2"/>
            <w:shd w:val="clear" w:color="auto" w:fill="D6E3BC" w:themeFill="accent3" w:themeFillTint="66"/>
          </w:tcPr>
          <w:p w14:paraId="3BECAA5D" w14:textId="77777777" w:rsidR="00173581" w:rsidRDefault="00173581" w:rsidP="00173581">
            <w:r>
              <w:rPr>
                <w:rFonts w:hint="eastAsia"/>
              </w:rPr>
              <w:t>对应</w:t>
            </w:r>
            <w:r>
              <w:rPr>
                <w:rFonts w:hint="eastAsia"/>
              </w:rPr>
              <w:t>T</w:t>
            </w:r>
            <w:r>
              <w:t>C</w:t>
            </w:r>
            <w:r>
              <w:rPr>
                <w:rFonts w:hint="eastAsia"/>
              </w:rPr>
              <w:t>型号</w:t>
            </w:r>
          </w:p>
          <w:p w14:paraId="01508722" w14:textId="77777777" w:rsidR="00173581" w:rsidRDefault="00173581" w:rsidP="00173581">
            <w:r>
              <w:rPr>
                <w:rFonts w:hint="eastAsia"/>
              </w:rPr>
              <w:t>T</w:t>
            </w:r>
            <w:r>
              <w:t>C Type</w:t>
            </w:r>
          </w:p>
        </w:tc>
        <w:tc>
          <w:tcPr>
            <w:tcW w:w="749" w:type="dxa"/>
            <w:shd w:val="clear" w:color="auto" w:fill="D6E3BC" w:themeFill="accent3" w:themeFillTint="66"/>
          </w:tcPr>
          <w:p w14:paraId="095CD28F" w14:textId="77777777" w:rsidR="00173581" w:rsidRDefault="00173581" w:rsidP="00173581">
            <w:r>
              <w:rPr>
                <w:rFonts w:hint="eastAsia"/>
              </w:rPr>
              <w:t>作业地点</w:t>
            </w:r>
          </w:p>
          <w:p w14:paraId="49067C0F" w14:textId="77777777" w:rsidR="00173581" w:rsidRDefault="00173581" w:rsidP="00173581">
            <w:r>
              <w:rPr>
                <w:rFonts w:hint="eastAsia"/>
              </w:rPr>
              <w:t>P</w:t>
            </w:r>
            <w:r>
              <w:t>lace</w:t>
            </w:r>
          </w:p>
        </w:tc>
        <w:tc>
          <w:tcPr>
            <w:tcW w:w="691" w:type="dxa"/>
            <w:gridSpan w:val="2"/>
            <w:shd w:val="clear" w:color="auto" w:fill="D6E3BC" w:themeFill="accent3" w:themeFillTint="66"/>
          </w:tcPr>
          <w:p w14:paraId="18D23510" w14:textId="77777777" w:rsidR="00173581" w:rsidRDefault="00173581" w:rsidP="00173581">
            <w:r>
              <w:rPr>
                <w:rFonts w:hint="eastAsia"/>
              </w:rPr>
              <w:t>航前</w:t>
            </w:r>
          </w:p>
          <w:p w14:paraId="534A6E4B" w14:textId="77777777" w:rsidR="00C876E2" w:rsidRDefault="00C876E2" w:rsidP="00173581">
            <w:r>
              <w:rPr>
                <w:rFonts w:hint="eastAsia"/>
              </w:rPr>
              <w:t>P</w:t>
            </w:r>
            <w:r>
              <w:t>re-flight</w:t>
            </w:r>
          </w:p>
        </w:tc>
        <w:tc>
          <w:tcPr>
            <w:tcW w:w="691" w:type="dxa"/>
            <w:gridSpan w:val="2"/>
            <w:shd w:val="clear" w:color="auto" w:fill="D6E3BC" w:themeFill="accent3" w:themeFillTint="66"/>
          </w:tcPr>
          <w:p w14:paraId="69761806" w14:textId="77777777" w:rsidR="00173581" w:rsidRDefault="00173581" w:rsidP="00173581">
            <w:r>
              <w:rPr>
                <w:rFonts w:hint="eastAsia"/>
              </w:rPr>
              <w:t>过站</w:t>
            </w:r>
          </w:p>
          <w:p w14:paraId="728483C8" w14:textId="77777777" w:rsidR="00C876E2" w:rsidRDefault="00C876E2" w:rsidP="00173581">
            <w:r>
              <w:rPr>
                <w:rFonts w:hint="eastAsia"/>
              </w:rPr>
              <w:t>T</w:t>
            </w:r>
            <w:r>
              <w:t>ransit</w:t>
            </w:r>
          </w:p>
        </w:tc>
        <w:tc>
          <w:tcPr>
            <w:tcW w:w="690" w:type="dxa"/>
            <w:shd w:val="clear" w:color="auto" w:fill="D6E3BC" w:themeFill="accent3" w:themeFillTint="66"/>
          </w:tcPr>
          <w:p w14:paraId="60C0752F" w14:textId="77777777" w:rsidR="00173581" w:rsidRDefault="00173581" w:rsidP="00173581">
            <w:r>
              <w:rPr>
                <w:rFonts w:hint="eastAsia"/>
              </w:rPr>
              <w:t>航后</w:t>
            </w:r>
          </w:p>
          <w:p w14:paraId="525C6AB5" w14:textId="77777777" w:rsidR="00C876E2" w:rsidRDefault="00C876E2" w:rsidP="00173581">
            <w:r>
              <w:rPr>
                <w:rFonts w:hint="eastAsia"/>
              </w:rPr>
              <w:t>P</w:t>
            </w:r>
            <w:r>
              <w:t>ost-flight</w:t>
            </w:r>
          </w:p>
        </w:tc>
        <w:tc>
          <w:tcPr>
            <w:tcW w:w="691" w:type="dxa"/>
            <w:gridSpan w:val="2"/>
            <w:shd w:val="clear" w:color="auto" w:fill="D6E3BC" w:themeFill="accent3" w:themeFillTint="66"/>
          </w:tcPr>
          <w:p w14:paraId="3E768B67" w14:textId="77777777" w:rsidR="00173581" w:rsidRDefault="00173581" w:rsidP="00173581">
            <w:r>
              <w:rPr>
                <w:rFonts w:hint="eastAsia"/>
              </w:rPr>
              <w:t>客户</w:t>
            </w:r>
          </w:p>
          <w:p w14:paraId="64CECC9A" w14:textId="77777777" w:rsidR="00C876E2" w:rsidRDefault="00C876E2" w:rsidP="00173581">
            <w:r>
              <w:rPr>
                <w:rFonts w:hint="eastAsia"/>
              </w:rPr>
              <w:t>C</w:t>
            </w:r>
            <w:r>
              <w:t>ustomer</w:t>
            </w:r>
          </w:p>
        </w:tc>
        <w:tc>
          <w:tcPr>
            <w:tcW w:w="830" w:type="dxa"/>
            <w:shd w:val="clear" w:color="auto" w:fill="D6E3BC" w:themeFill="accent3" w:themeFillTint="66"/>
          </w:tcPr>
          <w:p w14:paraId="6C8C1625" w14:textId="77777777" w:rsidR="00173581" w:rsidRDefault="00173581" w:rsidP="00173581">
            <w:r>
              <w:rPr>
                <w:rFonts w:hint="eastAsia"/>
              </w:rPr>
              <w:t>批准日期</w:t>
            </w:r>
          </w:p>
          <w:p w14:paraId="553A805A" w14:textId="77777777" w:rsidR="00C876E2" w:rsidRDefault="00C876E2" w:rsidP="00173581">
            <w:r>
              <w:rPr>
                <w:rFonts w:hint="eastAsia"/>
              </w:rPr>
              <w:t>A</w:t>
            </w:r>
            <w:r>
              <w:t>ppr Date</w:t>
            </w:r>
          </w:p>
        </w:tc>
        <w:tc>
          <w:tcPr>
            <w:tcW w:w="761" w:type="dxa"/>
            <w:gridSpan w:val="2"/>
            <w:shd w:val="clear" w:color="auto" w:fill="D6E3BC" w:themeFill="accent3" w:themeFillTint="66"/>
          </w:tcPr>
          <w:p w14:paraId="405AE0BA" w14:textId="77777777" w:rsidR="00173581" w:rsidRDefault="00173581" w:rsidP="00173581">
            <w:r>
              <w:rPr>
                <w:rFonts w:hint="eastAsia"/>
              </w:rPr>
              <w:t>有效期</w:t>
            </w:r>
          </w:p>
          <w:p w14:paraId="796C05DA" w14:textId="77777777" w:rsidR="00C876E2" w:rsidRDefault="00C876E2" w:rsidP="00173581">
            <w:r>
              <w:rPr>
                <w:rFonts w:hint="eastAsia"/>
              </w:rPr>
              <w:t>E</w:t>
            </w:r>
            <w:r>
              <w:t>xp Date</w:t>
            </w:r>
          </w:p>
        </w:tc>
        <w:tc>
          <w:tcPr>
            <w:tcW w:w="567" w:type="dxa"/>
            <w:shd w:val="clear" w:color="auto" w:fill="D6E3BC" w:themeFill="accent3" w:themeFillTint="66"/>
          </w:tcPr>
          <w:p w14:paraId="40296492" w14:textId="77777777" w:rsidR="00173581" w:rsidRDefault="00173581" w:rsidP="00173581">
            <w:r>
              <w:rPr>
                <w:rFonts w:hint="eastAsia"/>
              </w:rPr>
              <w:t>备注</w:t>
            </w:r>
          </w:p>
          <w:p w14:paraId="0F040FEE" w14:textId="77777777" w:rsidR="00C876E2" w:rsidRDefault="00C876E2" w:rsidP="00173581">
            <w:r>
              <w:rPr>
                <w:rFonts w:hint="eastAsia"/>
              </w:rPr>
              <w:t>N</w:t>
            </w:r>
            <w:r>
              <w:t>ote</w:t>
            </w:r>
          </w:p>
        </w:tc>
      </w:tr>
      <w:tr w:rsidR="00014536" w14:paraId="033CFDCD" w14:textId="77777777" w:rsidTr="00014536">
        <w:trPr>
          <w:trHeight w:val="709"/>
          <w:jc w:val="center"/>
        </w:trPr>
        <w:tc>
          <w:tcPr>
            <w:tcW w:w="1838" w:type="dxa"/>
            <w:gridSpan w:val="2"/>
            <w:vMerge/>
          </w:tcPr>
          <w:p w14:paraId="25B92301" w14:textId="77777777" w:rsidR="00014536" w:rsidRDefault="00014536" w:rsidP="00792436"/>
        </w:tc>
        <w:tc>
          <w:tcPr>
            <w:tcW w:w="709" w:type="dxa"/>
            <w:gridSpan w:val="2"/>
          </w:tcPr>
          <w:p w14:paraId="4A80B0D5" w14:textId="77777777" w:rsidR="00014536" w:rsidRDefault="00014536" w:rsidP="00792436">
            <w:r>
              <w:rPr>
                <w:rFonts w:hint="eastAsia"/>
              </w:rPr>
              <w:t>XXX</w:t>
            </w:r>
          </w:p>
        </w:tc>
        <w:tc>
          <w:tcPr>
            <w:tcW w:w="709" w:type="dxa"/>
            <w:gridSpan w:val="2"/>
          </w:tcPr>
          <w:p w14:paraId="460CC28E" w14:textId="77777777" w:rsidR="00014536" w:rsidRDefault="00014536" w:rsidP="00792436">
            <w:r>
              <w:rPr>
                <w:rFonts w:hint="eastAsia"/>
              </w:rPr>
              <w:t>XXX</w:t>
            </w:r>
          </w:p>
        </w:tc>
        <w:tc>
          <w:tcPr>
            <w:tcW w:w="749" w:type="dxa"/>
          </w:tcPr>
          <w:p w14:paraId="72909FFE" w14:textId="77777777" w:rsidR="00014536" w:rsidRDefault="00014536" w:rsidP="00792436">
            <w:r>
              <w:rPr>
                <w:rFonts w:hint="eastAsia"/>
              </w:rPr>
              <w:t>XXX</w:t>
            </w:r>
          </w:p>
        </w:tc>
        <w:tc>
          <w:tcPr>
            <w:tcW w:w="691" w:type="dxa"/>
            <w:gridSpan w:val="2"/>
          </w:tcPr>
          <w:p w14:paraId="3156CE62" w14:textId="77777777" w:rsidR="00014536" w:rsidRDefault="00014536" w:rsidP="00792436">
            <w:r>
              <w:rPr>
                <w:rFonts w:hint="eastAsia"/>
              </w:rPr>
              <w:t>XXX</w:t>
            </w:r>
          </w:p>
        </w:tc>
        <w:tc>
          <w:tcPr>
            <w:tcW w:w="691" w:type="dxa"/>
            <w:gridSpan w:val="2"/>
          </w:tcPr>
          <w:p w14:paraId="6A3849DC" w14:textId="77777777" w:rsidR="00014536" w:rsidRDefault="00014536" w:rsidP="00792436">
            <w:r>
              <w:rPr>
                <w:rFonts w:hint="eastAsia"/>
              </w:rPr>
              <w:t>XXX</w:t>
            </w:r>
          </w:p>
        </w:tc>
        <w:tc>
          <w:tcPr>
            <w:tcW w:w="690" w:type="dxa"/>
          </w:tcPr>
          <w:p w14:paraId="0C7668F9" w14:textId="77777777" w:rsidR="00014536" w:rsidRDefault="00014536" w:rsidP="00792436">
            <w:r>
              <w:rPr>
                <w:rFonts w:hint="eastAsia"/>
              </w:rPr>
              <w:t>XXX</w:t>
            </w:r>
          </w:p>
        </w:tc>
        <w:tc>
          <w:tcPr>
            <w:tcW w:w="691" w:type="dxa"/>
            <w:gridSpan w:val="2"/>
          </w:tcPr>
          <w:p w14:paraId="35A5C916" w14:textId="77777777" w:rsidR="00014536" w:rsidRDefault="00014536" w:rsidP="00792436">
            <w:r>
              <w:rPr>
                <w:rFonts w:hint="eastAsia"/>
              </w:rPr>
              <w:t>XXX</w:t>
            </w:r>
          </w:p>
        </w:tc>
        <w:tc>
          <w:tcPr>
            <w:tcW w:w="830" w:type="dxa"/>
          </w:tcPr>
          <w:p w14:paraId="34202669" w14:textId="77777777" w:rsidR="00014536" w:rsidRDefault="00014536" w:rsidP="00792436">
            <w:r>
              <w:rPr>
                <w:rFonts w:hint="eastAsia"/>
              </w:rPr>
              <w:t>X</w:t>
            </w:r>
            <w:r>
              <w:t>XX</w:t>
            </w:r>
          </w:p>
        </w:tc>
        <w:tc>
          <w:tcPr>
            <w:tcW w:w="761" w:type="dxa"/>
            <w:gridSpan w:val="2"/>
          </w:tcPr>
          <w:p w14:paraId="506E66AE" w14:textId="77777777" w:rsidR="00014536" w:rsidRDefault="00014536" w:rsidP="00792436">
            <w:r>
              <w:rPr>
                <w:rFonts w:hint="eastAsia"/>
              </w:rPr>
              <w:t>X</w:t>
            </w:r>
            <w:r>
              <w:t>XX</w:t>
            </w:r>
          </w:p>
        </w:tc>
        <w:tc>
          <w:tcPr>
            <w:tcW w:w="567" w:type="dxa"/>
          </w:tcPr>
          <w:p w14:paraId="36660790" w14:textId="77777777" w:rsidR="00014536" w:rsidRDefault="00014536" w:rsidP="00792436">
            <w:r>
              <w:rPr>
                <w:rFonts w:hint="eastAsia"/>
              </w:rPr>
              <w:t>X</w:t>
            </w:r>
            <w:r>
              <w:t>XX</w:t>
            </w:r>
          </w:p>
        </w:tc>
      </w:tr>
      <w:tr w:rsidR="00014536" w14:paraId="7080CFB5" w14:textId="77777777" w:rsidTr="00014536">
        <w:trPr>
          <w:trHeight w:val="618"/>
          <w:jc w:val="center"/>
        </w:trPr>
        <w:tc>
          <w:tcPr>
            <w:tcW w:w="1838" w:type="dxa"/>
            <w:gridSpan w:val="2"/>
            <w:vMerge/>
          </w:tcPr>
          <w:p w14:paraId="55E156D2" w14:textId="77777777" w:rsidR="00014536" w:rsidRDefault="00014536" w:rsidP="00792436"/>
        </w:tc>
        <w:tc>
          <w:tcPr>
            <w:tcW w:w="709" w:type="dxa"/>
            <w:gridSpan w:val="2"/>
          </w:tcPr>
          <w:p w14:paraId="40CC9CB8" w14:textId="77777777" w:rsidR="00014536" w:rsidRDefault="00014536" w:rsidP="00792436"/>
        </w:tc>
        <w:tc>
          <w:tcPr>
            <w:tcW w:w="709" w:type="dxa"/>
            <w:gridSpan w:val="2"/>
          </w:tcPr>
          <w:p w14:paraId="04A514F1" w14:textId="77777777" w:rsidR="00014536" w:rsidRDefault="00014536" w:rsidP="00792436"/>
        </w:tc>
        <w:tc>
          <w:tcPr>
            <w:tcW w:w="749" w:type="dxa"/>
          </w:tcPr>
          <w:p w14:paraId="4C2109B6" w14:textId="77777777" w:rsidR="00014536" w:rsidRDefault="00014536" w:rsidP="00792436"/>
        </w:tc>
        <w:tc>
          <w:tcPr>
            <w:tcW w:w="691" w:type="dxa"/>
            <w:gridSpan w:val="2"/>
          </w:tcPr>
          <w:p w14:paraId="2A7E72BF" w14:textId="77777777" w:rsidR="00014536" w:rsidRDefault="00014536" w:rsidP="00792436"/>
        </w:tc>
        <w:tc>
          <w:tcPr>
            <w:tcW w:w="691" w:type="dxa"/>
            <w:gridSpan w:val="2"/>
          </w:tcPr>
          <w:p w14:paraId="5004C4E1" w14:textId="77777777" w:rsidR="00014536" w:rsidRDefault="00014536" w:rsidP="00792436"/>
        </w:tc>
        <w:tc>
          <w:tcPr>
            <w:tcW w:w="690" w:type="dxa"/>
          </w:tcPr>
          <w:p w14:paraId="6201CE1E" w14:textId="77777777" w:rsidR="00014536" w:rsidRDefault="00014536" w:rsidP="00792436"/>
        </w:tc>
        <w:tc>
          <w:tcPr>
            <w:tcW w:w="691" w:type="dxa"/>
            <w:gridSpan w:val="2"/>
          </w:tcPr>
          <w:p w14:paraId="7A4D41B1" w14:textId="77777777" w:rsidR="00014536" w:rsidRDefault="00014536" w:rsidP="00792436"/>
        </w:tc>
        <w:tc>
          <w:tcPr>
            <w:tcW w:w="830" w:type="dxa"/>
          </w:tcPr>
          <w:p w14:paraId="00DE199E" w14:textId="77777777" w:rsidR="00014536" w:rsidRDefault="00014536" w:rsidP="00792436"/>
        </w:tc>
        <w:tc>
          <w:tcPr>
            <w:tcW w:w="761" w:type="dxa"/>
            <w:gridSpan w:val="2"/>
          </w:tcPr>
          <w:p w14:paraId="63896EAE" w14:textId="77777777" w:rsidR="00014536" w:rsidRDefault="00014536" w:rsidP="00792436"/>
        </w:tc>
        <w:tc>
          <w:tcPr>
            <w:tcW w:w="567" w:type="dxa"/>
          </w:tcPr>
          <w:p w14:paraId="2A67F077" w14:textId="77777777" w:rsidR="00014536" w:rsidRDefault="00014536" w:rsidP="00792436"/>
        </w:tc>
      </w:tr>
      <w:tr w:rsidR="00014536" w14:paraId="2049CA00" w14:textId="77777777" w:rsidTr="00014536">
        <w:trPr>
          <w:trHeight w:val="618"/>
          <w:jc w:val="center"/>
        </w:trPr>
        <w:tc>
          <w:tcPr>
            <w:tcW w:w="1838" w:type="dxa"/>
            <w:gridSpan w:val="2"/>
            <w:vMerge/>
          </w:tcPr>
          <w:p w14:paraId="18AD41BA" w14:textId="77777777" w:rsidR="00014536" w:rsidRDefault="00014536" w:rsidP="00792436"/>
        </w:tc>
        <w:tc>
          <w:tcPr>
            <w:tcW w:w="709" w:type="dxa"/>
            <w:gridSpan w:val="2"/>
          </w:tcPr>
          <w:p w14:paraId="49BF307F" w14:textId="77777777" w:rsidR="00014536" w:rsidRDefault="00014536" w:rsidP="00792436"/>
        </w:tc>
        <w:tc>
          <w:tcPr>
            <w:tcW w:w="709" w:type="dxa"/>
            <w:gridSpan w:val="2"/>
          </w:tcPr>
          <w:p w14:paraId="46B44D41" w14:textId="77777777" w:rsidR="00014536" w:rsidRDefault="00014536" w:rsidP="00792436"/>
        </w:tc>
        <w:tc>
          <w:tcPr>
            <w:tcW w:w="749" w:type="dxa"/>
          </w:tcPr>
          <w:p w14:paraId="0E049DA5" w14:textId="77777777" w:rsidR="00014536" w:rsidRDefault="00014536" w:rsidP="00792436"/>
        </w:tc>
        <w:tc>
          <w:tcPr>
            <w:tcW w:w="691" w:type="dxa"/>
            <w:gridSpan w:val="2"/>
          </w:tcPr>
          <w:p w14:paraId="62206D0D" w14:textId="77777777" w:rsidR="00014536" w:rsidRDefault="00014536" w:rsidP="00792436"/>
        </w:tc>
        <w:tc>
          <w:tcPr>
            <w:tcW w:w="691" w:type="dxa"/>
            <w:gridSpan w:val="2"/>
          </w:tcPr>
          <w:p w14:paraId="110468B6" w14:textId="77777777" w:rsidR="00014536" w:rsidRDefault="00014536" w:rsidP="00792436"/>
        </w:tc>
        <w:tc>
          <w:tcPr>
            <w:tcW w:w="690" w:type="dxa"/>
          </w:tcPr>
          <w:p w14:paraId="7131D18D" w14:textId="77777777" w:rsidR="00014536" w:rsidRDefault="00014536" w:rsidP="00792436"/>
        </w:tc>
        <w:tc>
          <w:tcPr>
            <w:tcW w:w="691" w:type="dxa"/>
            <w:gridSpan w:val="2"/>
          </w:tcPr>
          <w:p w14:paraId="1F40FA59" w14:textId="77777777" w:rsidR="00014536" w:rsidRDefault="00014536" w:rsidP="00792436"/>
        </w:tc>
        <w:tc>
          <w:tcPr>
            <w:tcW w:w="830" w:type="dxa"/>
          </w:tcPr>
          <w:p w14:paraId="1AD0E002" w14:textId="77777777" w:rsidR="00014536" w:rsidRDefault="00014536" w:rsidP="00792436"/>
        </w:tc>
        <w:tc>
          <w:tcPr>
            <w:tcW w:w="761" w:type="dxa"/>
            <w:gridSpan w:val="2"/>
          </w:tcPr>
          <w:p w14:paraId="5A2E5EA1" w14:textId="77777777" w:rsidR="00014536" w:rsidRDefault="00014536" w:rsidP="00792436"/>
        </w:tc>
        <w:tc>
          <w:tcPr>
            <w:tcW w:w="567" w:type="dxa"/>
          </w:tcPr>
          <w:p w14:paraId="3FF11F47" w14:textId="77777777" w:rsidR="00014536" w:rsidRDefault="00014536" w:rsidP="00792436"/>
        </w:tc>
      </w:tr>
    </w:tbl>
    <w:p w14:paraId="49D7285B" w14:textId="77777777" w:rsidR="00014536" w:rsidRDefault="00014536" w:rsidP="00792436"/>
    <w:p w14:paraId="5E341A67" w14:textId="77777777" w:rsidR="00792436" w:rsidRDefault="00792436" w:rsidP="00792436"/>
    <w:tbl>
      <w:tblPr>
        <w:tblStyle w:val="aff8"/>
        <w:tblW w:w="9774" w:type="dxa"/>
        <w:jc w:val="center"/>
        <w:tblLayout w:type="fixed"/>
        <w:tblLook w:val="04A0" w:firstRow="1" w:lastRow="0" w:firstColumn="1" w:lastColumn="0" w:noHBand="0" w:noVBand="1"/>
      </w:tblPr>
      <w:tblGrid>
        <w:gridCol w:w="848"/>
        <w:gridCol w:w="284"/>
        <w:gridCol w:w="643"/>
        <w:gridCol w:w="350"/>
        <w:gridCol w:w="427"/>
        <w:gridCol w:w="71"/>
        <w:gridCol w:w="921"/>
        <w:gridCol w:w="848"/>
        <w:gridCol w:w="848"/>
        <w:gridCol w:w="848"/>
        <w:gridCol w:w="426"/>
        <w:gridCol w:w="425"/>
        <w:gridCol w:w="709"/>
        <w:gridCol w:w="141"/>
        <w:gridCol w:w="992"/>
        <w:gridCol w:w="143"/>
        <w:gridCol w:w="850"/>
      </w:tblGrid>
      <w:tr w:rsidR="005904DB" w14:paraId="692C2837" w14:textId="77777777" w:rsidTr="00417AC2">
        <w:trPr>
          <w:trHeight w:val="700"/>
          <w:jc w:val="center"/>
        </w:trPr>
        <w:tc>
          <w:tcPr>
            <w:tcW w:w="1132" w:type="dxa"/>
            <w:gridSpan w:val="2"/>
            <w:shd w:val="clear" w:color="auto" w:fill="D6E3BC" w:themeFill="accent3" w:themeFillTint="66"/>
          </w:tcPr>
          <w:p w14:paraId="0FE5B81D" w14:textId="77777777" w:rsidR="005904DB" w:rsidRDefault="005904DB" w:rsidP="00173581">
            <w:pPr>
              <w:rPr>
                <w:sz w:val="21"/>
                <w:szCs w:val="21"/>
              </w:rPr>
            </w:pPr>
            <w:r w:rsidRPr="00E72B6A">
              <w:rPr>
                <w:rFonts w:hint="eastAsia"/>
                <w:sz w:val="21"/>
                <w:szCs w:val="21"/>
              </w:rPr>
              <w:t>民航局</w:t>
            </w:r>
          </w:p>
          <w:p w14:paraId="7AD4EA14" w14:textId="77777777" w:rsidR="005904DB" w:rsidRPr="00E72B6A" w:rsidRDefault="005904DB" w:rsidP="00173581">
            <w:pPr>
              <w:rPr>
                <w:sz w:val="21"/>
                <w:szCs w:val="21"/>
              </w:rPr>
            </w:pPr>
            <w:r w:rsidRPr="002C52BE">
              <w:rPr>
                <w:sz w:val="21"/>
                <w:szCs w:val="21"/>
              </w:rPr>
              <w:t>Authority</w:t>
            </w:r>
          </w:p>
        </w:tc>
        <w:tc>
          <w:tcPr>
            <w:tcW w:w="993" w:type="dxa"/>
            <w:gridSpan w:val="2"/>
          </w:tcPr>
          <w:p w14:paraId="5524EE49" w14:textId="77777777" w:rsidR="005904DB" w:rsidRPr="00E72B6A" w:rsidRDefault="005904DB" w:rsidP="00173581">
            <w:pPr>
              <w:rPr>
                <w:sz w:val="21"/>
                <w:szCs w:val="21"/>
              </w:rPr>
            </w:pPr>
          </w:p>
        </w:tc>
        <w:tc>
          <w:tcPr>
            <w:tcW w:w="1419" w:type="dxa"/>
            <w:gridSpan w:val="3"/>
            <w:shd w:val="clear" w:color="auto" w:fill="D6E3BC" w:themeFill="accent3" w:themeFillTint="66"/>
          </w:tcPr>
          <w:p w14:paraId="04D64B74" w14:textId="77777777" w:rsidR="005904DB" w:rsidRDefault="005904DB" w:rsidP="00173581">
            <w:pPr>
              <w:rPr>
                <w:sz w:val="21"/>
                <w:szCs w:val="21"/>
              </w:rPr>
            </w:pPr>
            <w:r w:rsidRPr="00E72B6A">
              <w:rPr>
                <w:rFonts w:hint="eastAsia"/>
                <w:sz w:val="21"/>
                <w:szCs w:val="21"/>
              </w:rPr>
              <w:t>依托民航局</w:t>
            </w:r>
          </w:p>
          <w:p w14:paraId="2C1947F4" w14:textId="77777777" w:rsidR="005904DB" w:rsidRPr="00E72B6A" w:rsidRDefault="005904DB" w:rsidP="00173581">
            <w:pPr>
              <w:rPr>
                <w:sz w:val="21"/>
                <w:szCs w:val="21"/>
              </w:rPr>
            </w:pPr>
            <w:r>
              <w:rPr>
                <w:sz w:val="21"/>
                <w:szCs w:val="21"/>
              </w:rPr>
              <w:t xml:space="preserve">Dep </w:t>
            </w:r>
            <w:r w:rsidRPr="002C52BE">
              <w:rPr>
                <w:sz w:val="21"/>
                <w:szCs w:val="21"/>
              </w:rPr>
              <w:t>Authority</w:t>
            </w:r>
          </w:p>
        </w:tc>
        <w:tc>
          <w:tcPr>
            <w:tcW w:w="1696" w:type="dxa"/>
            <w:gridSpan w:val="2"/>
          </w:tcPr>
          <w:p w14:paraId="60EA38ED" w14:textId="77777777" w:rsidR="005904DB" w:rsidRPr="00E72B6A" w:rsidRDefault="005904DB" w:rsidP="00173581">
            <w:pPr>
              <w:rPr>
                <w:sz w:val="21"/>
                <w:szCs w:val="21"/>
              </w:rPr>
            </w:pPr>
          </w:p>
        </w:tc>
        <w:tc>
          <w:tcPr>
            <w:tcW w:w="1274" w:type="dxa"/>
            <w:gridSpan w:val="2"/>
            <w:shd w:val="clear" w:color="auto" w:fill="D6E3BC" w:themeFill="accent3" w:themeFillTint="66"/>
          </w:tcPr>
          <w:p w14:paraId="1496BB69" w14:textId="77777777" w:rsidR="005904DB" w:rsidRDefault="005904DB" w:rsidP="00173581">
            <w:pPr>
              <w:rPr>
                <w:sz w:val="21"/>
                <w:szCs w:val="21"/>
              </w:rPr>
            </w:pPr>
            <w:r w:rsidRPr="00E72B6A">
              <w:rPr>
                <w:rFonts w:hint="eastAsia"/>
                <w:sz w:val="21"/>
                <w:szCs w:val="21"/>
              </w:rPr>
              <w:t>许可证号码</w:t>
            </w:r>
          </w:p>
          <w:p w14:paraId="75A0606A" w14:textId="77777777" w:rsidR="005904DB" w:rsidRDefault="005904DB" w:rsidP="00173581">
            <w:pPr>
              <w:rPr>
                <w:sz w:val="21"/>
                <w:szCs w:val="21"/>
              </w:rPr>
            </w:pPr>
            <w:r>
              <w:rPr>
                <w:rFonts w:hint="eastAsia"/>
                <w:sz w:val="21"/>
                <w:szCs w:val="21"/>
              </w:rPr>
              <w:t>C</w:t>
            </w:r>
            <w:r>
              <w:rPr>
                <w:sz w:val="21"/>
                <w:szCs w:val="21"/>
              </w:rPr>
              <w:t>ertificate No</w:t>
            </w:r>
          </w:p>
          <w:p w14:paraId="249FC855" w14:textId="77777777" w:rsidR="005904DB" w:rsidRPr="00E72B6A" w:rsidRDefault="005904DB" w:rsidP="00173581">
            <w:pPr>
              <w:rPr>
                <w:sz w:val="21"/>
                <w:szCs w:val="21"/>
              </w:rPr>
            </w:pPr>
          </w:p>
        </w:tc>
        <w:tc>
          <w:tcPr>
            <w:tcW w:w="1134" w:type="dxa"/>
            <w:gridSpan w:val="2"/>
          </w:tcPr>
          <w:p w14:paraId="20D5283E" w14:textId="77777777" w:rsidR="005904DB" w:rsidRPr="00E72B6A" w:rsidRDefault="005904DB" w:rsidP="00173581">
            <w:pPr>
              <w:rPr>
                <w:sz w:val="21"/>
                <w:szCs w:val="21"/>
              </w:rPr>
            </w:pPr>
          </w:p>
        </w:tc>
        <w:tc>
          <w:tcPr>
            <w:tcW w:w="1276" w:type="dxa"/>
            <w:gridSpan w:val="3"/>
            <w:shd w:val="clear" w:color="auto" w:fill="D6E3BC" w:themeFill="accent3" w:themeFillTint="66"/>
          </w:tcPr>
          <w:p w14:paraId="2C759151" w14:textId="77777777" w:rsidR="005904DB" w:rsidRDefault="005904DB" w:rsidP="00173581">
            <w:pPr>
              <w:rPr>
                <w:sz w:val="21"/>
                <w:szCs w:val="21"/>
              </w:rPr>
            </w:pPr>
            <w:r w:rsidRPr="00E72B6A">
              <w:rPr>
                <w:rFonts w:hint="eastAsia"/>
                <w:sz w:val="21"/>
                <w:szCs w:val="21"/>
              </w:rPr>
              <w:t>许可证有效期</w:t>
            </w:r>
          </w:p>
          <w:p w14:paraId="35548C25" w14:textId="77777777" w:rsidR="005904DB" w:rsidRPr="00E72B6A" w:rsidRDefault="005904DB" w:rsidP="00173581">
            <w:pPr>
              <w:rPr>
                <w:sz w:val="21"/>
                <w:szCs w:val="21"/>
              </w:rPr>
            </w:pPr>
            <w:r>
              <w:rPr>
                <w:rFonts w:hint="eastAsia"/>
                <w:sz w:val="21"/>
                <w:szCs w:val="21"/>
              </w:rPr>
              <w:t>E</w:t>
            </w:r>
            <w:r>
              <w:rPr>
                <w:sz w:val="21"/>
                <w:szCs w:val="21"/>
              </w:rPr>
              <w:t>xpired Date</w:t>
            </w:r>
          </w:p>
        </w:tc>
        <w:tc>
          <w:tcPr>
            <w:tcW w:w="850" w:type="dxa"/>
          </w:tcPr>
          <w:p w14:paraId="0791385E" w14:textId="77777777" w:rsidR="005904DB" w:rsidRPr="00E72B6A" w:rsidRDefault="005904DB" w:rsidP="00173581">
            <w:pPr>
              <w:rPr>
                <w:sz w:val="21"/>
                <w:szCs w:val="21"/>
              </w:rPr>
            </w:pPr>
          </w:p>
        </w:tc>
      </w:tr>
      <w:tr w:rsidR="005904DB" w14:paraId="3FB9FF43" w14:textId="77777777" w:rsidTr="005904DB">
        <w:trPr>
          <w:trHeight w:val="682"/>
          <w:jc w:val="center"/>
        </w:trPr>
        <w:tc>
          <w:tcPr>
            <w:tcW w:w="1132" w:type="dxa"/>
            <w:gridSpan w:val="2"/>
            <w:shd w:val="clear" w:color="auto" w:fill="D6E3BC" w:themeFill="accent3" w:themeFillTint="66"/>
          </w:tcPr>
          <w:p w14:paraId="5E0FBD6A" w14:textId="77777777" w:rsidR="005904DB" w:rsidRDefault="005904DB" w:rsidP="00173581">
            <w:pPr>
              <w:rPr>
                <w:sz w:val="21"/>
                <w:szCs w:val="21"/>
              </w:rPr>
            </w:pPr>
            <w:r w:rsidRPr="00E72B6A">
              <w:rPr>
                <w:rFonts w:hint="eastAsia"/>
                <w:sz w:val="21"/>
                <w:szCs w:val="21"/>
              </w:rPr>
              <w:t>许可证颁发日期</w:t>
            </w:r>
          </w:p>
          <w:p w14:paraId="1CE279E1" w14:textId="77777777" w:rsidR="005904DB" w:rsidRPr="00E72B6A" w:rsidRDefault="005904DB" w:rsidP="00173581">
            <w:pPr>
              <w:rPr>
                <w:sz w:val="21"/>
                <w:szCs w:val="21"/>
              </w:rPr>
            </w:pPr>
            <w:r>
              <w:rPr>
                <w:sz w:val="21"/>
                <w:szCs w:val="21"/>
              </w:rPr>
              <w:t>Lssue Date</w:t>
            </w:r>
          </w:p>
        </w:tc>
        <w:tc>
          <w:tcPr>
            <w:tcW w:w="993" w:type="dxa"/>
            <w:gridSpan w:val="2"/>
          </w:tcPr>
          <w:p w14:paraId="376A7592" w14:textId="77777777" w:rsidR="005904DB" w:rsidRPr="00E72B6A" w:rsidRDefault="005904DB" w:rsidP="00173581">
            <w:pPr>
              <w:rPr>
                <w:sz w:val="21"/>
                <w:szCs w:val="21"/>
              </w:rPr>
            </w:pPr>
          </w:p>
        </w:tc>
        <w:tc>
          <w:tcPr>
            <w:tcW w:w="1419" w:type="dxa"/>
            <w:gridSpan w:val="3"/>
            <w:shd w:val="clear" w:color="auto" w:fill="D6E3BC" w:themeFill="accent3" w:themeFillTint="66"/>
          </w:tcPr>
          <w:p w14:paraId="0A2D2ACC" w14:textId="77777777" w:rsidR="005904DB" w:rsidRDefault="005904DB" w:rsidP="00173581">
            <w:pPr>
              <w:rPr>
                <w:sz w:val="21"/>
                <w:szCs w:val="21"/>
              </w:rPr>
            </w:pPr>
            <w:r w:rsidRPr="00E72B6A">
              <w:rPr>
                <w:rFonts w:hint="eastAsia"/>
                <w:sz w:val="21"/>
                <w:szCs w:val="21"/>
              </w:rPr>
              <w:t>适航联络人</w:t>
            </w:r>
          </w:p>
          <w:p w14:paraId="01CF95E7" w14:textId="77777777" w:rsidR="005904DB" w:rsidRPr="00E72B6A" w:rsidRDefault="005904DB" w:rsidP="00173581">
            <w:pPr>
              <w:rPr>
                <w:sz w:val="21"/>
                <w:szCs w:val="21"/>
              </w:rPr>
            </w:pPr>
            <w:r>
              <w:rPr>
                <w:rFonts w:hint="eastAsia"/>
                <w:sz w:val="21"/>
                <w:szCs w:val="21"/>
              </w:rPr>
              <w:t>P</w:t>
            </w:r>
            <w:r>
              <w:rPr>
                <w:sz w:val="21"/>
                <w:szCs w:val="21"/>
              </w:rPr>
              <w:t>-in-charge</w:t>
            </w:r>
          </w:p>
        </w:tc>
        <w:tc>
          <w:tcPr>
            <w:tcW w:w="1696" w:type="dxa"/>
            <w:gridSpan w:val="2"/>
          </w:tcPr>
          <w:p w14:paraId="13B65E77" w14:textId="77777777" w:rsidR="005904DB" w:rsidRPr="00E72B6A" w:rsidRDefault="005904DB" w:rsidP="00173581">
            <w:pPr>
              <w:rPr>
                <w:sz w:val="21"/>
                <w:szCs w:val="21"/>
              </w:rPr>
            </w:pPr>
          </w:p>
        </w:tc>
        <w:tc>
          <w:tcPr>
            <w:tcW w:w="4534" w:type="dxa"/>
            <w:gridSpan w:val="8"/>
            <w:shd w:val="clear" w:color="auto" w:fill="auto"/>
          </w:tcPr>
          <w:p w14:paraId="5652C0C4" w14:textId="77777777" w:rsidR="005904DB" w:rsidRPr="00E72B6A" w:rsidRDefault="005904DB" w:rsidP="00173581">
            <w:pPr>
              <w:rPr>
                <w:sz w:val="21"/>
                <w:szCs w:val="21"/>
              </w:rPr>
            </w:pPr>
          </w:p>
        </w:tc>
      </w:tr>
      <w:tr w:rsidR="00FE34DA" w14:paraId="392EB1A5" w14:textId="77777777" w:rsidTr="00FE34DA">
        <w:trPr>
          <w:trHeight w:val="439"/>
          <w:jc w:val="center"/>
        </w:trPr>
        <w:tc>
          <w:tcPr>
            <w:tcW w:w="848" w:type="dxa"/>
          </w:tcPr>
          <w:p w14:paraId="5D8281EF" w14:textId="77777777" w:rsidR="00FE34DA" w:rsidRDefault="00FE34DA" w:rsidP="00792436"/>
        </w:tc>
        <w:tc>
          <w:tcPr>
            <w:tcW w:w="8926" w:type="dxa"/>
            <w:gridSpan w:val="16"/>
          </w:tcPr>
          <w:p w14:paraId="72BF8A6F" w14:textId="77777777" w:rsidR="00FE34DA" w:rsidRDefault="00FE34DA" w:rsidP="00792436"/>
        </w:tc>
      </w:tr>
      <w:tr w:rsidR="00FE34DA" w14:paraId="7D774F2C" w14:textId="77777777" w:rsidTr="00FE34DA">
        <w:trPr>
          <w:trHeight w:val="593"/>
          <w:jc w:val="center"/>
        </w:trPr>
        <w:tc>
          <w:tcPr>
            <w:tcW w:w="1775" w:type="dxa"/>
            <w:gridSpan w:val="3"/>
            <w:shd w:val="clear" w:color="auto" w:fill="D6E3BC" w:themeFill="accent3" w:themeFillTint="66"/>
          </w:tcPr>
          <w:p w14:paraId="4F61E161" w14:textId="77777777" w:rsidR="00FE34DA" w:rsidRDefault="00FE34DA" w:rsidP="00491354">
            <w:r>
              <w:rPr>
                <w:rFonts w:hint="eastAsia"/>
              </w:rPr>
              <w:t>名称：</w:t>
            </w:r>
          </w:p>
          <w:p w14:paraId="7910294A" w14:textId="77777777" w:rsidR="00FE34DA" w:rsidRDefault="00FE34DA" w:rsidP="00491354">
            <w:r w:rsidRPr="00491354">
              <w:t>designation</w:t>
            </w:r>
          </w:p>
        </w:tc>
        <w:tc>
          <w:tcPr>
            <w:tcW w:w="848" w:type="dxa"/>
            <w:gridSpan w:val="3"/>
            <w:shd w:val="clear" w:color="auto" w:fill="D6E3BC" w:themeFill="accent3" w:themeFillTint="66"/>
          </w:tcPr>
          <w:p w14:paraId="7C0D0107" w14:textId="77777777" w:rsidR="00FE34DA" w:rsidRDefault="00FE34DA" w:rsidP="00491354"/>
        </w:tc>
        <w:tc>
          <w:tcPr>
            <w:tcW w:w="7151" w:type="dxa"/>
            <w:gridSpan w:val="11"/>
            <w:shd w:val="clear" w:color="auto" w:fill="D6E3BC" w:themeFill="accent3" w:themeFillTint="66"/>
          </w:tcPr>
          <w:p w14:paraId="19ED6135" w14:textId="77777777" w:rsidR="00FE34DA" w:rsidRDefault="00FE34DA" w:rsidP="00491354">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42B6E4E0" w14:textId="77777777" w:rsidR="00FE34DA" w:rsidRDefault="00FE34DA" w:rsidP="00491354">
            <w:r>
              <w:rPr>
                <w:rFonts w:hint="eastAsia"/>
              </w:rPr>
              <w:t>A</w:t>
            </w:r>
            <w:r>
              <w:t>DD       CANCEL   SAVE</w:t>
            </w:r>
          </w:p>
        </w:tc>
      </w:tr>
      <w:tr w:rsidR="00FE34DA" w14:paraId="5B1B62DD" w14:textId="77777777" w:rsidTr="00FE34DA">
        <w:trPr>
          <w:trHeight w:val="1187"/>
          <w:jc w:val="center"/>
        </w:trPr>
        <w:tc>
          <w:tcPr>
            <w:tcW w:w="1775" w:type="dxa"/>
            <w:gridSpan w:val="3"/>
            <w:vMerge w:val="restart"/>
          </w:tcPr>
          <w:p w14:paraId="6525371B" w14:textId="77777777" w:rsidR="00FE34DA" w:rsidRDefault="00FE34DA" w:rsidP="00173581">
            <w:pPr>
              <w:rPr>
                <w:b/>
              </w:rPr>
            </w:pPr>
            <w:r w:rsidRPr="006129E1">
              <w:rPr>
                <w:rFonts w:hint="eastAsia"/>
                <w:b/>
              </w:rPr>
              <w:t>飞机维修</w:t>
            </w:r>
          </w:p>
          <w:p w14:paraId="5FBFE4D8" w14:textId="77777777" w:rsidR="00FE34DA" w:rsidRPr="006129E1" w:rsidRDefault="00FE34DA" w:rsidP="00173581">
            <w:pPr>
              <w:rPr>
                <w:b/>
              </w:rPr>
            </w:pPr>
            <w:r w:rsidRPr="00F622BF">
              <w:rPr>
                <w:b/>
              </w:rPr>
              <w:t>aircraft maintenance</w:t>
            </w:r>
          </w:p>
          <w:p w14:paraId="5FBB0ABC" w14:textId="77777777" w:rsidR="00FE34DA" w:rsidRDefault="00FE34DA" w:rsidP="00173581">
            <w:pPr>
              <w:rPr>
                <w:shd w:val="clear" w:color="auto" w:fill="FFFFFF" w:themeFill="background1"/>
              </w:rPr>
            </w:pPr>
            <w:r w:rsidRPr="006129E1">
              <w:rPr>
                <w:rFonts w:hint="eastAsia"/>
                <w:b/>
              </w:rPr>
              <w:t xml:space="preserve">        </w:t>
            </w:r>
            <w:r w:rsidRPr="006129E1">
              <w:rPr>
                <w:rFonts w:hint="eastAsia"/>
                <w:b/>
                <w:shd w:val="clear" w:color="auto" w:fill="FFFFFF" w:themeFill="background1"/>
              </w:rPr>
              <w:t>-</w:t>
            </w:r>
            <w:r w:rsidRPr="00792436">
              <w:rPr>
                <w:rFonts w:hint="eastAsia"/>
                <w:shd w:val="clear" w:color="auto" w:fill="FFFFFF" w:themeFill="background1"/>
              </w:rPr>
              <w:t>-</w:t>
            </w:r>
            <w:r w:rsidRPr="00792436">
              <w:rPr>
                <w:rFonts w:hint="eastAsia"/>
                <w:shd w:val="clear" w:color="auto" w:fill="FFFFFF" w:themeFill="background1"/>
              </w:rPr>
              <w:t>航线维修</w:t>
            </w:r>
          </w:p>
          <w:p w14:paraId="2597A717" w14:textId="77777777" w:rsidR="00FE34DA" w:rsidRPr="00BE71FF" w:rsidRDefault="00FE34DA" w:rsidP="00BE71FF">
            <w:pPr>
              <w:ind w:firstLineChars="200" w:firstLine="480"/>
              <w:rPr>
                <w:b/>
              </w:rPr>
            </w:pPr>
            <w:r w:rsidRPr="00F622BF">
              <w:rPr>
                <w:b/>
              </w:rPr>
              <w:t>line maint</w:t>
            </w:r>
          </w:p>
          <w:p w14:paraId="45F1DA32" w14:textId="77777777" w:rsidR="00FE34DA" w:rsidRPr="00214AE2" w:rsidRDefault="00FE34DA" w:rsidP="00173581">
            <w:pPr>
              <w:rPr>
                <w:b/>
              </w:rPr>
            </w:pPr>
            <w:r>
              <w:rPr>
                <w:rFonts w:hint="eastAsia"/>
              </w:rPr>
              <w:lastRenderedPageBreak/>
              <w:t xml:space="preserve"> </w:t>
            </w:r>
            <w:r>
              <w:t xml:space="preserve">      </w:t>
            </w:r>
            <w:r w:rsidRPr="00214AE2">
              <w:t xml:space="preserve"> --</w:t>
            </w:r>
            <w:r w:rsidRPr="00214AE2">
              <w:rPr>
                <w:rFonts w:hint="eastAsia"/>
                <w:b/>
              </w:rPr>
              <w:t>定检维修</w:t>
            </w:r>
          </w:p>
          <w:p w14:paraId="6A4C9CE2" w14:textId="77777777" w:rsidR="00FE34DA" w:rsidRPr="00214AE2" w:rsidRDefault="00FE34DA" w:rsidP="00173581">
            <w:pPr>
              <w:ind w:firstLineChars="150" w:firstLine="360"/>
            </w:pPr>
            <w:r w:rsidRPr="00214AE2">
              <w:t>Base  maint</w:t>
            </w:r>
          </w:p>
          <w:p w14:paraId="182B7973" w14:textId="77777777" w:rsidR="00FE34DA" w:rsidRDefault="00FE34DA" w:rsidP="00173581">
            <w:r>
              <w:rPr>
                <w:rFonts w:hint="eastAsia"/>
              </w:rPr>
              <w:t xml:space="preserve">        --</w:t>
            </w:r>
            <w:r>
              <w:rPr>
                <w:rFonts w:hint="eastAsia"/>
              </w:rPr>
              <w:t>重要改装</w:t>
            </w:r>
          </w:p>
          <w:p w14:paraId="56DEE11B" w14:textId="77777777" w:rsidR="00FE34DA" w:rsidRDefault="00FE34DA" w:rsidP="00173581">
            <w:r>
              <w:rPr>
                <w:rFonts w:hint="eastAsia"/>
              </w:rPr>
              <w:t xml:space="preserve"> </w:t>
            </w:r>
            <w:r>
              <w:t xml:space="preserve">     Major Mod</w:t>
            </w:r>
          </w:p>
          <w:p w14:paraId="3F6EA8B8" w14:textId="77777777" w:rsidR="00FE34DA" w:rsidRDefault="00FE34DA" w:rsidP="00173581">
            <w:r w:rsidRPr="009A24AD">
              <w:rPr>
                <w:rFonts w:hint="eastAsia"/>
              </w:rPr>
              <w:t>部件维修</w:t>
            </w:r>
          </w:p>
          <w:p w14:paraId="134B6181" w14:textId="77777777" w:rsidR="00FE34DA" w:rsidRPr="009A24AD" w:rsidRDefault="00FE34DA" w:rsidP="00173581">
            <w:r w:rsidRPr="002F520D">
              <w:t>parts maintenance</w:t>
            </w:r>
          </w:p>
          <w:p w14:paraId="3DBC071C" w14:textId="77777777" w:rsidR="00FE34DA" w:rsidRDefault="00FE34DA" w:rsidP="00173581">
            <w:r w:rsidRPr="009A24AD">
              <w:rPr>
                <w:rFonts w:hint="eastAsia"/>
              </w:rPr>
              <w:t>特种作业</w:t>
            </w:r>
          </w:p>
          <w:p w14:paraId="71699C1A" w14:textId="77777777" w:rsidR="00FE34DA" w:rsidRPr="00014536" w:rsidRDefault="00FE34DA" w:rsidP="00173581">
            <w:r>
              <w:t xml:space="preserve">Special </w:t>
            </w:r>
            <w:r w:rsidRPr="00C876E2">
              <w:t>process</w:t>
            </w:r>
          </w:p>
        </w:tc>
        <w:tc>
          <w:tcPr>
            <w:tcW w:w="777" w:type="dxa"/>
            <w:gridSpan w:val="2"/>
            <w:shd w:val="clear" w:color="auto" w:fill="D6E3BC" w:themeFill="accent3" w:themeFillTint="66"/>
          </w:tcPr>
          <w:p w14:paraId="7B9696F7" w14:textId="77777777" w:rsidR="00FE34DA" w:rsidRDefault="00FE34DA" w:rsidP="00173581">
            <w:r>
              <w:rPr>
                <w:rFonts w:hint="eastAsia"/>
              </w:rPr>
              <w:lastRenderedPageBreak/>
              <w:t>维修机型</w:t>
            </w:r>
          </w:p>
          <w:p w14:paraId="5B2A75F1" w14:textId="77777777" w:rsidR="00FE34DA" w:rsidRDefault="00FE34DA" w:rsidP="00173581">
            <w:r>
              <w:rPr>
                <w:rFonts w:hint="eastAsia"/>
              </w:rPr>
              <w:t>T</w:t>
            </w:r>
            <w:r>
              <w:t>ype</w:t>
            </w:r>
          </w:p>
        </w:tc>
        <w:tc>
          <w:tcPr>
            <w:tcW w:w="992" w:type="dxa"/>
            <w:gridSpan w:val="2"/>
            <w:shd w:val="clear" w:color="auto" w:fill="D6E3BC" w:themeFill="accent3" w:themeFillTint="66"/>
          </w:tcPr>
          <w:p w14:paraId="06FB9444" w14:textId="77777777" w:rsidR="00FE34DA" w:rsidRDefault="00FE34DA" w:rsidP="00173581">
            <w:r>
              <w:rPr>
                <w:rFonts w:hint="eastAsia"/>
              </w:rPr>
              <w:t>对应</w:t>
            </w:r>
            <w:r>
              <w:rPr>
                <w:rFonts w:hint="eastAsia"/>
              </w:rPr>
              <w:t>T</w:t>
            </w:r>
            <w:r>
              <w:t>C</w:t>
            </w:r>
            <w:r>
              <w:rPr>
                <w:rFonts w:hint="eastAsia"/>
              </w:rPr>
              <w:t>型号</w:t>
            </w:r>
          </w:p>
          <w:p w14:paraId="7C73B5E3" w14:textId="77777777" w:rsidR="00FE34DA" w:rsidRDefault="00FE34DA" w:rsidP="00173581">
            <w:r>
              <w:rPr>
                <w:rFonts w:hint="eastAsia"/>
              </w:rPr>
              <w:t>T</w:t>
            </w:r>
            <w:r>
              <w:t>C Type</w:t>
            </w:r>
          </w:p>
        </w:tc>
        <w:tc>
          <w:tcPr>
            <w:tcW w:w="848" w:type="dxa"/>
            <w:shd w:val="clear" w:color="auto" w:fill="D6E3BC" w:themeFill="accent3" w:themeFillTint="66"/>
          </w:tcPr>
          <w:p w14:paraId="7E15C6B6" w14:textId="77777777" w:rsidR="00FE34DA" w:rsidRDefault="00FE34DA" w:rsidP="00173581">
            <w:r>
              <w:rPr>
                <w:rFonts w:hint="eastAsia"/>
              </w:rPr>
              <w:t>作业地点</w:t>
            </w:r>
          </w:p>
          <w:p w14:paraId="2475410F" w14:textId="77777777" w:rsidR="00FE34DA" w:rsidRDefault="00FE34DA" w:rsidP="00173581">
            <w:r>
              <w:rPr>
                <w:rFonts w:hint="eastAsia"/>
              </w:rPr>
              <w:t>P</w:t>
            </w:r>
            <w:r>
              <w:t>lace</w:t>
            </w:r>
          </w:p>
        </w:tc>
        <w:tc>
          <w:tcPr>
            <w:tcW w:w="848" w:type="dxa"/>
            <w:shd w:val="clear" w:color="auto" w:fill="D6E3BC" w:themeFill="accent3" w:themeFillTint="66"/>
          </w:tcPr>
          <w:p w14:paraId="414DA98D" w14:textId="77777777" w:rsidR="00FE34DA" w:rsidRDefault="00FE34DA" w:rsidP="00173581">
            <w:r>
              <w:rPr>
                <w:rFonts w:hint="eastAsia"/>
              </w:rPr>
              <w:t>是否大修</w:t>
            </w:r>
          </w:p>
          <w:p w14:paraId="5B6E5C8A" w14:textId="77777777" w:rsidR="00FE34DA" w:rsidRDefault="00FE34DA" w:rsidP="00FE34DA">
            <w:r>
              <w:t>I</w:t>
            </w:r>
            <w:r>
              <w:rPr>
                <w:rFonts w:hint="eastAsia"/>
              </w:rPr>
              <w:t>s</w:t>
            </w:r>
            <w:r>
              <w:t xml:space="preserve"> </w:t>
            </w:r>
            <w:r w:rsidRPr="00FE34DA">
              <w:t>overhaul</w:t>
            </w:r>
          </w:p>
        </w:tc>
        <w:tc>
          <w:tcPr>
            <w:tcW w:w="848" w:type="dxa"/>
            <w:shd w:val="clear" w:color="auto" w:fill="D6E3BC" w:themeFill="accent3" w:themeFillTint="66"/>
          </w:tcPr>
          <w:p w14:paraId="33E0FD90" w14:textId="77777777" w:rsidR="00FE34DA" w:rsidRDefault="00FE34DA" w:rsidP="00173581">
            <w:r>
              <w:rPr>
                <w:rFonts w:hint="eastAsia"/>
              </w:rPr>
              <w:t>飞行时间</w:t>
            </w:r>
          </w:p>
          <w:p w14:paraId="596C5893" w14:textId="77777777" w:rsidR="00FE34DA" w:rsidRDefault="00FE34DA" w:rsidP="00173581">
            <w:r>
              <w:t>FH</w:t>
            </w:r>
          </w:p>
        </w:tc>
        <w:tc>
          <w:tcPr>
            <w:tcW w:w="851" w:type="dxa"/>
            <w:gridSpan w:val="2"/>
            <w:shd w:val="clear" w:color="auto" w:fill="D6E3BC" w:themeFill="accent3" w:themeFillTint="66"/>
          </w:tcPr>
          <w:p w14:paraId="2C8EE262" w14:textId="77777777" w:rsidR="00FE34DA" w:rsidRDefault="00FE34DA" w:rsidP="00173581">
            <w:r>
              <w:rPr>
                <w:rFonts w:hint="eastAsia"/>
              </w:rPr>
              <w:t>飞行循环</w:t>
            </w:r>
          </w:p>
          <w:p w14:paraId="008FA16C" w14:textId="77777777" w:rsidR="00FE34DA" w:rsidRDefault="00FE34DA" w:rsidP="00173581">
            <w:r>
              <w:rPr>
                <w:rFonts w:hint="eastAsia"/>
              </w:rPr>
              <w:t>F</w:t>
            </w:r>
            <w:r>
              <w:t>C</w:t>
            </w:r>
          </w:p>
        </w:tc>
        <w:tc>
          <w:tcPr>
            <w:tcW w:w="850" w:type="dxa"/>
            <w:gridSpan w:val="2"/>
            <w:shd w:val="clear" w:color="auto" w:fill="D6E3BC" w:themeFill="accent3" w:themeFillTint="66"/>
          </w:tcPr>
          <w:p w14:paraId="21305B37" w14:textId="77777777" w:rsidR="00FE34DA" w:rsidRDefault="00FE34DA" w:rsidP="00173581">
            <w:r>
              <w:rPr>
                <w:rFonts w:hint="eastAsia"/>
              </w:rPr>
              <w:t>日历时间</w:t>
            </w:r>
          </w:p>
          <w:p w14:paraId="5728228C" w14:textId="77777777" w:rsidR="00FE34DA" w:rsidRDefault="00FE34DA" w:rsidP="00173581">
            <w:r>
              <w:rPr>
                <w:rFonts w:hint="eastAsia"/>
              </w:rPr>
              <w:t>M</w:t>
            </w:r>
            <w:r>
              <w:t>O</w:t>
            </w:r>
          </w:p>
        </w:tc>
        <w:tc>
          <w:tcPr>
            <w:tcW w:w="992" w:type="dxa"/>
            <w:shd w:val="clear" w:color="auto" w:fill="D6E3BC" w:themeFill="accent3" w:themeFillTint="66"/>
          </w:tcPr>
          <w:p w14:paraId="39C24AD6" w14:textId="77777777" w:rsidR="00FE34DA" w:rsidRDefault="00FE34DA" w:rsidP="00173581">
            <w:r>
              <w:rPr>
                <w:rFonts w:hint="eastAsia"/>
              </w:rPr>
              <w:t>发动机时间</w:t>
            </w:r>
          </w:p>
          <w:p w14:paraId="6DBDBA2C" w14:textId="77777777" w:rsidR="00FE34DA" w:rsidRDefault="00FE34DA" w:rsidP="00173581">
            <w:r>
              <w:rPr>
                <w:rFonts w:hint="eastAsia"/>
              </w:rPr>
              <w:t>E</w:t>
            </w:r>
            <w:r>
              <w:t>H</w:t>
            </w:r>
          </w:p>
        </w:tc>
        <w:tc>
          <w:tcPr>
            <w:tcW w:w="993" w:type="dxa"/>
            <w:gridSpan w:val="2"/>
            <w:shd w:val="clear" w:color="auto" w:fill="D6E3BC" w:themeFill="accent3" w:themeFillTint="66"/>
          </w:tcPr>
          <w:p w14:paraId="229C204C" w14:textId="77777777" w:rsidR="00FE34DA" w:rsidRDefault="00FE34DA" w:rsidP="00173581">
            <w:r>
              <w:rPr>
                <w:rFonts w:hint="eastAsia"/>
              </w:rPr>
              <w:t>发动机循环</w:t>
            </w:r>
          </w:p>
          <w:p w14:paraId="5A8FD641" w14:textId="77777777" w:rsidR="00FE34DA" w:rsidRDefault="00FE34DA" w:rsidP="00173581">
            <w:r>
              <w:rPr>
                <w:rFonts w:hint="eastAsia"/>
              </w:rPr>
              <w:t>E</w:t>
            </w:r>
            <w:r>
              <w:t>C</w:t>
            </w:r>
          </w:p>
        </w:tc>
      </w:tr>
      <w:tr w:rsidR="00FE34DA" w14:paraId="5D0A562E" w14:textId="77777777" w:rsidTr="00FE34DA">
        <w:trPr>
          <w:trHeight w:val="1087"/>
          <w:jc w:val="center"/>
        </w:trPr>
        <w:tc>
          <w:tcPr>
            <w:tcW w:w="1775" w:type="dxa"/>
            <w:gridSpan w:val="3"/>
            <w:vMerge/>
          </w:tcPr>
          <w:p w14:paraId="44AC9DAA" w14:textId="77777777" w:rsidR="00FE34DA" w:rsidRDefault="00FE34DA" w:rsidP="00792436"/>
        </w:tc>
        <w:tc>
          <w:tcPr>
            <w:tcW w:w="777" w:type="dxa"/>
            <w:gridSpan w:val="2"/>
            <w:vAlign w:val="center"/>
          </w:tcPr>
          <w:p w14:paraId="2D295362" w14:textId="77777777" w:rsidR="00FE34DA" w:rsidRDefault="00FE34DA" w:rsidP="00792436">
            <w:r>
              <w:rPr>
                <w:rFonts w:hint="eastAsia"/>
              </w:rPr>
              <w:t>XXX</w:t>
            </w:r>
          </w:p>
        </w:tc>
        <w:tc>
          <w:tcPr>
            <w:tcW w:w="992" w:type="dxa"/>
            <w:gridSpan w:val="2"/>
            <w:vAlign w:val="center"/>
          </w:tcPr>
          <w:p w14:paraId="25709B2A" w14:textId="77777777" w:rsidR="00FE34DA" w:rsidRDefault="00FE34DA" w:rsidP="00792436">
            <w:r>
              <w:rPr>
                <w:rFonts w:hint="eastAsia"/>
              </w:rPr>
              <w:t>XXX</w:t>
            </w:r>
          </w:p>
        </w:tc>
        <w:tc>
          <w:tcPr>
            <w:tcW w:w="848" w:type="dxa"/>
            <w:vAlign w:val="center"/>
          </w:tcPr>
          <w:p w14:paraId="6BFD5573" w14:textId="77777777" w:rsidR="00FE34DA" w:rsidRDefault="00FE34DA" w:rsidP="00792436">
            <w:r>
              <w:rPr>
                <w:rFonts w:hint="eastAsia"/>
              </w:rPr>
              <w:t>XXX</w:t>
            </w:r>
          </w:p>
        </w:tc>
        <w:tc>
          <w:tcPr>
            <w:tcW w:w="848" w:type="dxa"/>
          </w:tcPr>
          <w:p w14:paraId="70C409A5" w14:textId="77777777" w:rsidR="00FE34DA" w:rsidRDefault="0054384F" w:rsidP="00792436">
            <w:r>
              <w:rPr>
                <w:rFonts w:hint="eastAsia"/>
              </w:rPr>
              <w:t>X</w:t>
            </w:r>
            <w:r>
              <w:t>XX</w:t>
            </w:r>
          </w:p>
        </w:tc>
        <w:tc>
          <w:tcPr>
            <w:tcW w:w="848" w:type="dxa"/>
            <w:vAlign w:val="center"/>
          </w:tcPr>
          <w:p w14:paraId="2BB2FC4C" w14:textId="77777777" w:rsidR="00FE34DA" w:rsidRDefault="00FE34DA" w:rsidP="00792436">
            <w:r>
              <w:rPr>
                <w:rFonts w:hint="eastAsia"/>
              </w:rPr>
              <w:t>XXX</w:t>
            </w:r>
          </w:p>
        </w:tc>
        <w:tc>
          <w:tcPr>
            <w:tcW w:w="851" w:type="dxa"/>
            <w:gridSpan w:val="2"/>
            <w:vAlign w:val="center"/>
          </w:tcPr>
          <w:p w14:paraId="0C85C51B" w14:textId="77777777" w:rsidR="00FE34DA" w:rsidRDefault="00FE34DA" w:rsidP="00792436">
            <w:r>
              <w:rPr>
                <w:rFonts w:hint="eastAsia"/>
              </w:rPr>
              <w:t>XXX</w:t>
            </w:r>
          </w:p>
        </w:tc>
        <w:tc>
          <w:tcPr>
            <w:tcW w:w="850" w:type="dxa"/>
            <w:gridSpan w:val="2"/>
            <w:vAlign w:val="center"/>
          </w:tcPr>
          <w:p w14:paraId="02E759F4" w14:textId="77777777" w:rsidR="00FE34DA" w:rsidRDefault="00FE34DA" w:rsidP="00792436">
            <w:r>
              <w:rPr>
                <w:rFonts w:hint="eastAsia"/>
              </w:rPr>
              <w:t>XXX</w:t>
            </w:r>
          </w:p>
        </w:tc>
        <w:tc>
          <w:tcPr>
            <w:tcW w:w="992" w:type="dxa"/>
            <w:vAlign w:val="center"/>
          </w:tcPr>
          <w:p w14:paraId="0072A183" w14:textId="77777777" w:rsidR="00FE34DA" w:rsidRDefault="00FE34DA" w:rsidP="00792436">
            <w:r>
              <w:rPr>
                <w:rFonts w:hint="eastAsia"/>
              </w:rPr>
              <w:t>XXX</w:t>
            </w:r>
          </w:p>
        </w:tc>
        <w:tc>
          <w:tcPr>
            <w:tcW w:w="993" w:type="dxa"/>
            <w:gridSpan w:val="2"/>
            <w:vAlign w:val="center"/>
          </w:tcPr>
          <w:p w14:paraId="48AAD717" w14:textId="77777777" w:rsidR="00FE34DA" w:rsidRDefault="00FE34DA" w:rsidP="00792436">
            <w:r>
              <w:rPr>
                <w:rFonts w:hint="eastAsia"/>
              </w:rPr>
              <w:t>X</w:t>
            </w:r>
            <w:r>
              <w:t>XX</w:t>
            </w:r>
          </w:p>
        </w:tc>
      </w:tr>
      <w:tr w:rsidR="00FE34DA" w14:paraId="0CC03EAD" w14:textId="77777777" w:rsidTr="00FE34DA">
        <w:trPr>
          <w:trHeight w:val="439"/>
          <w:jc w:val="center"/>
        </w:trPr>
        <w:tc>
          <w:tcPr>
            <w:tcW w:w="1775" w:type="dxa"/>
            <w:gridSpan w:val="3"/>
            <w:vMerge/>
          </w:tcPr>
          <w:p w14:paraId="7098FEB8" w14:textId="77777777" w:rsidR="00FE34DA" w:rsidRDefault="00FE34DA" w:rsidP="00792436"/>
        </w:tc>
        <w:tc>
          <w:tcPr>
            <w:tcW w:w="777" w:type="dxa"/>
            <w:gridSpan w:val="2"/>
          </w:tcPr>
          <w:p w14:paraId="3870DB25" w14:textId="77777777" w:rsidR="00FE34DA" w:rsidRDefault="00FE34DA" w:rsidP="00792436"/>
        </w:tc>
        <w:tc>
          <w:tcPr>
            <w:tcW w:w="992" w:type="dxa"/>
            <w:gridSpan w:val="2"/>
          </w:tcPr>
          <w:p w14:paraId="5C93EF7C" w14:textId="77777777" w:rsidR="00FE34DA" w:rsidRDefault="00FE34DA" w:rsidP="00792436"/>
        </w:tc>
        <w:tc>
          <w:tcPr>
            <w:tcW w:w="848" w:type="dxa"/>
          </w:tcPr>
          <w:p w14:paraId="3257481B" w14:textId="77777777" w:rsidR="00FE34DA" w:rsidRDefault="00FE34DA" w:rsidP="00792436"/>
        </w:tc>
        <w:tc>
          <w:tcPr>
            <w:tcW w:w="848" w:type="dxa"/>
          </w:tcPr>
          <w:p w14:paraId="59760867" w14:textId="77777777" w:rsidR="00FE34DA" w:rsidRDefault="00FE34DA" w:rsidP="00792436"/>
        </w:tc>
        <w:tc>
          <w:tcPr>
            <w:tcW w:w="848" w:type="dxa"/>
          </w:tcPr>
          <w:p w14:paraId="202D3408" w14:textId="77777777" w:rsidR="00FE34DA" w:rsidRDefault="00FE34DA" w:rsidP="00792436"/>
        </w:tc>
        <w:tc>
          <w:tcPr>
            <w:tcW w:w="851" w:type="dxa"/>
            <w:gridSpan w:val="2"/>
          </w:tcPr>
          <w:p w14:paraId="0131DDDE" w14:textId="77777777" w:rsidR="00FE34DA" w:rsidRDefault="00FE34DA" w:rsidP="00792436"/>
        </w:tc>
        <w:tc>
          <w:tcPr>
            <w:tcW w:w="850" w:type="dxa"/>
            <w:gridSpan w:val="2"/>
          </w:tcPr>
          <w:p w14:paraId="711941A5" w14:textId="77777777" w:rsidR="00FE34DA" w:rsidRDefault="00FE34DA" w:rsidP="00792436"/>
        </w:tc>
        <w:tc>
          <w:tcPr>
            <w:tcW w:w="992" w:type="dxa"/>
          </w:tcPr>
          <w:p w14:paraId="70F85964" w14:textId="77777777" w:rsidR="00FE34DA" w:rsidRDefault="00FE34DA" w:rsidP="00792436"/>
        </w:tc>
        <w:tc>
          <w:tcPr>
            <w:tcW w:w="993" w:type="dxa"/>
            <w:gridSpan w:val="2"/>
          </w:tcPr>
          <w:p w14:paraId="028A3FDA" w14:textId="77777777" w:rsidR="00FE34DA" w:rsidRDefault="00FE34DA" w:rsidP="00792436"/>
        </w:tc>
      </w:tr>
    </w:tbl>
    <w:p w14:paraId="46313A55" w14:textId="77777777" w:rsidR="00792436" w:rsidRDefault="00792436" w:rsidP="00792436"/>
    <w:tbl>
      <w:tblPr>
        <w:tblStyle w:val="aff8"/>
        <w:tblW w:w="9067" w:type="dxa"/>
        <w:jc w:val="center"/>
        <w:tblLayout w:type="fixed"/>
        <w:tblLook w:val="04A0" w:firstRow="1" w:lastRow="0" w:firstColumn="1" w:lastColumn="0" w:noHBand="0" w:noVBand="1"/>
      </w:tblPr>
      <w:tblGrid>
        <w:gridCol w:w="1129"/>
        <w:gridCol w:w="851"/>
        <w:gridCol w:w="850"/>
        <w:gridCol w:w="709"/>
        <w:gridCol w:w="851"/>
        <w:gridCol w:w="283"/>
        <w:gridCol w:w="709"/>
        <w:gridCol w:w="850"/>
        <w:gridCol w:w="851"/>
        <w:gridCol w:w="992"/>
        <w:gridCol w:w="142"/>
        <w:gridCol w:w="850"/>
      </w:tblGrid>
      <w:tr w:rsidR="00173581" w14:paraId="7F3CA748" w14:textId="77777777" w:rsidTr="002F520D">
        <w:trPr>
          <w:trHeight w:val="700"/>
          <w:jc w:val="center"/>
        </w:trPr>
        <w:tc>
          <w:tcPr>
            <w:tcW w:w="1129" w:type="dxa"/>
            <w:shd w:val="clear" w:color="auto" w:fill="D6E3BC" w:themeFill="accent3" w:themeFillTint="66"/>
          </w:tcPr>
          <w:p w14:paraId="6997A449" w14:textId="77777777" w:rsidR="00173581" w:rsidRDefault="00173581" w:rsidP="00173581">
            <w:pPr>
              <w:rPr>
                <w:sz w:val="21"/>
                <w:szCs w:val="21"/>
              </w:rPr>
            </w:pPr>
            <w:r w:rsidRPr="00E72B6A">
              <w:rPr>
                <w:rFonts w:hint="eastAsia"/>
                <w:sz w:val="21"/>
                <w:szCs w:val="21"/>
              </w:rPr>
              <w:t>民航局</w:t>
            </w:r>
          </w:p>
          <w:p w14:paraId="79867821" w14:textId="77777777" w:rsidR="00173581" w:rsidRPr="00E72B6A" w:rsidRDefault="00173581" w:rsidP="00173581">
            <w:pPr>
              <w:rPr>
                <w:sz w:val="21"/>
                <w:szCs w:val="21"/>
              </w:rPr>
            </w:pPr>
            <w:r w:rsidRPr="002C52BE">
              <w:rPr>
                <w:sz w:val="21"/>
                <w:szCs w:val="21"/>
              </w:rPr>
              <w:t>Authority</w:t>
            </w:r>
          </w:p>
        </w:tc>
        <w:tc>
          <w:tcPr>
            <w:tcW w:w="851" w:type="dxa"/>
          </w:tcPr>
          <w:p w14:paraId="36BB949B" w14:textId="77777777" w:rsidR="00173581" w:rsidRPr="00E72B6A" w:rsidRDefault="00173581" w:rsidP="00173581">
            <w:pPr>
              <w:rPr>
                <w:sz w:val="21"/>
                <w:szCs w:val="21"/>
              </w:rPr>
            </w:pPr>
          </w:p>
        </w:tc>
        <w:tc>
          <w:tcPr>
            <w:tcW w:w="1559" w:type="dxa"/>
            <w:gridSpan w:val="2"/>
            <w:shd w:val="clear" w:color="auto" w:fill="D6E3BC" w:themeFill="accent3" w:themeFillTint="66"/>
          </w:tcPr>
          <w:p w14:paraId="5540D9A5" w14:textId="77777777" w:rsidR="00173581" w:rsidRDefault="00173581" w:rsidP="00173581">
            <w:pPr>
              <w:rPr>
                <w:sz w:val="21"/>
                <w:szCs w:val="21"/>
              </w:rPr>
            </w:pPr>
            <w:r w:rsidRPr="00E72B6A">
              <w:rPr>
                <w:rFonts w:hint="eastAsia"/>
                <w:sz w:val="21"/>
                <w:szCs w:val="21"/>
              </w:rPr>
              <w:t>依托民航局</w:t>
            </w:r>
          </w:p>
          <w:p w14:paraId="33EA78E4" w14:textId="77777777" w:rsidR="00173581" w:rsidRPr="00E72B6A" w:rsidRDefault="00173581" w:rsidP="00173581">
            <w:pPr>
              <w:rPr>
                <w:sz w:val="21"/>
                <w:szCs w:val="21"/>
              </w:rPr>
            </w:pPr>
            <w:r>
              <w:rPr>
                <w:sz w:val="21"/>
                <w:szCs w:val="21"/>
              </w:rPr>
              <w:t xml:space="preserve">Dep </w:t>
            </w:r>
            <w:r w:rsidRPr="002C52BE">
              <w:rPr>
                <w:sz w:val="21"/>
                <w:szCs w:val="21"/>
              </w:rPr>
              <w:t>Authority</w:t>
            </w:r>
          </w:p>
        </w:tc>
        <w:tc>
          <w:tcPr>
            <w:tcW w:w="1134" w:type="dxa"/>
            <w:gridSpan w:val="2"/>
          </w:tcPr>
          <w:p w14:paraId="452C9686" w14:textId="77777777" w:rsidR="00173581" w:rsidRPr="00E72B6A" w:rsidRDefault="00173581" w:rsidP="00173581">
            <w:pPr>
              <w:rPr>
                <w:sz w:val="21"/>
                <w:szCs w:val="21"/>
              </w:rPr>
            </w:pPr>
          </w:p>
        </w:tc>
        <w:tc>
          <w:tcPr>
            <w:tcW w:w="1559" w:type="dxa"/>
            <w:gridSpan w:val="2"/>
            <w:shd w:val="clear" w:color="auto" w:fill="D6E3BC" w:themeFill="accent3" w:themeFillTint="66"/>
          </w:tcPr>
          <w:p w14:paraId="5A976865" w14:textId="77777777" w:rsidR="00173581" w:rsidRDefault="00173581" w:rsidP="00173581">
            <w:pPr>
              <w:rPr>
                <w:sz w:val="21"/>
                <w:szCs w:val="21"/>
              </w:rPr>
            </w:pPr>
            <w:r w:rsidRPr="00E72B6A">
              <w:rPr>
                <w:rFonts w:hint="eastAsia"/>
                <w:sz w:val="21"/>
                <w:szCs w:val="21"/>
              </w:rPr>
              <w:t>许可证号码</w:t>
            </w:r>
          </w:p>
          <w:p w14:paraId="7D8CE319" w14:textId="77777777" w:rsidR="00173581" w:rsidRDefault="00173581" w:rsidP="00173581">
            <w:pPr>
              <w:rPr>
                <w:sz w:val="21"/>
                <w:szCs w:val="21"/>
              </w:rPr>
            </w:pPr>
            <w:r>
              <w:rPr>
                <w:rFonts w:hint="eastAsia"/>
                <w:sz w:val="21"/>
                <w:szCs w:val="21"/>
              </w:rPr>
              <w:t>C</w:t>
            </w:r>
            <w:r>
              <w:rPr>
                <w:sz w:val="21"/>
                <w:szCs w:val="21"/>
              </w:rPr>
              <w:t>ertificate No</w:t>
            </w:r>
          </w:p>
          <w:p w14:paraId="20F13251" w14:textId="77777777" w:rsidR="00173581" w:rsidRPr="00E72B6A" w:rsidRDefault="00173581" w:rsidP="00173581">
            <w:pPr>
              <w:rPr>
                <w:sz w:val="21"/>
                <w:szCs w:val="21"/>
              </w:rPr>
            </w:pPr>
          </w:p>
        </w:tc>
        <w:tc>
          <w:tcPr>
            <w:tcW w:w="851" w:type="dxa"/>
          </w:tcPr>
          <w:p w14:paraId="60240732" w14:textId="77777777" w:rsidR="00173581" w:rsidRPr="00E72B6A" w:rsidRDefault="00173581" w:rsidP="00173581">
            <w:pPr>
              <w:rPr>
                <w:sz w:val="21"/>
                <w:szCs w:val="21"/>
              </w:rPr>
            </w:pPr>
          </w:p>
        </w:tc>
        <w:tc>
          <w:tcPr>
            <w:tcW w:w="1134" w:type="dxa"/>
            <w:gridSpan w:val="2"/>
            <w:shd w:val="clear" w:color="auto" w:fill="D6E3BC" w:themeFill="accent3" w:themeFillTint="66"/>
          </w:tcPr>
          <w:p w14:paraId="6134E4BA" w14:textId="77777777" w:rsidR="00173581" w:rsidRDefault="00173581" w:rsidP="00173581">
            <w:pPr>
              <w:rPr>
                <w:sz w:val="21"/>
                <w:szCs w:val="21"/>
              </w:rPr>
            </w:pPr>
            <w:r w:rsidRPr="00E72B6A">
              <w:rPr>
                <w:rFonts w:hint="eastAsia"/>
                <w:sz w:val="21"/>
                <w:szCs w:val="21"/>
              </w:rPr>
              <w:t>许可证有效期</w:t>
            </w:r>
          </w:p>
          <w:p w14:paraId="45378C10" w14:textId="77777777" w:rsidR="00173581" w:rsidRPr="00E72B6A" w:rsidRDefault="00173581" w:rsidP="00173581">
            <w:pPr>
              <w:rPr>
                <w:sz w:val="21"/>
                <w:szCs w:val="21"/>
              </w:rPr>
            </w:pPr>
            <w:r>
              <w:rPr>
                <w:rFonts w:hint="eastAsia"/>
                <w:sz w:val="21"/>
                <w:szCs w:val="21"/>
              </w:rPr>
              <w:t>E</w:t>
            </w:r>
            <w:r>
              <w:rPr>
                <w:sz w:val="21"/>
                <w:szCs w:val="21"/>
              </w:rPr>
              <w:t>xpired Date</w:t>
            </w:r>
          </w:p>
        </w:tc>
        <w:tc>
          <w:tcPr>
            <w:tcW w:w="850" w:type="dxa"/>
          </w:tcPr>
          <w:p w14:paraId="7F050924" w14:textId="77777777" w:rsidR="00173581" w:rsidRPr="00E72B6A" w:rsidRDefault="00173581" w:rsidP="00173581">
            <w:pPr>
              <w:rPr>
                <w:sz w:val="21"/>
                <w:szCs w:val="21"/>
              </w:rPr>
            </w:pPr>
          </w:p>
        </w:tc>
      </w:tr>
      <w:tr w:rsidR="005904DB" w14:paraId="058A00BF" w14:textId="77777777" w:rsidTr="005904DB">
        <w:trPr>
          <w:trHeight w:val="682"/>
          <w:jc w:val="center"/>
        </w:trPr>
        <w:tc>
          <w:tcPr>
            <w:tcW w:w="1129" w:type="dxa"/>
            <w:shd w:val="clear" w:color="auto" w:fill="D6E3BC" w:themeFill="accent3" w:themeFillTint="66"/>
          </w:tcPr>
          <w:p w14:paraId="54EA6313" w14:textId="77777777" w:rsidR="005904DB" w:rsidRDefault="005904DB" w:rsidP="00173581">
            <w:pPr>
              <w:rPr>
                <w:sz w:val="21"/>
                <w:szCs w:val="21"/>
              </w:rPr>
            </w:pPr>
            <w:r w:rsidRPr="00E72B6A">
              <w:rPr>
                <w:rFonts w:hint="eastAsia"/>
                <w:sz w:val="21"/>
                <w:szCs w:val="21"/>
              </w:rPr>
              <w:t>许可证颁发日期</w:t>
            </w:r>
          </w:p>
          <w:p w14:paraId="3EE7BBB9" w14:textId="77777777" w:rsidR="005904DB" w:rsidRPr="00E72B6A" w:rsidRDefault="005904DB" w:rsidP="00173581">
            <w:pPr>
              <w:rPr>
                <w:sz w:val="21"/>
                <w:szCs w:val="21"/>
              </w:rPr>
            </w:pPr>
            <w:r>
              <w:rPr>
                <w:sz w:val="21"/>
                <w:szCs w:val="21"/>
              </w:rPr>
              <w:t>Lssue Date</w:t>
            </w:r>
          </w:p>
        </w:tc>
        <w:tc>
          <w:tcPr>
            <w:tcW w:w="851" w:type="dxa"/>
          </w:tcPr>
          <w:p w14:paraId="5B1990A8" w14:textId="77777777" w:rsidR="005904DB" w:rsidRPr="00E72B6A" w:rsidRDefault="005904DB" w:rsidP="00173581">
            <w:pPr>
              <w:rPr>
                <w:sz w:val="21"/>
                <w:szCs w:val="21"/>
              </w:rPr>
            </w:pPr>
          </w:p>
        </w:tc>
        <w:tc>
          <w:tcPr>
            <w:tcW w:w="1559" w:type="dxa"/>
            <w:gridSpan w:val="2"/>
            <w:shd w:val="clear" w:color="auto" w:fill="D6E3BC" w:themeFill="accent3" w:themeFillTint="66"/>
          </w:tcPr>
          <w:p w14:paraId="7ECF5ECF" w14:textId="77777777" w:rsidR="005904DB" w:rsidRDefault="005904DB" w:rsidP="00173581">
            <w:pPr>
              <w:rPr>
                <w:sz w:val="21"/>
                <w:szCs w:val="21"/>
              </w:rPr>
            </w:pPr>
            <w:r w:rsidRPr="00E72B6A">
              <w:rPr>
                <w:rFonts w:hint="eastAsia"/>
                <w:sz w:val="21"/>
                <w:szCs w:val="21"/>
              </w:rPr>
              <w:t>适航联络人</w:t>
            </w:r>
          </w:p>
          <w:p w14:paraId="74752CF9" w14:textId="77777777" w:rsidR="005904DB" w:rsidRPr="00E72B6A" w:rsidRDefault="005904DB" w:rsidP="00173581">
            <w:pPr>
              <w:rPr>
                <w:sz w:val="21"/>
                <w:szCs w:val="21"/>
              </w:rPr>
            </w:pPr>
            <w:r>
              <w:rPr>
                <w:rFonts w:hint="eastAsia"/>
                <w:sz w:val="21"/>
                <w:szCs w:val="21"/>
              </w:rPr>
              <w:t>P</w:t>
            </w:r>
            <w:r>
              <w:rPr>
                <w:sz w:val="21"/>
                <w:szCs w:val="21"/>
              </w:rPr>
              <w:t>-in-charge</w:t>
            </w:r>
          </w:p>
        </w:tc>
        <w:tc>
          <w:tcPr>
            <w:tcW w:w="1134" w:type="dxa"/>
            <w:gridSpan w:val="2"/>
          </w:tcPr>
          <w:p w14:paraId="4E4B3D60" w14:textId="77777777" w:rsidR="005904DB" w:rsidRPr="00E72B6A" w:rsidRDefault="005904DB" w:rsidP="00173581">
            <w:pPr>
              <w:rPr>
                <w:sz w:val="21"/>
                <w:szCs w:val="21"/>
              </w:rPr>
            </w:pPr>
          </w:p>
        </w:tc>
        <w:tc>
          <w:tcPr>
            <w:tcW w:w="4394" w:type="dxa"/>
            <w:gridSpan w:val="6"/>
            <w:shd w:val="clear" w:color="auto" w:fill="auto"/>
          </w:tcPr>
          <w:p w14:paraId="377E5B86" w14:textId="77777777" w:rsidR="005904DB" w:rsidRPr="00E72B6A" w:rsidRDefault="005904DB" w:rsidP="00173581">
            <w:pPr>
              <w:rPr>
                <w:sz w:val="21"/>
                <w:szCs w:val="21"/>
              </w:rPr>
            </w:pPr>
          </w:p>
        </w:tc>
      </w:tr>
      <w:tr w:rsidR="00792436" w14:paraId="54669499" w14:textId="77777777" w:rsidTr="00BA5973">
        <w:trPr>
          <w:trHeight w:val="439"/>
          <w:jc w:val="center"/>
        </w:trPr>
        <w:tc>
          <w:tcPr>
            <w:tcW w:w="9067" w:type="dxa"/>
            <w:gridSpan w:val="12"/>
          </w:tcPr>
          <w:p w14:paraId="1A4B436E" w14:textId="77777777" w:rsidR="00792436" w:rsidRDefault="00792436" w:rsidP="00792436"/>
        </w:tc>
      </w:tr>
      <w:tr w:rsidR="00491354" w14:paraId="6B2CE3CA" w14:textId="77777777" w:rsidTr="002F520D">
        <w:trPr>
          <w:trHeight w:val="593"/>
          <w:jc w:val="center"/>
        </w:trPr>
        <w:tc>
          <w:tcPr>
            <w:tcW w:w="1980" w:type="dxa"/>
            <w:gridSpan w:val="2"/>
            <w:shd w:val="clear" w:color="auto" w:fill="D6E3BC" w:themeFill="accent3" w:themeFillTint="66"/>
          </w:tcPr>
          <w:p w14:paraId="7E5F8FEA" w14:textId="77777777" w:rsidR="00491354" w:rsidRDefault="00491354" w:rsidP="00491354">
            <w:r>
              <w:rPr>
                <w:rFonts w:hint="eastAsia"/>
              </w:rPr>
              <w:t>名称：</w:t>
            </w:r>
          </w:p>
          <w:p w14:paraId="3320F826" w14:textId="77777777" w:rsidR="00491354" w:rsidRDefault="00491354" w:rsidP="00491354">
            <w:r w:rsidRPr="00491354">
              <w:t>designation</w:t>
            </w:r>
          </w:p>
        </w:tc>
        <w:tc>
          <w:tcPr>
            <w:tcW w:w="7087" w:type="dxa"/>
            <w:gridSpan w:val="10"/>
            <w:shd w:val="clear" w:color="auto" w:fill="D6E3BC" w:themeFill="accent3" w:themeFillTint="66"/>
          </w:tcPr>
          <w:p w14:paraId="12DC9243" w14:textId="77777777" w:rsidR="00491354" w:rsidRDefault="00491354" w:rsidP="00491354">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32E3E09E" w14:textId="77777777" w:rsidR="00491354" w:rsidRDefault="00491354" w:rsidP="00491354">
            <w:r>
              <w:rPr>
                <w:rFonts w:hint="eastAsia"/>
              </w:rPr>
              <w:t>A</w:t>
            </w:r>
            <w:r>
              <w:t>DD       CANCEL   SAVE</w:t>
            </w:r>
          </w:p>
        </w:tc>
      </w:tr>
      <w:tr w:rsidR="009D11FE" w14:paraId="52D51819" w14:textId="77777777" w:rsidTr="002F520D">
        <w:trPr>
          <w:trHeight w:val="1187"/>
          <w:jc w:val="center"/>
        </w:trPr>
        <w:tc>
          <w:tcPr>
            <w:tcW w:w="1980" w:type="dxa"/>
            <w:gridSpan w:val="2"/>
            <w:vMerge w:val="restart"/>
          </w:tcPr>
          <w:p w14:paraId="342BA6C8" w14:textId="77777777" w:rsidR="009D11FE" w:rsidRDefault="009D11FE" w:rsidP="003A040B">
            <w:pPr>
              <w:rPr>
                <w:b/>
              </w:rPr>
            </w:pPr>
            <w:r w:rsidRPr="006129E1">
              <w:rPr>
                <w:rFonts w:hint="eastAsia"/>
                <w:b/>
              </w:rPr>
              <w:t>飞机维修</w:t>
            </w:r>
          </w:p>
          <w:p w14:paraId="09AA1DCD" w14:textId="77777777" w:rsidR="00CF20AE" w:rsidRPr="006129E1" w:rsidRDefault="00CF20AE" w:rsidP="003A040B">
            <w:pPr>
              <w:rPr>
                <w:b/>
              </w:rPr>
            </w:pPr>
            <w:r w:rsidRPr="00F622BF">
              <w:rPr>
                <w:b/>
              </w:rPr>
              <w:t>aircraft maintenance</w:t>
            </w:r>
          </w:p>
          <w:p w14:paraId="5E45FE76" w14:textId="77777777" w:rsidR="009D11FE" w:rsidRDefault="009D11FE" w:rsidP="003A040B">
            <w:pPr>
              <w:rPr>
                <w:shd w:val="clear" w:color="auto" w:fill="FFFFFF" w:themeFill="background1"/>
              </w:rPr>
            </w:pPr>
            <w:r w:rsidRPr="006129E1">
              <w:rPr>
                <w:rFonts w:hint="eastAsia"/>
                <w:b/>
              </w:rPr>
              <w:t xml:space="preserve">       </w:t>
            </w:r>
            <w:r w:rsidRPr="003A040B">
              <w:rPr>
                <w:rFonts w:hint="eastAsia"/>
              </w:rPr>
              <w:t xml:space="preserve"> </w:t>
            </w:r>
            <w:r w:rsidRPr="003A040B">
              <w:rPr>
                <w:rFonts w:hint="eastAsia"/>
                <w:shd w:val="clear" w:color="auto" w:fill="FFFFFF" w:themeFill="background1"/>
              </w:rPr>
              <w:t>--</w:t>
            </w:r>
            <w:r w:rsidRPr="003A040B">
              <w:rPr>
                <w:rFonts w:hint="eastAsia"/>
                <w:shd w:val="clear" w:color="auto" w:fill="FFFFFF" w:themeFill="background1"/>
              </w:rPr>
              <w:t>航线维修</w:t>
            </w:r>
          </w:p>
          <w:p w14:paraId="3E3FEF86" w14:textId="77777777" w:rsidR="00F622BF" w:rsidRPr="00F622BF" w:rsidRDefault="00F622BF" w:rsidP="00F622BF">
            <w:pPr>
              <w:ind w:firstLineChars="200" w:firstLine="480"/>
              <w:rPr>
                <w:b/>
              </w:rPr>
            </w:pPr>
            <w:r w:rsidRPr="00F622BF">
              <w:rPr>
                <w:b/>
              </w:rPr>
              <w:t>line maint</w:t>
            </w:r>
          </w:p>
          <w:p w14:paraId="35D4CEC8" w14:textId="77777777" w:rsidR="009D11FE" w:rsidRDefault="009D11FE" w:rsidP="003A040B">
            <w:r>
              <w:rPr>
                <w:rFonts w:hint="eastAsia"/>
              </w:rPr>
              <w:t xml:space="preserve"> </w:t>
            </w:r>
            <w:r>
              <w:t xml:space="preserve">       --</w:t>
            </w:r>
            <w:r>
              <w:rPr>
                <w:rFonts w:hint="eastAsia"/>
              </w:rPr>
              <w:t>定检维修</w:t>
            </w:r>
          </w:p>
          <w:p w14:paraId="400DA619" w14:textId="77777777" w:rsidR="00173581" w:rsidRDefault="00173581" w:rsidP="00173581">
            <w:pPr>
              <w:ind w:firstLineChars="200" w:firstLine="480"/>
            </w:pPr>
            <w:r>
              <w:t>Base  maint</w:t>
            </w:r>
          </w:p>
          <w:p w14:paraId="66A9E5F2" w14:textId="77777777" w:rsidR="009D11FE" w:rsidRPr="00214AE2" w:rsidRDefault="009D11FE" w:rsidP="003A040B">
            <w:pPr>
              <w:rPr>
                <w:b/>
              </w:rPr>
            </w:pPr>
            <w:r>
              <w:rPr>
                <w:rFonts w:hint="eastAsia"/>
              </w:rPr>
              <w:t xml:space="preserve">    </w:t>
            </w:r>
            <w:r w:rsidRPr="003A040B">
              <w:rPr>
                <w:rFonts w:hint="eastAsia"/>
                <w:b/>
                <w:color w:val="FF0000"/>
              </w:rPr>
              <w:t xml:space="preserve">    </w:t>
            </w:r>
            <w:r w:rsidRPr="00214AE2">
              <w:rPr>
                <w:rFonts w:hint="eastAsia"/>
                <w:b/>
              </w:rPr>
              <w:t>--</w:t>
            </w:r>
            <w:r w:rsidRPr="00214AE2">
              <w:rPr>
                <w:rFonts w:hint="eastAsia"/>
                <w:b/>
              </w:rPr>
              <w:t>重要改装</w:t>
            </w:r>
          </w:p>
          <w:p w14:paraId="1EE75F17" w14:textId="77777777" w:rsidR="00CF20AE" w:rsidRPr="00214AE2" w:rsidRDefault="00CF20AE" w:rsidP="003A040B">
            <w:pPr>
              <w:rPr>
                <w:b/>
              </w:rPr>
            </w:pPr>
            <w:r w:rsidRPr="00214AE2">
              <w:rPr>
                <w:rFonts w:hint="eastAsia"/>
                <w:b/>
              </w:rPr>
              <w:t xml:space="preserve"> </w:t>
            </w:r>
            <w:r w:rsidRPr="00214AE2">
              <w:rPr>
                <w:b/>
              </w:rPr>
              <w:t xml:space="preserve">      </w:t>
            </w:r>
            <w:r w:rsidRPr="00214AE2">
              <w:t>Major Mod</w:t>
            </w:r>
          </w:p>
          <w:p w14:paraId="2D37B798" w14:textId="77777777" w:rsidR="009D11FE" w:rsidRDefault="009D11FE" w:rsidP="009A24AD">
            <w:r w:rsidRPr="009A24AD">
              <w:rPr>
                <w:rFonts w:hint="eastAsia"/>
              </w:rPr>
              <w:t>部件维修</w:t>
            </w:r>
          </w:p>
          <w:p w14:paraId="4D8B0B93" w14:textId="77777777" w:rsidR="002F520D" w:rsidRPr="009A24AD" w:rsidRDefault="002F520D" w:rsidP="009A24AD">
            <w:r w:rsidRPr="002F520D">
              <w:t>parts maintenance</w:t>
            </w:r>
          </w:p>
          <w:p w14:paraId="0698934A" w14:textId="77777777" w:rsidR="009D11FE" w:rsidRDefault="009D11FE" w:rsidP="003A040B">
            <w:r w:rsidRPr="009A24AD">
              <w:rPr>
                <w:rFonts w:hint="eastAsia"/>
              </w:rPr>
              <w:t>特种作业</w:t>
            </w:r>
          </w:p>
          <w:p w14:paraId="26572AC4" w14:textId="77777777" w:rsidR="00C876E2" w:rsidRDefault="00C876E2" w:rsidP="003A040B">
            <w:r>
              <w:t xml:space="preserve">Special </w:t>
            </w:r>
            <w:r w:rsidRPr="00C876E2">
              <w:t>process</w:t>
            </w:r>
          </w:p>
        </w:tc>
        <w:tc>
          <w:tcPr>
            <w:tcW w:w="850" w:type="dxa"/>
            <w:shd w:val="clear" w:color="auto" w:fill="D6E3BC" w:themeFill="accent3" w:themeFillTint="66"/>
          </w:tcPr>
          <w:p w14:paraId="79107379" w14:textId="77777777" w:rsidR="009D11FE" w:rsidRDefault="009D11FE" w:rsidP="003A040B">
            <w:r>
              <w:rPr>
                <w:rFonts w:hint="eastAsia"/>
              </w:rPr>
              <w:t>维修机型</w:t>
            </w:r>
          </w:p>
          <w:p w14:paraId="072AD3BC" w14:textId="77777777" w:rsidR="00173581" w:rsidRDefault="00173581" w:rsidP="003A040B">
            <w:r>
              <w:rPr>
                <w:rFonts w:hint="eastAsia"/>
              </w:rPr>
              <w:t>T</w:t>
            </w:r>
            <w:r>
              <w:t>ype</w:t>
            </w:r>
          </w:p>
        </w:tc>
        <w:tc>
          <w:tcPr>
            <w:tcW w:w="709" w:type="dxa"/>
            <w:shd w:val="clear" w:color="auto" w:fill="D6E3BC" w:themeFill="accent3" w:themeFillTint="66"/>
          </w:tcPr>
          <w:p w14:paraId="110980A2" w14:textId="77777777" w:rsidR="009D11FE" w:rsidRDefault="009D11FE" w:rsidP="003A040B">
            <w:r>
              <w:rPr>
                <w:rFonts w:hint="eastAsia"/>
              </w:rPr>
              <w:t>对应</w:t>
            </w:r>
            <w:r>
              <w:rPr>
                <w:rFonts w:hint="eastAsia"/>
              </w:rPr>
              <w:t>T</w:t>
            </w:r>
            <w:r>
              <w:t>C</w:t>
            </w:r>
            <w:r>
              <w:rPr>
                <w:rFonts w:hint="eastAsia"/>
              </w:rPr>
              <w:t>型号</w:t>
            </w:r>
          </w:p>
          <w:p w14:paraId="34987635" w14:textId="77777777" w:rsidR="00173581" w:rsidRDefault="00173581" w:rsidP="003A040B">
            <w:r>
              <w:rPr>
                <w:rFonts w:hint="eastAsia"/>
              </w:rPr>
              <w:t>T</w:t>
            </w:r>
            <w:r>
              <w:t>C Type</w:t>
            </w:r>
          </w:p>
        </w:tc>
        <w:tc>
          <w:tcPr>
            <w:tcW w:w="851" w:type="dxa"/>
            <w:shd w:val="clear" w:color="auto" w:fill="D6E3BC" w:themeFill="accent3" w:themeFillTint="66"/>
          </w:tcPr>
          <w:p w14:paraId="57FBA14D" w14:textId="77777777" w:rsidR="009D11FE" w:rsidRDefault="009D11FE" w:rsidP="003A040B">
            <w:r>
              <w:rPr>
                <w:rFonts w:hint="eastAsia"/>
              </w:rPr>
              <w:t>作业地点</w:t>
            </w:r>
          </w:p>
          <w:p w14:paraId="6B67DCD7" w14:textId="77777777" w:rsidR="00173581" w:rsidRDefault="00173581" w:rsidP="003A040B">
            <w:r>
              <w:rPr>
                <w:rFonts w:hint="eastAsia"/>
              </w:rPr>
              <w:t>P</w:t>
            </w:r>
            <w:r>
              <w:t>lace</w:t>
            </w:r>
          </w:p>
        </w:tc>
        <w:tc>
          <w:tcPr>
            <w:tcW w:w="992" w:type="dxa"/>
            <w:gridSpan w:val="2"/>
            <w:shd w:val="clear" w:color="auto" w:fill="D6E3BC" w:themeFill="accent3" w:themeFillTint="66"/>
          </w:tcPr>
          <w:p w14:paraId="0A900418" w14:textId="77777777" w:rsidR="009D11FE" w:rsidRDefault="009D11FE" w:rsidP="003A040B">
            <w:r>
              <w:rPr>
                <w:rFonts w:hint="eastAsia"/>
              </w:rPr>
              <w:t>方案编号</w:t>
            </w:r>
          </w:p>
          <w:p w14:paraId="51F9B40E" w14:textId="77777777" w:rsidR="00C876E2" w:rsidRDefault="00C876E2" w:rsidP="003A040B">
            <w:r>
              <w:t>Mod No</w:t>
            </w:r>
          </w:p>
        </w:tc>
        <w:tc>
          <w:tcPr>
            <w:tcW w:w="850" w:type="dxa"/>
            <w:shd w:val="clear" w:color="auto" w:fill="D6E3BC" w:themeFill="accent3" w:themeFillTint="66"/>
          </w:tcPr>
          <w:p w14:paraId="737D64C9" w14:textId="77777777" w:rsidR="009D11FE" w:rsidRDefault="009D11FE" w:rsidP="003A040B">
            <w:r>
              <w:rPr>
                <w:rFonts w:hint="eastAsia"/>
              </w:rPr>
              <w:t>改装名称</w:t>
            </w:r>
          </w:p>
          <w:p w14:paraId="2C905BD9" w14:textId="77777777" w:rsidR="00C876E2" w:rsidRDefault="00C876E2" w:rsidP="003A040B">
            <w:r>
              <w:rPr>
                <w:rFonts w:hint="eastAsia"/>
              </w:rPr>
              <w:t>M</w:t>
            </w:r>
            <w:r>
              <w:t>od Name</w:t>
            </w:r>
          </w:p>
        </w:tc>
        <w:tc>
          <w:tcPr>
            <w:tcW w:w="851" w:type="dxa"/>
            <w:shd w:val="clear" w:color="auto" w:fill="D6E3BC" w:themeFill="accent3" w:themeFillTint="66"/>
          </w:tcPr>
          <w:p w14:paraId="39204BCE" w14:textId="77777777" w:rsidR="009D11FE" w:rsidRDefault="009D11FE" w:rsidP="003A040B">
            <w:r>
              <w:rPr>
                <w:rFonts w:hint="eastAsia"/>
              </w:rPr>
              <w:t>批准日期</w:t>
            </w:r>
          </w:p>
          <w:p w14:paraId="2708EB9D" w14:textId="77777777" w:rsidR="00C876E2" w:rsidRDefault="00C876E2" w:rsidP="003A040B">
            <w:r>
              <w:rPr>
                <w:rFonts w:hint="eastAsia"/>
              </w:rPr>
              <w:t>A</w:t>
            </w:r>
            <w:r>
              <w:t>ppr Date</w:t>
            </w:r>
          </w:p>
        </w:tc>
        <w:tc>
          <w:tcPr>
            <w:tcW w:w="992" w:type="dxa"/>
            <w:shd w:val="clear" w:color="auto" w:fill="D6E3BC" w:themeFill="accent3" w:themeFillTint="66"/>
          </w:tcPr>
          <w:p w14:paraId="1C43AE58" w14:textId="77777777" w:rsidR="009D11FE" w:rsidRDefault="009D11FE" w:rsidP="003A040B">
            <w:r>
              <w:rPr>
                <w:rFonts w:hint="eastAsia"/>
              </w:rPr>
              <w:t>有效期</w:t>
            </w:r>
          </w:p>
          <w:p w14:paraId="6B84244F" w14:textId="77777777" w:rsidR="00C876E2" w:rsidRDefault="00C876E2" w:rsidP="003A040B">
            <w:r>
              <w:rPr>
                <w:rFonts w:hint="eastAsia"/>
              </w:rPr>
              <w:t>E</w:t>
            </w:r>
            <w:r>
              <w:t>xp Date</w:t>
            </w:r>
          </w:p>
        </w:tc>
        <w:tc>
          <w:tcPr>
            <w:tcW w:w="992" w:type="dxa"/>
            <w:gridSpan w:val="2"/>
            <w:shd w:val="clear" w:color="auto" w:fill="D6E3BC" w:themeFill="accent3" w:themeFillTint="66"/>
          </w:tcPr>
          <w:p w14:paraId="4771C955" w14:textId="77777777" w:rsidR="009D11FE" w:rsidRDefault="009D11FE" w:rsidP="003A040B">
            <w:r>
              <w:rPr>
                <w:rFonts w:hint="eastAsia"/>
              </w:rPr>
              <w:t>备注</w:t>
            </w:r>
          </w:p>
          <w:p w14:paraId="7345AB9A" w14:textId="77777777" w:rsidR="00C876E2" w:rsidRDefault="00C876E2" w:rsidP="003A040B">
            <w:r>
              <w:rPr>
                <w:rFonts w:hint="eastAsia"/>
              </w:rPr>
              <w:t>N</w:t>
            </w:r>
            <w:r>
              <w:t>ote</w:t>
            </w:r>
          </w:p>
        </w:tc>
      </w:tr>
      <w:tr w:rsidR="009D11FE" w14:paraId="451A0D90" w14:textId="77777777" w:rsidTr="002F520D">
        <w:trPr>
          <w:trHeight w:val="1234"/>
          <w:jc w:val="center"/>
        </w:trPr>
        <w:tc>
          <w:tcPr>
            <w:tcW w:w="1980" w:type="dxa"/>
            <w:gridSpan w:val="2"/>
            <w:vMerge/>
          </w:tcPr>
          <w:p w14:paraId="540A5950" w14:textId="77777777" w:rsidR="009D11FE" w:rsidRDefault="009D11FE" w:rsidP="00792436"/>
        </w:tc>
        <w:tc>
          <w:tcPr>
            <w:tcW w:w="850" w:type="dxa"/>
            <w:vAlign w:val="center"/>
          </w:tcPr>
          <w:p w14:paraId="2C1130EC" w14:textId="77777777" w:rsidR="009D11FE" w:rsidRDefault="009D11FE" w:rsidP="00792436">
            <w:r>
              <w:rPr>
                <w:rFonts w:hint="eastAsia"/>
              </w:rPr>
              <w:t>XXX</w:t>
            </w:r>
          </w:p>
        </w:tc>
        <w:tc>
          <w:tcPr>
            <w:tcW w:w="709" w:type="dxa"/>
            <w:vAlign w:val="center"/>
          </w:tcPr>
          <w:p w14:paraId="2A8EA5ED" w14:textId="77777777" w:rsidR="009D11FE" w:rsidRDefault="009D11FE" w:rsidP="00792436">
            <w:r>
              <w:rPr>
                <w:rFonts w:hint="eastAsia"/>
              </w:rPr>
              <w:t>XXX</w:t>
            </w:r>
          </w:p>
        </w:tc>
        <w:tc>
          <w:tcPr>
            <w:tcW w:w="851" w:type="dxa"/>
            <w:vAlign w:val="center"/>
          </w:tcPr>
          <w:p w14:paraId="3D8046EB" w14:textId="77777777" w:rsidR="009D11FE" w:rsidRDefault="009D11FE" w:rsidP="00792436">
            <w:r>
              <w:rPr>
                <w:rFonts w:hint="eastAsia"/>
              </w:rPr>
              <w:t>XXX</w:t>
            </w:r>
          </w:p>
        </w:tc>
        <w:tc>
          <w:tcPr>
            <w:tcW w:w="992" w:type="dxa"/>
            <w:gridSpan w:val="2"/>
            <w:vAlign w:val="center"/>
          </w:tcPr>
          <w:p w14:paraId="7D2D8CB2" w14:textId="77777777" w:rsidR="009D11FE" w:rsidRDefault="009D11FE" w:rsidP="00792436">
            <w:r>
              <w:rPr>
                <w:rFonts w:hint="eastAsia"/>
              </w:rPr>
              <w:t>XXX</w:t>
            </w:r>
          </w:p>
        </w:tc>
        <w:tc>
          <w:tcPr>
            <w:tcW w:w="850" w:type="dxa"/>
            <w:vAlign w:val="center"/>
          </w:tcPr>
          <w:p w14:paraId="577B7502" w14:textId="77777777" w:rsidR="009D11FE" w:rsidRDefault="009D11FE" w:rsidP="00792436">
            <w:r>
              <w:rPr>
                <w:rFonts w:hint="eastAsia"/>
              </w:rPr>
              <w:t>XXX</w:t>
            </w:r>
          </w:p>
        </w:tc>
        <w:tc>
          <w:tcPr>
            <w:tcW w:w="851" w:type="dxa"/>
            <w:vAlign w:val="center"/>
          </w:tcPr>
          <w:p w14:paraId="3644C0BE" w14:textId="77777777" w:rsidR="009D11FE" w:rsidRDefault="009D11FE" w:rsidP="00792436">
            <w:r>
              <w:rPr>
                <w:rFonts w:hint="eastAsia"/>
              </w:rPr>
              <w:t>XXX</w:t>
            </w:r>
          </w:p>
        </w:tc>
        <w:tc>
          <w:tcPr>
            <w:tcW w:w="992" w:type="dxa"/>
            <w:vAlign w:val="center"/>
          </w:tcPr>
          <w:p w14:paraId="06A30BE6" w14:textId="77777777" w:rsidR="009D11FE" w:rsidRDefault="009D11FE" w:rsidP="00792436">
            <w:r>
              <w:rPr>
                <w:rFonts w:hint="eastAsia"/>
              </w:rPr>
              <w:t>XXX</w:t>
            </w:r>
          </w:p>
        </w:tc>
        <w:tc>
          <w:tcPr>
            <w:tcW w:w="992" w:type="dxa"/>
            <w:gridSpan w:val="2"/>
            <w:vAlign w:val="center"/>
          </w:tcPr>
          <w:p w14:paraId="380C25FC" w14:textId="77777777" w:rsidR="009D11FE" w:rsidRDefault="009D11FE" w:rsidP="00792436">
            <w:r>
              <w:rPr>
                <w:rFonts w:hint="eastAsia"/>
              </w:rPr>
              <w:t>X</w:t>
            </w:r>
            <w:r>
              <w:t>XX</w:t>
            </w:r>
          </w:p>
        </w:tc>
      </w:tr>
      <w:tr w:rsidR="009D11FE" w14:paraId="108E5761" w14:textId="77777777" w:rsidTr="002F520D">
        <w:trPr>
          <w:trHeight w:val="439"/>
          <w:jc w:val="center"/>
        </w:trPr>
        <w:tc>
          <w:tcPr>
            <w:tcW w:w="1980" w:type="dxa"/>
            <w:gridSpan w:val="2"/>
            <w:vMerge/>
          </w:tcPr>
          <w:p w14:paraId="13871F10" w14:textId="77777777" w:rsidR="009D11FE" w:rsidRDefault="009D11FE" w:rsidP="00792436"/>
        </w:tc>
        <w:tc>
          <w:tcPr>
            <w:tcW w:w="850" w:type="dxa"/>
          </w:tcPr>
          <w:p w14:paraId="41BF62CF" w14:textId="77777777" w:rsidR="009D11FE" w:rsidRDefault="009D11FE" w:rsidP="00792436"/>
        </w:tc>
        <w:tc>
          <w:tcPr>
            <w:tcW w:w="709" w:type="dxa"/>
          </w:tcPr>
          <w:p w14:paraId="663E694D" w14:textId="77777777" w:rsidR="009D11FE" w:rsidRDefault="009D11FE" w:rsidP="00792436"/>
        </w:tc>
        <w:tc>
          <w:tcPr>
            <w:tcW w:w="851" w:type="dxa"/>
          </w:tcPr>
          <w:p w14:paraId="035AA178" w14:textId="77777777" w:rsidR="009D11FE" w:rsidRDefault="009D11FE" w:rsidP="00792436"/>
        </w:tc>
        <w:tc>
          <w:tcPr>
            <w:tcW w:w="992" w:type="dxa"/>
            <w:gridSpan w:val="2"/>
          </w:tcPr>
          <w:p w14:paraId="46F11AB0" w14:textId="77777777" w:rsidR="009D11FE" w:rsidRDefault="009D11FE" w:rsidP="00792436"/>
        </w:tc>
        <w:tc>
          <w:tcPr>
            <w:tcW w:w="850" w:type="dxa"/>
          </w:tcPr>
          <w:p w14:paraId="2A999E37" w14:textId="77777777" w:rsidR="009D11FE" w:rsidRDefault="009D11FE" w:rsidP="00792436"/>
        </w:tc>
        <w:tc>
          <w:tcPr>
            <w:tcW w:w="851" w:type="dxa"/>
          </w:tcPr>
          <w:p w14:paraId="62577A5F" w14:textId="77777777" w:rsidR="009D11FE" w:rsidRDefault="009D11FE" w:rsidP="00792436"/>
        </w:tc>
        <w:tc>
          <w:tcPr>
            <w:tcW w:w="992" w:type="dxa"/>
          </w:tcPr>
          <w:p w14:paraId="50FE78E9" w14:textId="77777777" w:rsidR="009D11FE" w:rsidRDefault="009D11FE" w:rsidP="00792436"/>
        </w:tc>
        <w:tc>
          <w:tcPr>
            <w:tcW w:w="992" w:type="dxa"/>
            <w:gridSpan w:val="2"/>
          </w:tcPr>
          <w:p w14:paraId="4D7159C9" w14:textId="77777777" w:rsidR="009D11FE" w:rsidRDefault="009D11FE" w:rsidP="00792436"/>
        </w:tc>
      </w:tr>
    </w:tbl>
    <w:p w14:paraId="3FBAD22B" w14:textId="77777777" w:rsidR="00792436" w:rsidRDefault="00792436" w:rsidP="00792436"/>
    <w:tbl>
      <w:tblPr>
        <w:tblStyle w:val="aff8"/>
        <w:tblW w:w="10201" w:type="dxa"/>
        <w:jc w:val="center"/>
        <w:tblLayout w:type="fixed"/>
        <w:tblLook w:val="04A0" w:firstRow="1" w:lastRow="0" w:firstColumn="1" w:lastColumn="0" w:noHBand="0" w:noVBand="1"/>
      </w:tblPr>
      <w:tblGrid>
        <w:gridCol w:w="850"/>
        <w:gridCol w:w="198"/>
        <w:gridCol w:w="223"/>
        <w:gridCol w:w="504"/>
        <w:gridCol w:w="205"/>
        <w:gridCol w:w="279"/>
        <w:gridCol w:w="366"/>
        <w:gridCol w:w="205"/>
        <w:gridCol w:w="142"/>
        <w:gridCol w:w="425"/>
        <w:gridCol w:w="426"/>
        <w:gridCol w:w="141"/>
        <w:gridCol w:w="425"/>
        <w:gridCol w:w="426"/>
        <w:gridCol w:w="142"/>
        <w:gridCol w:w="708"/>
        <w:gridCol w:w="426"/>
        <w:gridCol w:w="283"/>
        <w:gridCol w:w="141"/>
        <w:gridCol w:w="851"/>
        <w:gridCol w:w="695"/>
        <w:gridCol w:w="297"/>
        <w:gridCol w:w="398"/>
        <w:gridCol w:w="695"/>
        <w:gridCol w:w="695"/>
        <w:gridCol w:w="55"/>
      </w:tblGrid>
      <w:tr w:rsidR="00BE71FF" w14:paraId="609F59BA" w14:textId="77777777" w:rsidTr="00BE71FF">
        <w:trPr>
          <w:trHeight w:val="700"/>
          <w:jc w:val="center"/>
        </w:trPr>
        <w:tc>
          <w:tcPr>
            <w:tcW w:w="1271" w:type="dxa"/>
            <w:gridSpan w:val="3"/>
            <w:shd w:val="clear" w:color="auto" w:fill="D6E3BC" w:themeFill="accent3" w:themeFillTint="66"/>
          </w:tcPr>
          <w:p w14:paraId="7D1DA2B8" w14:textId="77777777" w:rsidR="00BE71FF" w:rsidRDefault="00BE71FF" w:rsidP="00173581">
            <w:pPr>
              <w:rPr>
                <w:sz w:val="21"/>
                <w:szCs w:val="21"/>
              </w:rPr>
            </w:pPr>
            <w:r w:rsidRPr="00E72B6A">
              <w:rPr>
                <w:rFonts w:hint="eastAsia"/>
                <w:sz w:val="21"/>
                <w:szCs w:val="21"/>
              </w:rPr>
              <w:t>民航局</w:t>
            </w:r>
          </w:p>
          <w:p w14:paraId="74F86AA5" w14:textId="77777777" w:rsidR="00BE71FF" w:rsidRPr="00E72B6A" w:rsidRDefault="00BE71FF" w:rsidP="00173581">
            <w:pPr>
              <w:rPr>
                <w:sz w:val="21"/>
                <w:szCs w:val="21"/>
              </w:rPr>
            </w:pPr>
            <w:r w:rsidRPr="002C52BE">
              <w:rPr>
                <w:sz w:val="21"/>
                <w:szCs w:val="21"/>
              </w:rPr>
              <w:t>Authority</w:t>
            </w:r>
          </w:p>
        </w:tc>
        <w:tc>
          <w:tcPr>
            <w:tcW w:w="709" w:type="dxa"/>
            <w:gridSpan w:val="2"/>
          </w:tcPr>
          <w:p w14:paraId="79203B3E" w14:textId="77777777" w:rsidR="00BE71FF" w:rsidRPr="00E72B6A" w:rsidRDefault="00BE71FF" w:rsidP="00173581">
            <w:pPr>
              <w:rPr>
                <w:sz w:val="21"/>
                <w:szCs w:val="21"/>
              </w:rPr>
            </w:pPr>
          </w:p>
        </w:tc>
        <w:tc>
          <w:tcPr>
            <w:tcW w:w="992" w:type="dxa"/>
            <w:gridSpan w:val="4"/>
            <w:shd w:val="clear" w:color="auto" w:fill="D6E3BC" w:themeFill="accent3" w:themeFillTint="66"/>
          </w:tcPr>
          <w:p w14:paraId="648DAABD" w14:textId="77777777" w:rsidR="00BE71FF" w:rsidRDefault="00BE71FF" w:rsidP="00173581">
            <w:pPr>
              <w:rPr>
                <w:sz w:val="21"/>
                <w:szCs w:val="21"/>
              </w:rPr>
            </w:pPr>
            <w:r w:rsidRPr="00E72B6A">
              <w:rPr>
                <w:rFonts w:hint="eastAsia"/>
                <w:sz w:val="21"/>
                <w:szCs w:val="21"/>
              </w:rPr>
              <w:t>依托民航局</w:t>
            </w:r>
          </w:p>
          <w:p w14:paraId="29DC002F" w14:textId="77777777" w:rsidR="00BE71FF" w:rsidRPr="00E72B6A" w:rsidRDefault="00BE71FF" w:rsidP="00173581">
            <w:pPr>
              <w:rPr>
                <w:sz w:val="21"/>
                <w:szCs w:val="21"/>
              </w:rPr>
            </w:pPr>
            <w:r>
              <w:rPr>
                <w:sz w:val="21"/>
                <w:szCs w:val="21"/>
              </w:rPr>
              <w:t xml:space="preserve">Dep </w:t>
            </w:r>
            <w:r w:rsidRPr="002C52BE">
              <w:rPr>
                <w:sz w:val="21"/>
                <w:szCs w:val="21"/>
              </w:rPr>
              <w:t>Authority</w:t>
            </w:r>
          </w:p>
        </w:tc>
        <w:tc>
          <w:tcPr>
            <w:tcW w:w="851" w:type="dxa"/>
            <w:gridSpan w:val="2"/>
          </w:tcPr>
          <w:p w14:paraId="77FFD7A6" w14:textId="77777777" w:rsidR="00BE71FF" w:rsidRPr="00E72B6A" w:rsidRDefault="00BE71FF" w:rsidP="00173581">
            <w:pPr>
              <w:rPr>
                <w:sz w:val="21"/>
                <w:szCs w:val="21"/>
              </w:rPr>
            </w:pPr>
          </w:p>
        </w:tc>
        <w:tc>
          <w:tcPr>
            <w:tcW w:w="1134" w:type="dxa"/>
            <w:gridSpan w:val="4"/>
            <w:shd w:val="clear" w:color="auto" w:fill="D6E3BC" w:themeFill="accent3" w:themeFillTint="66"/>
          </w:tcPr>
          <w:p w14:paraId="2D00ED92" w14:textId="77777777" w:rsidR="00BE71FF" w:rsidRDefault="00BE71FF" w:rsidP="00173581">
            <w:pPr>
              <w:rPr>
                <w:sz w:val="21"/>
                <w:szCs w:val="21"/>
              </w:rPr>
            </w:pPr>
            <w:r w:rsidRPr="00E72B6A">
              <w:rPr>
                <w:rFonts w:hint="eastAsia"/>
                <w:sz w:val="21"/>
                <w:szCs w:val="21"/>
              </w:rPr>
              <w:t>许可证号码</w:t>
            </w:r>
          </w:p>
          <w:p w14:paraId="17A6D408" w14:textId="77777777" w:rsidR="00BE71FF" w:rsidRDefault="00BE71FF" w:rsidP="00173581">
            <w:pPr>
              <w:rPr>
                <w:sz w:val="21"/>
                <w:szCs w:val="21"/>
              </w:rPr>
            </w:pPr>
            <w:r>
              <w:rPr>
                <w:rFonts w:hint="eastAsia"/>
                <w:sz w:val="21"/>
                <w:szCs w:val="21"/>
              </w:rPr>
              <w:t>C</w:t>
            </w:r>
            <w:r>
              <w:rPr>
                <w:sz w:val="21"/>
                <w:szCs w:val="21"/>
              </w:rPr>
              <w:t>ertificate No</w:t>
            </w:r>
          </w:p>
          <w:p w14:paraId="7620F026" w14:textId="77777777" w:rsidR="00BE71FF" w:rsidRPr="00E72B6A" w:rsidRDefault="00BE71FF" w:rsidP="00173581">
            <w:pPr>
              <w:rPr>
                <w:sz w:val="21"/>
                <w:szCs w:val="21"/>
              </w:rPr>
            </w:pPr>
          </w:p>
        </w:tc>
        <w:tc>
          <w:tcPr>
            <w:tcW w:w="1134" w:type="dxa"/>
            <w:gridSpan w:val="2"/>
          </w:tcPr>
          <w:p w14:paraId="68A9D950" w14:textId="77777777" w:rsidR="00BE71FF" w:rsidRPr="00E72B6A" w:rsidRDefault="00BE71FF" w:rsidP="00173581">
            <w:pPr>
              <w:rPr>
                <w:sz w:val="21"/>
                <w:szCs w:val="21"/>
              </w:rPr>
            </w:pPr>
          </w:p>
        </w:tc>
        <w:tc>
          <w:tcPr>
            <w:tcW w:w="1275" w:type="dxa"/>
            <w:gridSpan w:val="3"/>
            <w:shd w:val="clear" w:color="auto" w:fill="D6E3BC" w:themeFill="accent3" w:themeFillTint="66"/>
          </w:tcPr>
          <w:p w14:paraId="5702C779" w14:textId="77777777" w:rsidR="00BE71FF" w:rsidRDefault="00BE71FF" w:rsidP="00173581">
            <w:pPr>
              <w:rPr>
                <w:sz w:val="21"/>
                <w:szCs w:val="21"/>
              </w:rPr>
            </w:pPr>
            <w:r w:rsidRPr="00E72B6A">
              <w:rPr>
                <w:rFonts w:hint="eastAsia"/>
                <w:sz w:val="21"/>
                <w:szCs w:val="21"/>
              </w:rPr>
              <w:t>许可证有效期</w:t>
            </w:r>
          </w:p>
          <w:p w14:paraId="20AB5F00" w14:textId="77777777" w:rsidR="00BE71FF" w:rsidRPr="00E72B6A" w:rsidRDefault="00BE71FF" w:rsidP="00173581">
            <w:pPr>
              <w:rPr>
                <w:sz w:val="21"/>
                <w:szCs w:val="21"/>
              </w:rPr>
            </w:pPr>
            <w:r>
              <w:rPr>
                <w:rFonts w:hint="eastAsia"/>
                <w:sz w:val="21"/>
                <w:szCs w:val="21"/>
              </w:rPr>
              <w:t>E</w:t>
            </w:r>
            <w:r>
              <w:rPr>
                <w:sz w:val="21"/>
                <w:szCs w:val="21"/>
              </w:rPr>
              <w:t>xpired Date</w:t>
            </w:r>
          </w:p>
        </w:tc>
        <w:tc>
          <w:tcPr>
            <w:tcW w:w="2835" w:type="dxa"/>
            <w:gridSpan w:val="6"/>
          </w:tcPr>
          <w:p w14:paraId="69684802" w14:textId="77777777" w:rsidR="00BE71FF" w:rsidRPr="00E72B6A" w:rsidRDefault="00BE71FF" w:rsidP="00173581">
            <w:pPr>
              <w:rPr>
                <w:sz w:val="21"/>
                <w:szCs w:val="21"/>
              </w:rPr>
            </w:pPr>
          </w:p>
        </w:tc>
      </w:tr>
      <w:tr w:rsidR="005904DB" w14:paraId="30A11D03" w14:textId="77777777" w:rsidTr="005904DB">
        <w:trPr>
          <w:trHeight w:val="682"/>
          <w:jc w:val="center"/>
        </w:trPr>
        <w:tc>
          <w:tcPr>
            <w:tcW w:w="1271" w:type="dxa"/>
            <w:gridSpan w:val="3"/>
            <w:shd w:val="clear" w:color="auto" w:fill="D6E3BC" w:themeFill="accent3" w:themeFillTint="66"/>
          </w:tcPr>
          <w:p w14:paraId="5C422F14" w14:textId="77777777" w:rsidR="005904DB" w:rsidRDefault="005904DB" w:rsidP="00173581">
            <w:pPr>
              <w:rPr>
                <w:sz w:val="21"/>
                <w:szCs w:val="21"/>
              </w:rPr>
            </w:pPr>
            <w:r w:rsidRPr="00E72B6A">
              <w:rPr>
                <w:rFonts w:hint="eastAsia"/>
                <w:sz w:val="21"/>
                <w:szCs w:val="21"/>
              </w:rPr>
              <w:lastRenderedPageBreak/>
              <w:t>许可证颁发日期</w:t>
            </w:r>
          </w:p>
          <w:p w14:paraId="7214EB6D" w14:textId="77777777" w:rsidR="005904DB" w:rsidRPr="00E72B6A" w:rsidRDefault="005904DB" w:rsidP="00173581">
            <w:pPr>
              <w:rPr>
                <w:sz w:val="21"/>
                <w:szCs w:val="21"/>
              </w:rPr>
            </w:pPr>
            <w:r>
              <w:rPr>
                <w:sz w:val="21"/>
                <w:szCs w:val="21"/>
              </w:rPr>
              <w:t>Lssue Date</w:t>
            </w:r>
          </w:p>
        </w:tc>
        <w:tc>
          <w:tcPr>
            <w:tcW w:w="709" w:type="dxa"/>
            <w:gridSpan w:val="2"/>
          </w:tcPr>
          <w:p w14:paraId="2798BAA5" w14:textId="77777777" w:rsidR="005904DB" w:rsidRPr="00E72B6A" w:rsidRDefault="005904DB" w:rsidP="00173581">
            <w:pPr>
              <w:rPr>
                <w:sz w:val="21"/>
                <w:szCs w:val="21"/>
              </w:rPr>
            </w:pPr>
          </w:p>
        </w:tc>
        <w:tc>
          <w:tcPr>
            <w:tcW w:w="992" w:type="dxa"/>
            <w:gridSpan w:val="4"/>
            <w:shd w:val="clear" w:color="auto" w:fill="D6E3BC" w:themeFill="accent3" w:themeFillTint="66"/>
          </w:tcPr>
          <w:p w14:paraId="293D2422" w14:textId="77777777" w:rsidR="005904DB" w:rsidRDefault="005904DB" w:rsidP="00173581">
            <w:pPr>
              <w:rPr>
                <w:sz w:val="21"/>
                <w:szCs w:val="21"/>
              </w:rPr>
            </w:pPr>
            <w:r w:rsidRPr="00E72B6A">
              <w:rPr>
                <w:rFonts w:hint="eastAsia"/>
                <w:sz w:val="21"/>
                <w:szCs w:val="21"/>
              </w:rPr>
              <w:t>适航联络人</w:t>
            </w:r>
          </w:p>
          <w:p w14:paraId="299FFE2D" w14:textId="77777777" w:rsidR="005904DB" w:rsidRPr="00E72B6A" w:rsidRDefault="005904DB" w:rsidP="00173581">
            <w:pPr>
              <w:rPr>
                <w:sz w:val="21"/>
                <w:szCs w:val="21"/>
              </w:rPr>
            </w:pPr>
            <w:r>
              <w:rPr>
                <w:rFonts w:hint="eastAsia"/>
                <w:sz w:val="21"/>
                <w:szCs w:val="21"/>
              </w:rPr>
              <w:t>P</w:t>
            </w:r>
            <w:r>
              <w:rPr>
                <w:sz w:val="21"/>
                <w:szCs w:val="21"/>
              </w:rPr>
              <w:t>-in-charge</w:t>
            </w:r>
          </w:p>
        </w:tc>
        <w:tc>
          <w:tcPr>
            <w:tcW w:w="851" w:type="dxa"/>
            <w:gridSpan w:val="2"/>
          </w:tcPr>
          <w:p w14:paraId="79E6C54F" w14:textId="77777777" w:rsidR="005904DB" w:rsidRPr="00E72B6A" w:rsidRDefault="005904DB" w:rsidP="00173581">
            <w:pPr>
              <w:rPr>
                <w:sz w:val="21"/>
                <w:szCs w:val="21"/>
              </w:rPr>
            </w:pPr>
          </w:p>
        </w:tc>
        <w:tc>
          <w:tcPr>
            <w:tcW w:w="6378" w:type="dxa"/>
            <w:gridSpan w:val="15"/>
            <w:shd w:val="clear" w:color="auto" w:fill="auto"/>
          </w:tcPr>
          <w:p w14:paraId="252C540C" w14:textId="77777777" w:rsidR="005904DB" w:rsidRPr="00E72B6A" w:rsidRDefault="005904DB" w:rsidP="00173581">
            <w:pPr>
              <w:rPr>
                <w:sz w:val="21"/>
                <w:szCs w:val="21"/>
              </w:rPr>
            </w:pPr>
          </w:p>
        </w:tc>
      </w:tr>
      <w:tr w:rsidR="00150368" w14:paraId="19DCC2E9" w14:textId="77777777" w:rsidTr="00BE71FF">
        <w:trPr>
          <w:gridAfter w:val="1"/>
          <w:wAfter w:w="55" w:type="dxa"/>
          <w:trHeight w:val="439"/>
          <w:jc w:val="center"/>
        </w:trPr>
        <w:tc>
          <w:tcPr>
            <w:tcW w:w="850" w:type="dxa"/>
          </w:tcPr>
          <w:p w14:paraId="2FE2CEF6" w14:textId="77777777" w:rsidR="00150368" w:rsidRDefault="00150368" w:rsidP="00792436"/>
        </w:tc>
        <w:tc>
          <w:tcPr>
            <w:tcW w:w="9296" w:type="dxa"/>
            <w:gridSpan w:val="24"/>
          </w:tcPr>
          <w:p w14:paraId="2B2A8929" w14:textId="77777777" w:rsidR="00150368" w:rsidRDefault="00150368" w:rsidP="00792436"/>
        </w:tc>
      </w:tr>
      <w:tr w:rsidR="00150368" w14:paraId="59C6D1AC" w14:textId="77777777" w:rsidTr="00BE71FF">
        <w:trPr>
          <w:gridAfter w:val="1"/>
          <w:wAfter w:w="55" w:type="dxa"/>
          <w:trHeight w:val="593"/>
          <w:jc w:val="center"/>
        </w:trPr>
        <w:tc>
          <w:tcPr>
            <w:tcW w:w="1048" w:type="dxa"/>
            <w:gridSpan w:val="2"/>
            <w:shd w:val="clear" w:color="auto" w:fill="D6E3BC" w:themeFill="accent3" w:themeFillTint="66"/>
          </w:tcPr>
          <w:p w14:paraId="452E3664" w14:textId="77777777" w:rsidR="00150368" w:rsidRDefault="00150368" w:rsidP="00792436">
            <w:r>
              <w:rPr>
                <w:rFonts w:hint="eastAsia"/>
              </w:rPr>
              <w:t>名称：</w:t>
            </w:r>
          </w:p>
          <w:p w14:paraId="18E97AB0" w14:textId="77777777" w:rsidR="00150368" w:rsidRDefault="00150368" w:rsidP="00792436">
            <w:r w:rsidRPr="00491354">
              <w:t>designation</w:t>
            </w:r>
          </w:p>
        </w:tc>
        <w:tc>
          <w:tcPr>
            <w:tcW w:w="727" w:type="dxa"/>
            <w:gridSpan w:val="2"/>
            <w:shd w:val="clear" w:color="auto" w:fill="D6E3BC" w:themeFill="accent3" w:themeFillTint="66"/>
          </w:tcPr>
          <w:p w14:paraId="50147C0A" w14:textId="77777777" w:rsidR="00150368" w:rsidRDefault="00150368" w:rsidP="00792436">
            <w:r>
              <w:rPr>
                <w:rFonts w:hint="eastAsia"/>
              </w:rPr>
              <w:t>查找</w:t>
            </w:r>
          </w:p>
        </w:tc>
        <w:tc>
          <w:tcPr>
            <w:tcW w:w="850" w:type="dxa"/>
            <w:gridSpan w:val="3"/>
            <w:shd w:val="clear" w:color="auto" w:fill="D6E3BC" w:themeFill="accent3" w:themeFillTint="66"/>
          </w:tcPr>
          <w:p w14:paraId="3CE77E20" w14:textId="77777777" w:rsidR="00150368" w:rsidRDefault="00150368" w:rsidP="00792436"/>
        </w:tc>
        <w:tc>
          <w:tcPr>
            <w:tcW w:w="7521" w:type="dxa"/>
            <w:gridSpan w:val="18"/>
            <w:shd w:val="clear" w:color="auto" w:fill="D6E3BC" w:themeFill="accent3" w:themeFillTint="66"/>
          </w:tcPr>
          <w:p w14:paraId="17DE5A15" w14:textId="77777777" w:rsidR="00150368" w:rsidRDefault="00150368" w:rsidP="00792436">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4832A3E8" w14:textId="77777777" w:rsidR="00150368" w:rsidRDefault="00150368" w:rsidP="00792436">
            <w:r>
              <w:rPr>
                <w:rFonts w:hint="eastAsia"/>
              </w:rPr>
              <w:t>A</w:t>
            </w:r>
            <w:r>
              <w:t>DD      CANCEL   SAVE</w:t>
            </w:r>
          </w:p>
        </w:tc>
      </w:tr>
      <w:tr w:rsidR="00150368" w14:paraId="7B9AD726" w14:textId="77777777" w:rsidTr="00BE71FF">
        <w:trPr>
          <w:gridAfter w:val="1"/>
          <w:wAfter w:w="55" w:type="dxa"/>
          <w:trHeight w:val="416"/>
          <w:jc w:val="center"/>
        </w:trPr>
        <w:tc>
          <w:tcPr>
            <w:tcW w:w="1775" w:type="dxa"/>
            <w:gridSpan w:val="4"/>
            <w:vMerge w:val="restart"/>
          </w:tcPr>
          <w:p w14:paraId="3B669DE2" w14:textId="77777777" w:rsidR="00150368" w:rsidRDefault="00150368" w:rsidP="006E3B6A">
            <w:r w:rsidRPr="006E3B6A">
              <w:rPr>
                <w:rFonts w:hint="eastAsia"/>
              </w:rPr>
              <w:t>飞机维修</w:t>
            </w:r>
          </w:p>
          <w:p w14:paraId="6AC3BE3E" w14:textId="77777777" w:rsidR="00150368" w:rsidRPr="00CF20AE" w:rsidRDefault="00150368" w:rsidP="006E3B6A">
            <w:pPr>
              <w:rPr>
                <w:b/>
              </w:rPr>
            </w:pPr>
            <w:r w:rsidRPr="00F622BF">
              <w:rPr>
                <w:b/>
              </w:rPr>
              <w:t>aircraft maintenance</w:t>
            </w:r>
          </w:p>
          <w:p w14:paraId="726633E0" w14:textId="77777777" w:rsidR="00150368" w:rsidRDefault="00150368" w:rsidP="006E3B6A">
            <w:pPr>
              <w:rPr>
                <w:shd w:val="clear" w:color="auto" w:fill="FFFFFF" w:themeFill="background1"/>
              </w:rPr>
            </w:pPr>
            <w:r w:rsidRPr="006129E1">
              <w:rPr>
                <w:rFonts w:hint="eastAsia"/>
                <w:b/>
              </w:rPr>
              <w:t xml:space="preserve">       </w:t>
            </w:r>
            <w:r w:rsidRPr="003A040B">
              <w:rPr>
                <w:rFonts w:hint="eastAsia"/>
              </w:rPr>
              <w:t xml:space="preserve"> </w:t>
            </w:r>
            <w:r w:rsidRPr="003A040B">
              <w:rPr>
                <w:rFonts w:hint="eastAsia"/>
                <w:shd w:val="clear" w:color="auto" w:fill="FFFFFF" w:themeFill="background1"/>
              </w:rPr>
              <w:t>--</w:t>
            </w:r>
            <w:r w:rsidRPr="003A040B">
              <w:rPr>
                <w:rFonts w:hint="eastAsia"/>
                <w:shd w:val="clear" w:color="auto" w:fill="FFFFFF" w:themeFill="background1"/>
              </w:rPr>
              <w:t>航线维修</w:t>
            </w:r>
          </w:p>
          <w:p w14:paraId="55E11308" w14:textId="77777777" w:rsidR="00150368" w:rsidRPr="00F622BF" w:rsidRDefault="00150368" w:rsidP="00F622BF">
            <w:pPr>
              <w:ind w:firstLineChars="200" w:firstLine="480"/>
              <w:rPr>
                <w:b/>
              </w:rPr>
            </w:pPr>
            <w:r w:rsidRPr="00F622BF">
              <w:rPr>
                <w:b/>
              </w:rPr>
              <w:t>line maint</w:t>
            </w:r>
          </w:p>
          <w:p w14:paraId="36A40115" w14:textId="77777777" w:rsidR="00150368" w:rsidRDefault="00150368" w:rsidP="006E3B6A">
            <w:r>
              <w:rPr>
                <w:rFonts w:hint="eastAsia"/>
              </w:rPr>
              <w:t xml:space="preserve"> </w:t>
            </w:r>
            <w:r>
              <w:t xml:space="preserve">       --</w:t>
            </w:r>
            <w:r>
              <w:rPr>
                <w:rFonts w:hint="eastAsia"/>
              </w:rPr>
              <w:t>定检维修</w:t>
            </w:r>
          </w:p>
          <w:p w14:paraId="4CCA610A" w14:textId="77777777" w:rsidR="00150368" w:rsidRDefault="00150368" w:rsidP="00173581">
            <w:pPr>
              <w:ind w:firstLineChars="150" w:firstLine="360"/>
            </w:pPr>
            <w:r>
              <w:t>Base  maint</w:t>
            </w:r>
          </w:p>
          <w:p w14:paraId="0AF99161" w14:textId="77777777" w:rsidR="00150368" w:rsidRDefault="00150368" w:rsidP="00792436">
            <w:r>
              <w:rPr>
                <w:rFonts w:hint="eastAsia"/>
              </w:rPr>
              <w:t xml:space="preserve">    </w:t>
            </w:r>
            <w:r w:rsidRPr="003A040B">
              <w:rPr>
                <w:rFonts w:hint="eastAsia"/>
                <w:b/>
                <w:color w:val="FF0000"/>
              </w:rPr>
              <w:t xml:space="preserve">  </w:t>
            </w:r>
            <w:r w:rsidRPr="006E3B6A">
              <w:rPr>
                <w:rFonts w:hint="eastAsia"/>
              </w:rPr>
              <w:t xml:space="preserve">  --</w:t>
            </w:r>
            <w:r w:rsidRPr="006E3B6A">
              <w:rPr>
                <w:rFonts w:hint="eastAsia"/>
              </w:rPr>
              <w:t>重要改装</w:t>
            </w:r>
          </w:p>
          <w:p w14:paraId="234AFA6D" w14:textId="77777777" w:rsidR="00150368" w:rsidRPr="006E3B6A" w:rsidRDefault="00150368" w:rsidP="00CF20AE">
            <w:pPr>
              <w:ind w:firstLineChars="150" w:firstLine="360"/>
            </w:pPr>
            <w:r>
              <w:t>Major Mod</w:t>
            </w:r>
          </w:p>
          <w:p w14:paraId="0E75E651" w14:textId="77777777" w:rsidR="00150368" w:rsidRDefault="00150368" w:rsidP="00792436">
            <w:pPr>
              <w:rPr>
                <w:b/>
              </w:rPr>
            </w:pPr>
            <w:r w:rsidRPr="00186BF5">
              <w:rPr>
                <w:rFonts w:hint="eastAsia"/>
                <w:b/>
              </w:rPr>
              <w:t>部件维修</w:t>
            </w:r>
          </w:p>
          <w:p w14:paraId="5C11662D" w14:textId="77777777" w:rsidR="00150368" w:rsidRPr="002F520D" w:rsidRDefault="00150368" w:rsidP="00792436">
            <w:r w:rsidRPr="002F520D">
              <w:t>parts maintenance</w:t>
            </w:r>
          </w:p>
          <w:p w14:paraId="2289A165" w14:textId="77777777" w:rsidR="00150368" w:rsidRDefault="00150368" w:rsidP="00C876E2">
            <w:pPr>
              <w:rPr>
                <w:b/>
              </w:rPr>
            </w:pPr>
            <w:r>
              <w:rPr>
                <w:rFonts w:hint="eastAsia"/>
                <w:b/>
              </w:rPr>
              <w:t>特种作业</w:t>
            </w:r>
          </w:p>
          <w:p w14:paraId="15015964" w14:textId="77777777" w:rsidR="00150368" w:rsidRPr="00C876E2" w:rsidRDefault="00150368" w:rsidP="00C876E2">
            <w:pPr>
              <w:rPr>
                <w:b/>
              </w:rPr>
            </w:pPr>
            <w:r>
              <w:t xml:space="preserve">Special </w:t>
            </w:r>
            <w:r w:rsidRPr="00C876E2">
              <w:t>process</w:t>
            </w:r>
          </w:p>
        </w:tc>
        <w:tc>
          <w:tcPr>
            <w:tcW w:w="484" w:type="dxa"/>
            <w:gridSpan w:val="2"/>
            <w:shd w:val="clear" w:color="auto" w:fill="D6E3BC" w:themeFill="accent3" w:themeFillTint="66"/>
          </w:tcPr>
          <w:p w14:paraId="6FCEFF8E" w14:textId="77777777" w:rsidR="00150368" w:rsidRDefault="00150368" w:rsidP="00792436">
            <w:r>
              <w:rPr>
                <w:rFonts w:hint="eastAsia"/>
              </w:rPr>
              <w:t>部件件号</w:t>
            </w:r>
          </w:p>
          <w:p w14:paraId="732EED8F" w14:textId="77777777" w:rsidR="00150368" w:rsidRDefault="00150368" w:rsidP="00792436">
            <w:r>
              <w:t>Part No.</w:t>
            </w:r>
          </w:p>
        </w:tc>
        <w:tc>
          <w:tcPr>
            <w:tcW w:w="571" w:type="dxa"/>
            <w:gridSpan w:val="2"/>
            <w:shd w:val="clear" w:color="auto" w:fill="D6E3BC" w:themeFill="accent3" w:themeFillTint="66"/>
          </w:tcPr>
          <w:p w14:paraId="6A5C7444" w14:textId="77777777" w:rsidR="00150368" w:rsidRDefault="00150368" w:rsidP="00792436">
            <w:r>
              <w:rPr>
                <w:rFonts w:hint="eastAsia"/>
              </w:rPr>
              <w:t>部件名称</w:t>
            </w:r>
          </w:p>
          <w:p w14:paraId="77E55580" w14:textId="77777777" w:rsidR="00150368" w:rsidRDefault="00150368" w:rsidP="00792436">
            <w:r>
              <w:rPr>
                <w:rFonts w:hint="eastAsia"/>
              </w:rPr>
              <w:t>P</w:t>
            </w:r>
            <w:r>
              <w:t>art Desc.</w:t>
            </w:r>
          </w:p>
        </w:tc>
        <w:tc>
          <w:tcPr>
            <w:tcW w:w="567" w:type="dxa"/>
            <w:gridSpan w:val="2"/>
            <w:shd w:val="clear" w:color="auto" w:fill="D6E3BC" w:themeFill="accent3" w:themeFillTint="66"/>
          </w:tcPr>
          <w:p w14:paraId="340E18EB" w14:textId="77777777" w:rsidR="00150368" w:rsidRDefault="00150368" w:rsidP="00792436">
            <w:r>
              <w:rPr>
                <w:rFonts w:hint="eastAsia"/>
              </w:rPr>
              <w:t>主要设备</w:t>
            </w:r>
          </w:p>
          <w:p w14:paraId="1BDECE4F" w14:textId="77777777" w:rsidR="00150368" w:rsidRDefault="00150368" w:rsidP="00792436">
            <w:r>
              <w:rPr>
                <w:rFonts w:hint="eastAsia"/>
              </w:rPr>
              <w:t>E</w:t>
            </w:r>
            <w:r>
              <w:t>quipment</w:t>
            </w:r>
          </w:p>
        </w:tc>
        <w:tc>
          <w:tcPr>
            <w:tcW w:w="567" w:type="dxa"/>
            <w:gridSpan w:val="2"/>
            <w:shd w:val="clear" w:color="auto" w:fill="D6E3BC" w:themeFill="accent3" w:themeFillTint="66"/>
          </w:tcPr>
          <w:p w14:paraId="4D9D657F" w14:textId="77777777" w:rsidR="00150368" w:rsidRDefault="00150368" w:rsidP="00792436">
            <w:r>
              <w:rPr>
                <w:rFonts w:hint="eastAsia"/>
              </w:rPr>
              <w:t>制造厂家</w:t>
            </w:r>
          </w:p>
          <w:p w14:paraId="2A4B86D7" w14:textId="77777777" w:rsidR="00150368" w:rsidRDefault="00150368" w:rsidP="00792436">
            <w:r>
              <w:rPr>
                <w:rFonts w:hint="eastAsia"/>
              </w:rPr>
              <w:t>M</w:t>
            </w:r>
            <w:r>
              <w:t>anufachure</w:t>
            </w:r>
          </w:p>
        </w:tc>
        <w:tc>
          <w:tcPr>
            <w:tcW w:w="851" w:type="dxa"/>
            <w:gridSpan w:val="2"/>
            <w:shd w:val="clear" w:color="auto" w:fill="D6E3BC" w:themeFill="accent3" w:themeFillTint="66"/>
          </w:tcPr>
          <w:p w14:paraId="2E80A772" w14:textId="77777777" w:rsidR="00150368" w:rsidRDefault="00150368" w:rsidP="00792436">
            <w:r>
              <w:rPr>
                <w:rFonts w:hint="eastAsia"/>
              </w:rPr>
              <w:t>A</w:t>
            </w:r>
            <w:r>
              <w:t>TA</w:t>
            </w:r>
            <w:r>
              <w:rPr>
                <w:rFonts w:hint="eastAsia"/>
              </w:rPr>
              <w:t>章节</w:t>
            </w:r>
          </w:p>
          <w:p w14:paraId="18A482E1" w14:textId="77777777" w:rsidR="00150368" w:rsidRDefault="00150368" w:rsidP="00792436">
            <w:r>
              <w:rPr>
                <w:rFonts w:hint="eastAsia"/>
              </w:rPr>
              <w:t>A</w:t>
            </w:r>
            <w:r>
              <w:t>TA chapter</w:t>
            </w:r>
          </w:p>
        </w:tc>
        <w:tc>
          <w:tcPr>
            <w:tcW w:w="850" w:type="dxa"/>
            <w:gridSpan w:val="2"/>
            <w:shd w:val="clear" w:color="auto" w:fill="D6E3BC" w:themeFill="accent3" w:themeFillTint="66"/>
          </w:tcPr>
          <w:p w14:paraId="7A3DA9A2" w14:textId="77777777" w:rsidR="00150368" w:rsidRDefault="00150368" w:rsidP="00150368">
            <w:r>
              <w:rPr>
                <w:rFonts w:hint="eastAsia"/>
              </w:rPr>
              <w:t>A</w:t>
            </w:r>
            <w:r>
              <w:t>TA</w:t>
            </w:r>
            <w:r>
              <w:rPr>
                <w:rFonts w:hint="eastAsia"/>
              </w:rPr>
              <w:t>章节</w:t>
            </w:r>
          </w:p>
          <w:p w14:paraId="2AA19906" w14:textId="77777777" w:rsidR="00150368" w:rsidRDefault="00150368" w:rsidP="00150368">
            <w:r>
              <w:rPr>
                <w:rFonts w:hint="eastAsia"/>
              </w:rPr>
              <w:t>A</w:t>
            </w:r>
            <w:r>
              <w:t>TA chapter--1</w:t>
            </w:r>
          </w:p>
        </w:tc>
        <w:tc>
          <w:tcPr>
            <w:tcW w:w="850" w:type="dxa"/>
            <w:gridSpan w:val="3"/>
            <w:shd w:val="clear" w:color="auto" w:fill="D6E3BC" w:themeFill="accent3" w:themeFillTint="66"/>
          </w:tcPr>
          <w:p w14:paraId="147847AF" w14:textId="77777777" w:rsidR="00150368" w:rsidRDefault="00150368" w:rsidP="00792436">
            <w:r>
              <w:rPr>
                <w:rFonts w:hint="eastAsia"/>
              </w:rPr>
              <w:t>E</w:t>
            </w:r>
            <w:r>
              <w:t>ASA</w:t>
            </w:r>
            <w:r>
              <w:rPr>
                <w:rFonts w:hint="eastAsia"/>
              </w:rPr>
              <w:t>类别</w:t>
            </w:r>
          </w:p>
          <w:p w14:paraId="6562C982" w14:textId="77777777" w:rsidR="00150368" w:rsidRDefault="00150368" w:rsidP="00792436">
            <w:r>
              <w:rPr>
                <w:rFonts w:hint="eastAsia"/>
              </w:rPr>
              <w:t>E</w:t>
            </w:r>
            <w:r>
              <w:t>ASA  Code</w:t>
            </w:r>
          </w:p>
        </w:tc>
        <w:tc>
          <w:tcPr>
            <w:tcW w:w="851" w:type="dxa"/>
            <w:shd w:val="clear" w:color="auto" w:fill="D6E3BC" w:themeFill="accent3" w:themeFillTint="66"/>
          </w:tcPr>
          <w:p w14:paraId="19D95E44" w14:textId="77777777" w:rsidR="00150368" w:rsidRDefault="00150368" w:rsidP="00792436">
            <w:r>
              <w:rPr>
                <w:rFonts w:hint="eastAsia"/>
              </w:rPr>
              <w:t>C</w:t>
            </w:r>
            <w:r>
              <w:t>MM</w:t>
            </w:r>
            <w:r>
              <w:rPr>
                <w:rFonts w:hint="eastAsia"/>
              </w:rPr>
              <w:t>号</w:t>
            </w:r>
          </w:p>
          <w:p w14:paraId="4302089B" w14:textId="77777777" w:rsidR="00150368" w:rsidRDefault="00150368" w:rsidP="00792436">
            <w:r>
              <w:rPr>
                <w:rFonts w:hint="eastAsia"/>
              </w:rPr>
              <w:t>C</w:t>
            </w:r>
            <w:r>
              <w:t>MM No</w:t>
            </w:r>
          </w:p>
        </w:tc>
        <w:tc>
          <w:tcPr>
            <w:tcW w:w="695" w:type="dxa"/>
            <w:shd w:val="clear" w:color="auto" w:fill="D6E3BC" w:themeFill="accent3" w:themeFillTint="66"/>
          </w:tcPr>
          <w:p w14:paraId="4010FB19" w14:textId="77777777" w:rsidR="00150368" w:rsidRDefault="00150368" w:rsidP="00792436">
            <w:r>
              <w:rPr>
                <w:rFonts w:hint="eastAsia"/>
              </w:rPr>
              <w:t>工艺单</w:t>
            </w:r>
          </w:p>
          <w:p w14:paraId="667DD149" w14:textId="77777777" w:rsidR="00150368" w:rsidRDefault="00150368" w:rsidP="00792436">
            <w:r>
              <w:rPr>
                <w:rFonts w:hint="eastAsia"/>
              </w:rPr>
              <w:t>T</w:t>
            </w:r>
            <w:r>
              <w:t>SPS</w:t>
            </w:r>
          </w:p>
        </w:tc>
        <w:tc>
          <w:tcPr>
            <w:tcW w:w="695" w:type="dxa"/>
            <w:gridSpan w:val="2"/>
            <w:shd w:val="clear" w:color="auto" w:fill="D6E3BC" w:themeFill="accent3" w:themeFillTint="66"/>
          </w:tcPr>
          <w:p w14:paraId="03D2CA3F" w14:textId="77777777" w:rsidR="00150368" w:rsidRDefault="00150368" w:rsidP="00792436">
            <w:r>
              <w:rPr>
                <w:rFonts w:hint="eastAsia"/>
              </w:rPr>
              <w:t>作业地点</w:t>
            </w:r>
          </w:p>
          <w:p w14:paraId="48A57581" w14:textId="77777777" w:rsidR="00150368" w:rsidRDefault="00150368" w:rsidP="00792436">
            <w:r>
              <w:rPr>
                <w:rFonts w:hint="eastAsia"/>
              </w:rPr>
              <w:t>P</w:t>
            </w:r>
            <w:r>
              <w:t>lace</w:t>
            </w:r>
          </w:p>
        </w:tc>
        <w:tc>
          <w:tcPr>
            <w:tcW w:w="695" w:type="dxa"/>
            <w:shd w:val="clear" w:color="auto" w:fill="D6E3BC" w:themeFill="accent3" w:themeFillTint="66"/>
          </w:tcPr>
          <w:p w14:paraId="0E99AC8F" w14:textId="77777777" w:rsidR="00150368" w:rsidRDefault="00150368" w:rsidP="00792436">
            <w:r>
              <w:rPr>
                <w:rFonts w:hint="eastAsia"/>
              </w:rPr>
              <w:t>批准日期</w:t>
            </w:r>
          </w:p>
          <w:p w14:paraId="387DA37F" w14:textId="77777777" w:rsidR="00150368" w:rsidRDefault="00150368" w:rsidP="00792436">
            <w:r>
              <w:rPr>
                <w:rFonts w:hint="eastAsia"/>
              </w:rPr>
              <w:t>A</w:t>
            </w:r>
            <w:r>
              <w:t>ppr Date</w:t>
            </w:r>
          </w:p>
        </w:tc>
        <w:tc>
          <w:tcPr>
            <w:tcW w:w="695" w:type="dxa"/>
            <w:shd w:val="clear" w:color="auto" w:fill="D6E3BC" w:themeFill="accent3" w:themeFillTint="66"/>
          </w:tcPr>
          <w:p w14:paraId="46F605CB" w14:textId="77777777" w:rsidR="00150368" w:rsidRDefault="00150368" w:rsidP="00792436">
            <w:r>
              <w:rPr>
                <w:rFonts w:hint="eastAsia"/>
              </w:rPr>
              <w:t>到期日期</w:t>
            </w:r>
          </w:p>
          <w:p w14:paraId="67492199" w14:textId="77777777" w:rsidR="00150368" w:rsidRDefault="00150368" w:rsidP="00792436">
            <w:r>
              <w:rPr>
                <w:rFonts w:hint="eastAsia"/>
              </w:rPr>
              <w:t>E</w:t>
            </w:r>
            <w:r>
              <w:t>xp Date</w:t>
            </w:r>
          </w:p>
        </w:tc>
      </w:tr>
      <w:tr w:rsidR="00150368" w14:paraId="6D77E4AB" w14:textId="77777777" w:rsidTr="00BE71FF">
        <w:trPr>
          <w:gridAfter w:val="1"/>
          <w:wAfter w:w="55" w:type="dxa"/>
          <w:trHeight w:val="417"/>
          <w:jc w:val="center"/>
        </w:trPr>
        <w:tc>
          <w:tcPr>
            <w:tcW w:w="1775" w:type="dxa"/>
            <w:gridSpan w:val="4"/>
            <w:vMerge/>
          </w:tcPr>
          <w:p w14:paraId="7E3CD492" w14:textId="77777777" w:rsidR="00150368" w:rsidRDefault="00150368" w:rsidP="00792436"/>
        </w:tc>
        <w:tc>
          <w:tcPr>
            <w:tcW w:w="484" w:type="dxa"/>
            <w:gridSpan w:val="2"/>
          </w:tcPr>
          <w:p w14:paraId="7EB3EA55" w14:textId="77777777" w:rsidR="00150368" w:rsidRDefault="00150368" w:rsidP="00792436">
            <w:r>
              <w:rPr>
                <w:rFonts w:hint="eastAsia"/>
              </w:rPr>
              <w:t>X</w:t>
            </w:r>
            <w:r>
              <w:t>XX</w:t>
            </w:r>
          </w:p>
        </w:tc>
        <w:tc>
          <w:tcPr>
            <w:tcW w:w="571" w:type="dxa"/>
            <w:gridSpan w:val="2"/>
          </w:tcPr>
          <w:p w14:paraId="5731C47A" w14:textId="77777777" w:rsidR="00150368" w:rsidRDefault="00150368" w:rsidP="00792436">
            <w:r>
              <w:rPr>
                <w:rFonts w:hint="eastAsia"/>
              </w:rPr>
              <w:t>X</w:t>
            </w:r>
            <w:r>
              <w:t>XX</w:t>
            </w:r>
          </w:p>
        </w:tc>
        <w:tc>
          <w:tcPr>
            <w:tcW w:w="567" w:type="dxa"/>
            <w:gridSpan w:val="2"/>
          </w:tcPr>
          <w:p w14:paraId="2B4B5111" w14:textId="77777777" w:rsidR="00150368" w:rsidRDefault="00150368" w:rsidP="00792436">
            <w:r>
              <w:rPr>
                <w:rFonts w:hint="eastAsia"/>
              </w:rPr>
              <w:t>X</w:t>
            </w:r>
            <w:r>
              <w:t>XX</w:t>
            </w:r>
          </w:p>
        </w:tc>
        <w:tc>
          <w:tcPr>
            <w:tcW w:w="567" w:type="dxa"/>
            <w:gridSpan w:val="2"/>
          </w:tcPr>
          <w:p w14:paraId="0371BD5D" w14:textId="77777777" w:rsidR="00150368" w:rsidRDefault="00150368" w:rsidP="00792436">
            <w:r>
              <w:rPr>
                <w:rFonts w:hint="eastAsia"/>
              </w:rPr>
              <w:t>X</w:t>
            </w:r>
            <w:r>
              <w:t>XX</w:t>
            </w:r>
          </w:p>
        </w:tc>
        <w:tc>
          <w:tcPr>
            <w:tcW w:w="851" w:type="dxa"/>
            <w:gridSpan w:val="2"/>
          </w:tcPr>
          <w:p w14:paraId="3D7A5780" w14:textId="77777777" w:rsidR="00150368" w:rsidRDefault="00150368" w:rsidP="00792436">
            <w:r>
              <w:rPr>
                <w:rFonts w:hint="eastAsia"/>
              </w:rPr>
              <w:t>X</w:t>
            </w:r>
            <w:r>
              <w:t>XX</w:t>
            </w:r>
          </w:p>
        </w:tc>
        <w:tc>
          <w:tcPr>
            <w:tcW w:w="850" w:type="dxa"/>
            <w:gridSpan w:val="2"/>
          </w:tcPr>
          <w:p w14:paraId="197BA49E" w14:textId="77777777" w:rsidR="00150368" w:rsidRDefault="00150368" w:rsidP="00792436">
            <w:r>
              <w:rPr>
                <w:rFonts w:hint="eastAsia"/>
              </w:rPr>
              <w:t>X</w:t>
            </w:r>
            <w:r>
              <w:t>XX</w:t>
            </w:r>
          </w:p>
        </w:tc>
        <w:tc>
          <w:tcPr>
            <w:tcW w:w="850" w:type="dxa"/>
            <w:gridSpan w:val="3"/>
          </w:tcPr>
          <w:p w14:paraId="3766F014" w14:textId="77777777" w:rsidR="00150368" w:rsidRDefault="00150368" w:rsidP="00792436">
            <w:r>
              <w:rPr>
                <w:rFonts w:hint="eastAsia"/>
              </w:rPr>
              <w:t>X</w:t>
            </w:r>
            <w:r>
              <w:t>XX</w:t>
            </w:r>
          </w:p>
        </w:tc>
        <w:tc>
          <w:tcPr>
            <w:tcW w:w="851" w:type="dxa"/>
          </w:tcPr>
          <w:p w14:paraId="03150F54" w14:textId="77777777" w:rsidR="00150368" w:rsidRDefault="00150368" w:rsidP="00792436">
            <w:r>
              <w:rPr>
                <w:rFonts w:hint="eastAsia"/>
              </w:rPr>
              <w:t>X</w:t>
            </w:r>
            <w:r>
              <w:t>XX</w:t>
            </w:r>
          </w:p>
        </w:tc>
        <w:tc>
          <w:tcPr>
            <w:tcW w:w="695" w:type="dxa"/>
          </w:tcPr>
          <w:p w14:paraId="59F9B7BF" w14:textId="77777777" w:rsidR="00150368" w:rsidRDefault="00150368" w:rsidP="00792436">
            <w:r>
              <w:rPr>
                <w:rFonts w:hint="eastAsia"/>
              </w:rPr>
              <w:t>X</w:t>
            </w:r>
            <w:r>
              <w:t>XX</w:t>
            </w:r>
          </w:p>
        </w:tc>
        <w:tc>
          <w:tcPr>
            <w:tcW w:w="695" w:type="dxa"/>
            <w:gridSpan w:val="2"/>
          </w:tcPr>
          <w:p w14:paraId="5C0AF700" w14:textId="77777777" w:rsidR="00150368" w:rsidRDefault="00150368" w:rsidP="00792436">
            <w:r>
              <w:rPr>
                <w:rFonts w:hint="eastAsia"/>
              </w:rPr>
              <w:t>X</w:t>
            </w:r>
            <w:r>
              <w:t>XX</w:t>
            </w:r>
          </w:p>
        </w:tc>
        <w:tc>
          <w:tcPr>
            <w:tcW w:w="695" w:type="dxa"/>
          </w:tcPr>
          <w:p w14:paraId="2BB298F6" w14:textId="77777777" w:rsidR="00150368" w:rsidRDefault="00150368" w:rsidP="00792436">
            <w:r>
              <w:rPr>
                <w:rFonts w:hint="eastAsia"/>
              </w:rPr>
              <w:t>X</w:t>
            </w:r>
            <w:r>
              <w:t>XX</w:t>
            </w:r>
          </w:p>
        </w:tc>
        <w:tc>
          <w:tcPr>
            <w:tcW w:w="695" w:type="dxa"/>
          </w:tcPr>
          <w:p w14:paraId="7DA2E6A9" w14:textId="77777777" w:rsidR="00150368" w:rsidRDefault="00150368" w:rsidP="00792436">
            <w:r>
              <w:rPr>
                <w:rFonts w:hint="eastAsia"/>
              </w:rPr>
              <w:t>X</w:t>
            </w:r>
            <w:r>
              <w:t>XX</w:t>
            </w:r>
          </w:p>
        </w:tc>
      </w:tr>
      <w:tr w:rsidR="00150368" w14:paraId="2144FDE4" w14:textId="77777777" w:rsidTr="00BE71FF">
        <w:trPr>
          <w:gridAfter w:val="1"/>
          <w:wAfter w:w="55" w:type="dxa"/>
          <w:trHeight w:val="417"/>
          <w:jc w:val="center"/>
        </w:trPr>
        <w:tc>
          <w:tcPr>
            <w:tcW w:w="1775" w:type="dxa"/>
            <w:gridSpan w:val="4"/>
            <w:vMerge/>
          </w:tcPr>
          <w:p w14:paraId="2B8C56F4" w14:textId="77777777" w:rsidR="00150368" w:rsidRDefault="00150368" w:rsidP="00792436"/>
        </w:tc>
        <w:tc>
          <w:tcPr>
            <w:tcW w:w="2614" w:type="dxa"/>
            <w:gridSpan w:val="9"/>
            <w:shd w:val="clear" w:color="auto" w:fill="D6E3BC" w:themeFill="accent3" w:themeFillTint="66"/>
            <w:vAlign w:val="center"/>
          </w:tcPr>
          <w:p w14:paraId="41F09898" w14:textId="77777777" w:rsidR="00150368" w:rsidRDefault="00150368" w:rsidP="00792436">
            <w:r>
              <w:rPr>
                <w:rFonts w:hint="eastAsia"/>
              </w:rPr>
              <w:t>维修级别（检测）</w:t>
            </w:r>
            <w:r>
              <w:rPr>
                <w:rFonts w:hint="eastAsia"/>
              </w:rPr>
              <w:t xml:space="preserve"> </w:t>
            </w:r>
            <w:r>
              <w:t>inspect</w:t>
            </w:r>
          </w:p>
        </w:tc>
        <w:tc>
          <w:tcPr>
            <w:tcW w:w="1985" w:type="dxa"/>
            <w:gridSpan w:val="5"/>
            <w:shd w:val="clear" w:color="auto" w:fill="D6E3BC" w:themeFill="accent3" w:themeFillTint="66"/>
            <w:vAlign w:val="center"/>
          </w:tcPr>
          <w:p w14:paraId="461AE3C6" w14:textId="77777777" w:rsidR="00150368" w:rsidRDefault="00150368" w:rsidP="00792436">
            <w:r>
              <w:rPr>
                <w:rFonts w:hint="eastAsia"/>
              </w:rPr>
              <w:t>维修级别（修理）</w:t>
            </w:r>
            <w:r>
              <w:rPr>
                <w:rFonts w:hint="eastAsia"/>
              </w:rPr>
              <w:t xml:space="preserve"> </w:t>
            </w:r>
            <w:r>
              <w:t>Repair</w:t>
            </w:r>
          </w:p>
        </w:tc>
        <w:tc>
          <w:tcPr>
            <w:tcW w:w="1984" w:type="dxa"/>
            <w:gridSpan w:val="4"/>
            <w:shd w:val="clear" w:color="auto" w:fill="D6E3BC" w:themeFill="accent3" w:themeFillTint="66"/>
            <w:vAlign w:val="center"/>
          </w:tcPr>
          <w:p w14:paraId="10A0F3A1" w14:textId="77777777" w:rsidR="00150368" w:rsidRDefault="00150368" w:rsidP="00792436">
            <w:r>
              <w:rPr>
                <w:rFonts w:hint="eastAsia"/>
              </w:rPr>
              <w:t>维修级别（改装）</w:t>
            </w:r>
            <w:r>
              <w:rPr>
                <w:rFonts w:hint="eastAsia"/>
              </w:rPr>
              <w:t xml:space="preserve"> </w:t>
            </w:r>
            <w:r>
              <w:t>Modification</w:t>
            </w:r>
          </w:p>
        </w:tc>
        <w:tc>
          <w:tcPr>
            <w:tcW w:w="1788" w:type="dxa"/>
            <w:gridSpan w:val="3"/>
            <w:shd w:val="clear" w:color="auto" w:fill="D6E3BC" w:themeFill="accent3" w:themeFillTint="66"/>
            <w:vAlign w:val="center"/>
          </w:tcPr>
          <w:p w14:paraId="09AF3305" w14:textId="77777777" w:rsidR="00150368" w:rsidRDefault="00150368" w:rsidP="00792436">
            <w:r>
              <w:rPr>
                <w:rFonts w:hint="eastAsia"/>
              </w:rPr>
              <w:t>维修级别（翻修）</w:t>
            </w:r>
            <w:r>
              <w:rPr>
                <w:rFonts w:hint="eastAsia"/>
              </w:rPr>
              <w:t>O</w:t>
            </w:r>
            <w:r>
              <w:t>verhaul</w:t>
            </w:r>
          </w:p>
        </w:tc>
      </w:tr>
      <w:tr w:rsidR="00150368" w14:paraId="5B13C12F" w14:textId="77777777" w:rsidTr="00BE71FF">
        <w:trPr>
          <w:gridAfter w:val="1"/>
          <w:wAfter w:w="55" w:type="dxa"/>
          <w:trHeight w:val="1008"/>
          <w:jc w:val="center"/>
        </w:trPr>
        <w:tc>
          <w:tcPr>
            <w:tcW w:w="1775" w:type="dxa"/>
            <w:gridSpan w:val="4"/>
            <w:vMerge/>
          </w:tcPr>
          <w:p w14:paraId="6ECCDAB5" w14:textId="77777777" w:rsidR="00150368" w:rsidRDefault="00150368" w:rsidP="00792436"/>
        </w:tc>
        <w:tc>
          <w:tcPr>
            <w:tcW w:w="2614" w:type="dxa"/>
            <w:gridSpan w:val="9"/>
            <w:vAlign w:val="center"/>
          </w:tcPr>
          <w:p w14:paraId="43EF4B83" w14:textId="77777777" w:rsidR="00150368" w:rsidRDefault="00150368" w:rsidP="00792436">
            <w:r>
              <w:rPr>
                <w:rFonts w:hint="eastAsia"/>
              </w:rPr>
              <w:t>X</w:t>
            </w:r>
            <w:r>
              <w:t>XX</w:t>
            </w:r>
          </w:p>
        </w:tc>
        <w:tc>
          <w:tcPr>
            <w:tcW w:w="1985" w:type="dxa"/>
            <w:gridSpan w:val="5"/>
            <w:vAlign w:val="center"/>
          </w:tcPr>
          <w:p w14:paraId="4E30C0DF" w14:textId="77777777" w:rsidR="00150368" w:rsidRDefault="00150368" w:rsidP="00792436">
            <w:r>
              <w:rPr>
                <w:rFonts w:hint="eastAsia"/>
              </w:rPr>
              <w:t>X</w:t>
            </w:r>
            <w:r>
              <w:t>XX</w:t>
            </w:r>
          </w:p>
        </w:tc>
        <w:tc>
          <w:tcPr>
            <w:tcW w:w="1984" w:type="dxa"/>
            <w:gridSpan w:val="4"/>
            <w:vAlign w:val="center"/>
          </w:tcPr>
          <w:p w14:paraId="3F641483" w14:textId="77777777" w:rsidR="00150368" w:rsidRDefault="00150368" w:rsidP="00792436">
            <w:r>
              <w:rPr>
                <w:rFonts w:hint="eastAsia"/>
              </w:rPr>
              <w:t>X</w:t>
            </w:r>
            <w:r>
              <w:t>XX</w:t>
            </w:r>
          </w:p>
        </w:tc>
        <w:tc>
          <w:tcPr>
            <w:tcW w:w="1788" w:type="dxa"/>
            <w:gridSpan w:val="3"/>
            <w:vAlign w:val="center"/>
          </w:tcPr>
          <w:p w14:paraId="7D73B5D6" w14:textId="77777777" w:rsidR="00150368" w:rsidRDefault="00150368" w:rsidP="00792436">
            <w:r>
              <w:rPr>
                <w:rFonts w:hint="eastAsia"/>
              </w:rPr>
              <w:t>X</w:t>
            </w:r>
            <w:r>
              <w:t>XX</w:t>
            </w:r>
          </w:p>
        </w:tc>
      </w:tr>
    </w:tbl>
    <w:p w14:paraId="1FE71E63" w14:textId="77777777" w:rsidR="00672052" w:rsidRDefault="00672052" w:rsidP="00672052"/>
    <w:p w14:paraId="00858E8A" w14:textId="77777777" w:rsidR="00B10372" w:rsidRDefault="00B10372" w:rsidP="00672052"/>
    <w:tbl>
      <w:tblPr>
        <w:tblStyle w:val="aff8"/>
        <w:tblW w:w="9296" w:type="dxa"/>
        <w:jc w:val="center"/>
        <w:tblLayout w:type="fixed"/>
        <w:tblLook w:val="04A0" w:firstRow="1" w:lastRow="0" w:firstColumn="1" w:lastColumn="0" w:noHBand="0" w:noVBand="1"/>
      </w:tblPr>
      <w:tblGrid>
        <w:gridCol w:w="1048"/>
        <w:gridCol w:w="727"/>
        <w:gridCol w:w="1055"/>
        <w:gridCol w:w="709"/>
        <w:gridCol w:w="43"/>
        <w:gridCol w:w="937"/>
        <w:gridCol w:w="1005"/>
        <w:gridCol w:w="105"/>
        <w:gridCol w:w="1018"/>
        <w:gridCol w:w="861"/>
        <w:gridCol w:w="1788"/>
      </w:tblGrid>
      <w:tr w:rsidR="00173581" w14:paraId="356AA7C1" w14:textId="77777777" w:rsidTr="00E07BC1">
        <w:trPr>
          <w:trHeight w:val="700"/>
          <w:jc w:val="center"/>
        </w:trPr>
        <w:tc>
          <w:tcPr>
            <w:tcW w:w="1048" w:type="dxa"/>
            <w:shd w:val="clear" w:color="auto" w:fill="D6E3BC" w:themeFill="accent3" w:themeFillTint="66"/>
          </w:tcPr>
          <w:p w14:paraId="1EB9FE0E" w14:textId="77777777" w:rsidR="00173581" w:rsidRDefault="00173581" w:rsidP="00173581">
            <w:pPr>
              <w:rPr>
                <w:sz w:val="21"/>
                <w:szCs w:val="21"/>
              </w:rPr>
            </w:pPr>
            <w:r w:rsidRPr="00E72B6A">
              <w:rPr>
                <w:rFonts w:hint="eastAsia"/>
                <w:sz w:val="21"/>
                <w:szCs w:val="21"/>
              </w:rPr>
              <w:t>民航局</w:t>
            </w:r>
          </w:p>
          <w:p w14:paraId="60542239" w14:textId="77777777" w:rsidR="00173581" w:rsidRPr="00E72B6A" w:rsidRDefault="00173581" w:rsidP="00173581">
            <w:pPr>
              <w:rPr>
                <w:sz w:val="21"/>
                <w:szCs w:val="21"/>
              </w:rPr>
            </w:pPr>
            <w:r w:rsidRPr="002C52BE">
              <w:rPr>
                <w:sz w:val="21"/>
                <w:szCs w:val="21"/>
              </w:rPr>
              <w:t>Authority</w:t>
            </w:r>
          </w:p>
        </w:tc>
        <w:tc>
          <w:tcPr>
            <w:tcW w:w="727" w:type="dxa"/>
          </w:tcPr>
          <w:p w14:paraId="16B1C076" w14:textId="77777777" w:rsidR="00173581" w:rsidRPr="00E72B6A" w:rsidRDefault="00173581" w:rsidP="00173581">
            <w:pPr>
              <w:rPr>
                <w:sz w:val="21"/>
                <w:szCs w:val="21"/>
              </w:rPr>
            </w:pPr>
          </w:p>
        </w:tc>
        <w:tc>
          <w:tcPr>
            <w:tcW w:w="1055" w:type="dxa"/>
            <w:shd w:val="clear" w:color="auto" w:fill="D6E3BC" w:themeFill="accent3" w:themeFillTint="66"/>
          </w:tcPr>
          <w:p w14:paraId="3C311F45" w14:textId="77777777" w:rsidR="00173581" w:rsidRDefault="00173581" w:rsidP="00173581">
            <w:pPr>
              <w:rPr>
                <w:sz w:val="21"/>
                <w:szCs w:val="21"/>
              </w:rPr>
            </w:pPr>
            <w:r w:rsidRPr="00E72B6A">
              <w:rPr>
                <w:rFonts w:hint="eastAsia"/>
                <w:sz w:val="21"/>
                <w:szCs w:val="21"/>
              </w:rPr>
              <w:t>依托民航局</w:t>
            </w:r>
          </w:p>
          <w:p w14:paraId="438980F1" w14:textId="77777777" w:rsidR="00173581" w:rsidRPr="00E72B6A" w:rsidRDefault="00173581" w:rsidP="00173581">
            <w:pPr>
              <w:rPr>
                <w:sz w:val="21"/>
                <w:szCs w:val="21"/>
              </w:rPr>
            </w:pPr>
            <w:r>
              <w:rPr>
                <w:sz w:val="21"/>
                <w:szCs w:val="21"/>
              </w:rPr>
              <w:t xml:space="preserve">Dep </w:t>
            </w:r>
            <w:r w:rsidRPr="002C52BE">
              <w:rPr>
                <w:sz w:val="21"/>
                <w:szCs w:val="21"/>
              </w:rPr>
              <w:t>Authority</w:t>
            </w:r>
          </w:p>
        </w:tc>
        <w:tc>
          <w:tcPr>
            <w:tcW w:w="752" w:type="dxa"/>
            <w:gridSpan w:val="2"/>
          </w:tcPr>
          <w:p w14:paraId="0D248674" w14:textId="77777777" w:rsidR="00173581" w:rsidRPr="00E72B6A" w:rsidRDefault="00173581" w:rsidP="00173581">
            <w:pPr>
              <w:rPr>
                <w:sz w:val="21"/>
                <w:szCs w:val="21"/>
              </w:rPr>
            </w:pPr>
          </w:p>
        </w:tc>
        <w:tc>
          <w:tcPr>
            <w:tcW w:w="937" w:type="dxa"/>
            <w:shd w:val="clear" w:color="auto" w:fill="D6E3BC" w:themeFill="accent3" w:themeFillTint="66"/>
          </w:tcPr>
          <w:p w14:paraId="4D46CF01" w14:textId="77777777" w:rsidR="00173581" w:rsidRDefault="00173581" w:rsidP="00173581">
            <w:pPr>
              <w:rPr>
                <w:sz w:val="21"/>
                <w:szCs w:val="21"/>
              </w:rPr>
            </w:pPr>
            <w:r w:rsidRPr="00E72B6A">
              <w:rPr>
                <w:rFonts w:hint="eastAsia"/>
                <w:sz w:val="21"/>
                <w:szCs w:val="21"/>
              </w:rPr>
              <w:t>许可证号码</w:t>
            </w:r>
          </w:p>
          <w:p w14:paraId="3080426A" w14:textId="77777777" w:rsidR="00173581" w:rsidRDefault="00173581" w:rsidP="00173581">
            <w:pPr>
              <w:rPr>
                <w:sz w:val="21"/>
                <w:szCs w:val="21"/>
              </w:rPr>
            </w:pPr>
            <w:r>
              <w:rPr>
                <w:rFonts w:hint="eastAsia"/>
                <w:sz w:val="21"/>
                <w:szCs w:val="21"/>
              </w:rPr>
              <w:t>C</w:t>
            </w:r>
            <w:r>
              <w:rPr>
                <w:sz w:val="21"/>
                <w:szCs w:val="21"/>
              </w:rPr>
              <w:t>ertificate No</w:t>
            </w:r>
          </w:p>
          <w:p w14:paraId="4380A94F" w14:textId="77777777" w:rsidR="00173581" w:rsidRPr="00E72B6A" w:rsidRDefault="00173581" w:rsidP="00173581">
            <w:pPr>
              <w:rPr>
                <w:sz w:val="21"/>
                <w:szCs w:val="21"/>
              </w:rPr>
            </w:pPr>
          </w:p>
        </w:tc>
        <w:tc>
          <w:tcPr>
            <w:tcW w:w="1110" w:type="dxa"/>
            <w:gridSpan w:val="2"/>
          </w:tcPr>
          <w:p w14:paraId="39EC1C82" w14:textId="77777777" w:rsidR="00173581" w:rsidRPr="00E72B6A" w:rsidRDefault="00173581" w:rsidP="00173581">
            <w:pPr>
              <w:rPr>
                <w:sz w:val="21"/>
                <w:szCs w:val="21"/>
              </w:rPr>
            </w:pPr>
          </w:p>
        </w:tc>
        <w:tc>
          <w:tcPr>
            <w:tcW w:w="1018" w:type="dxa"/>
            <w:shd w:val="clear" w:color="auto" w:fill="D6E3BC" w:themeFill="accent3" w:themeFillTint="66"/>
          </w:tcPr>
          <w:p w14:paraId="320E74C7" w14:textId="77777777" w:rsidR="00173581" w:rsidRDefault="00173581" w:rsidP="00173581">
            <w:pPr>
              <w:rPr>
                <w:sz w:val="21"/>
                <w:szCs w:val="21"/>
              </w:rPr>
            </w:pPr>
            <w:r w:rsidRPr="00E72B6A">
              <w:rPr>
                <w:rFonts w:hint="eastAsia"/>
                <w:sz w:val="21"/>
                <w:szCs w:val="21"/>
              </w:rPr>
              <w:t>许可证有效期</w:t>
            </w:r>
          </w:p>
          <w:p w14:paraId="6FA2D00E" w14:textId="77777777" w:rsidR="00173581" w:rsidRPr="00E72B6A" w:rsidRDefault="00173581" w:rsidP="00173581">
            <w:pPr>
              <w:rPr>
                <w:sz w:val="21"/>
                <w:szCs w:val="21"/>
              </w:rPr>
            </w:pPr>
            <w:r>
              <w:rPr>
                <w:rFonts w:hint="eastAsia"/>
                <w:sz w:val="21"/>
                <w:szCs w:val="21"/>
              </w:rPr>
              <w:t>E</w:t>
            </w:r>
            <w:r>
              <w:rPr>
                <w:sz w:val="21"/>
                <w:szCs w:val="21"/>
              </w:rPr>
              <w:t>xpired Date</w:t>
            </w:r>
          </w:p>
        </w:tc>
        <w:tc>
          <w:tcPr>
            <w:tcW w:w="2649" w:type="dxa"/>
            <w:gridSpan w:val="2"/>
          </w:tcPr>
          <w:p w14:paraId="54149A27" w14:textId="77777777" w:rsidR="00173581" w:rsidRPr="00E72B6A" w:rsidRDefault="00173581" w:rsidP="00173581">
            <w:pPr>
              <w:rPr>
                <w:sz w:val="21"/>
                <w:szCs w:val="21"/>
              </w:rPr>
            </w:pPr>
          </w:p>
        </w:tc>
      </w:tr>
      <w:tr w:rsidR="005904DB" w14:paraId="12962A51" w14:textId="77777777" w:rsidTr="00417AC2">
        <w:trPr>
          <w:trHeight w:val="682"/>
          <w:jc w:val="center"/>
        </w:trPr>
        <w:tc>
          <w:tcPr>
            <w:tcW w:w="1048" w:type="dxa"/>
            <w:shd w:val="clear" w:color="auto" w:fill="D6E3BC" w:themeFill="accent3" w:themeFillTint="66"/>
          </w:tcPr>
          <w:p w14:paraId="57B26BEE" w14:textId="77777777" w:rsidR="005904DB" w:rsidRDefault="005904DB" w:rsidP="00173581">
            <w:pPr>
              <w:rPr>
                <w:sz w:val="21"/>
                <w:szCs w:val="21"/>
              </w:rPr>
            </w:pPr>
            <w:r w:rsidRPr="00E72B6A">
              <w:rPr>
                <w:rFonts w:hint="eastAsia"/>
                <w:sz w:val="21"/>
                <w:szCs w:val="21"/>
              </w:rPr>
              <w:t>许可证颁发日期</w:t>
            </w:r>
          </w:p>
          <w:p w14:paraId="72E37AF9" w14:textId="77777777" w:rsidR="005904DB" w:rsidRPr="00E72B6A" w:rsidRDefault="005904DB" w:rsidP="00173581">
            <w:pPr>
              <w:rPr>
                <w:sz w:val="21"/>
                <w:szCs w:val="21"/>
              </w:rPr>
            </w:pPr>
            <w:r>
              <w:rPr>
                <w:sz w:val="21"/>
                <w:szCs w:val="21"/>
              </w:rPr>
              <w:t>Lssue Date</w:t>
            </w:r>
          </w:p>
        </w:tc>
        <w:tc>
          <w:tcPr>
            <w:tcW w:w="727" w:type="dxa"/>
          </w:tcPr>
          <w:p w14:paraId="1BF1A9C8" w14:textId="77777777" w:rsidR="005904DB" w:rsidRPr="00E72B6A" w:rsidRDefault="005904DB" w:rsidP="00173581">
            <w:pPr>
              <w:rPr>
                <w:sz w:val="21"/>
                <w:szCs w:val="21"/>
              </w:rPr>
            </w:pPr>
          </w:p>
        </w:tc>
        <w:tc>
          <w:tcPr>
            <w:tcW w:w="1055" w:type="dxa"/>
            <w:shd w:val="clear" w:color="auto" w:fill="D6E3BC" w:themeFill="accent3" w:themeFillTint="66"/>
          </w:tcPr>
          <w:p w14:paraId="210B12EF" w14:textId="77777777" w:rsidR="005904DB" w:rsidRDefault="005904DB" w:rsidP="00173581">
            <w:pPr>
              <w:rPr>
                <w:sz w:val="21"/>
                <w:szCs w:val="21"/>
              </w:rPr>
            </w:pPr>
            <w:r w:rsidRPr="00E72B6A">
              <w:rPr>
                <w:rFonts w:hint="eastAsia"/>
                <w:sz w:val="21"/>
                <w:szCs w:val="21"/>
              </w:rPr>
              <w:t>适航联络人</w:t>
            </w:r>
          </w:p>
          <w:p w14:paraId="40E213EB" w14:textId="77777777" w:rsidR="005904DB" w:rsidRPr="00E72B6A" w:rsidRDefault="005904DB" w:rsidP="00173581">
            <w:pPr>
              <w:rPr>
                <w:sz w:val="21"/>
                <w:szCs w:val="21"/>
              </w:rPr>
            </w:pPr>
            <w:r>
              <w:rPr>
                <w:rFonts w:hint="eastAsia"/>
                <w:sz w:val="21"/>
                <w:szCs w:val="21"/>
              </w:rPr>
              <w:t>P</w:t>
            </w:r>
            <w:r>
              <w:rPr>
                <w:sz w:val="21"/>
                <w:szCs w:val="21"/>
              </w:rPr>
              <w:t>-in-charge</w:t>
            </w:r>
          </w:p>
        </w:tc>
        <w:tc>
          <w:tcPr>
            <w:tcW w:w="752" w:type="dxa"/>
            <w:gridSpan w:val="2"/>
          </w:tcPr>
          <w:p w14:paraId="3C2307F2" w14:textId="77777777" w:rsidR="005904DB" w:rsidRPr="00E72B6A" w:rsidRDefault="005904DB" w:rsidP="00173581">
            <w:pPr>
              <w:rPr>
                <w:sz w:val="21"/>
                <w:szCs w:val="21"/>
              </w:rPr>
            </w:pPr>
          </w:p>
        </w:tc>
        <w:tc>
          <w:tcPr>
            <w:tcW w:w="5714" w:type="dxa"/>
            <w:gridSpan w:val="6"/>
            <w:shd w:val="clear" w:color="auto" w:fill="FFFFFF" w:themeFill="background1"/>
          </w:tcPr>
          <w:p w14:paraId="26F4A622" w14:textId="77777777" w:rsidR="005904DB" w:rsidRPr="00E72B6A" w:rsidRDefault="005904DB" w:rsidP="00173581">
            <w:pPr>
              <w:rPr>
                <w:sz w:val="21"/>
                <w:szCs w:val="21"/>
              </w:rPr>
            </w:pPr>
          </w:p>
        </w:tc>
      </w:tr>
      <w:tr w:rsidR="00672052" w14:paraId="6C6F5845" w14:textId="77777777" w:rsidTr="00E07BC1">
        <w:trPr>
          <w:trHeight w:val="439"/>
          <w:jc w:val="center"/>
        </w:trPr>
        <w:tc>
          <w:tcPr>
            <w:tcW w:w="9296" w:type="dxa"/>
            <w:gridSpan w:val="11"/>
          </w:tcPr>
          <w:p w14:paraId="25E20F3D" w14:textId="77777777" w:rsidR="00672052" w:rsidRDefault="00672052" w:rsidP="00E07BC1"/>
        </w:tc>
      </w:tr>
      <w:tr w:rsidR="00672052" w14:paraId="5AC55E46" w14:textId="77777777" w:rsidTr="00E07BC1">
        <w:trPr>
          <w:trHeight w:val="593"/>
          <w:jc w:val="center"/>
        </w:trPr>
        <w:tc>
          <w:tcPr>
            <w:tcW w:w="1048" w:type="dxa"/>
            <w:shd w:val="clear" w:color="auto" w:fill="D6E3BC" w:themeFill="accent3" w:themeFillTint="66"/>
          </w:tcPr>
          <w:p w14:paraId="069A495A" w14:textId="77777777" w:rsidR="00672052" w:rsidRDefault="00672052" w:rsidP="00E07BC1">
            <w:r>
              <w:rPr>
                <w:rFonts w:hint="eastAsia"/>
              </w:rPr>
              <w:t>名称：</w:t>
            </w:r>
          </w:p>
          <w:p w14:paraId="67FCC5F4" w14:textId="77777777" w:rsidR="00491354" w:rsidRDefault="00491354" w:rsidP="00E07BC1">
            <w:r w:rsidRPr="00491354">
              <w:t>designation</w:t>
            </w:r>
          </w:p>
        </w:tc>
        <w:tc>
          <w:tcPr>
            <w:tcW w:w="727" w:type="dxa"/>
            <w:shd w:val="clear" w:color="auto" w:fill="D6E3BC" w:themeFill="accent3" w:themeFillTint="66"/>
          </w:tcPr>
          <w:p w14:paraId="67430DAF" w14:textId="77777777" w:rsidR="00672052" w:rsidRDefault="00672052" w:rsidP="00E07BC1">
            <w:r>
              <w:rPr>
                <w:rFonts w:hint="eastAsia"/>
              </w:rPr>
              <w:t>查找</w:t>
            </w:r>
          </w:p>
        </w:tc>
        <w:tc>
          <w:tcPr>
            <w:tcW w:w="7521" w:type="dxa"/>
            <w:gridSpan w:val="9"/>
            <w:shd w:val="clear" w:color="auto" w:fill="D6E3BC" w:themeFill="accent3" w:themeFillTint="66"/>
          </w:tcPr>
          <w:p w14:paraId="1270EFEF" w14:textId="77777777" w:rsidR="00672052" w:rsidRDefault="00672052" w:rsidP="00E07BC1">
            <w:r>
              <w:rPr>
                <w:rFonts w:hint="eastAsia"/>
              </w:rPr>
              <w:t>新增</w:t>
            </w:r>
            <w:r>
              <w:rPr>
                <w:rFonts w:hint="eastAsia"/>
              </w:rPr>
              <w:t xml:space="preserve"> </w:t>
            </w:r>
            <w:r>
              <w:t xml:space="preserve">    </w:t>
            </w:r>
            <w:r>
              <w:rPr>
                <w:rFonts w:hint="eastAsia"/>
              </w:rPr>
              <w:t xml:space="preserve">  </w:t>
            </w:r>
            <w:r>
              <w:rPr>
                <w:rFonts w:hint="eastAsia"/>
              </w:rPr>
              <w:t>删除</w:t>
            </w:r>
            <w:r>
              <w:rPr>
                <w:rFonts w:hint="eastAsia"/>
              </w:rPr>
              <w:t xml:space="preserve">  </w:t>
            </w:r>
            <w:r>
              <w:t xml:space="preserve">     </w:t>
            </w:r>
            <w:r>
              <w:rPr>
                <w:rFonts w:hint="eastAsia"/>
              </w:rPr>
              <w:t>保存</w:t>
            </w:r>
          </w:p>
          <w:p w14:paraId="11B152E2" w14:textId="77777777" w:rsidR="00491354" w:rsidRDefault="00491354" w:rsidP="00E07BC1">
            <w:r>
              <w:rPr>
                <w:rFonts w:hint="eastAsia"/>
              </w:rPr>
              <w:t>A</w:t>
            </w:r>
            <w:r>
              <w:t>DD      CANCEL   SAVE</w:t>
            </w:r>
          </w:p>
        </w:tc>
      </w:tr>
      <w:tr w:rsidR="00672052" w14:paraId="7CC2C846" w14:textId="77777777" w:rsidTr="00E07BC1">
        <w:trPr>
          <w:trHeight w:val="417"/>
          <w:jc w:val="center"/>
        </w:trPr>
        <w:tc>
          <w:tcPr>
            <w:tcW w:w="1775" w:type="dxa"/>
            <w:gridSpan w:val="2"/>
            <w:vMerge w:val="restart"/>
          </w:tcPr>
          <w:p w14:paraId="60BE89C8" w14:textId="77777777" w:rsidR="006E3B6A" w:rsidRDefault="006E3B6A" w:rsidP="006E3B6A">
            <w:r w:rsidRPr="006E3B6A">
              <w:rPr>
                <w:rFonts w:hint="eastAsia"/>
              </w:rPr>
              <w:t>飞机维修</w:t>
            </w:r>
          </w:p>
          <w:p w14:paraId="08B89C25" w14:textId="77777777" w:rsidR="00CF20AE" w:rsidRPr="00CF20AE" w:rsidRDefault="00CF20AE" w:rsidP="006E3B6A">
            <w:pPr>
              <w:rPr>
                <w:b/>
              </w:rPr>
            </w:pPr>
            <w:r w:rsidRPr="00F622BF">
              <w:rPr>
                <w:b/>
              </w:rPr>
              <w:lastRenderedPageBreak/>
              <w:t>aircraft maintenance</w:t>
            </w:r>
          </w:p>
          <w:p w14:paraId="2D4AECCB" w14:textId="77777777" w:rsidR="006E3B6A" w:rsidRDefault="006E3B6A" w:rsidP="006E3B6A">
            <w:pPr>
              <w:rPr>
                <w:shd w:val="clear" w:color="auto" w:fill="FFFFFF" w:themeFill="background1"/>
              </w:rPr>
            </w:pPr>
            <w:r w:rsidRPr="006129E1">
              <w:rPr>
                <w:rFonts w:hint="eastAsia"/>
                <w:b/>
              </w:rPr>
              <w:t xml:space="preserve">       </w:t>
            </w:r>
            <w:r w:rsidRPr="003A040B">
              <w:rPr>
                <w:rFonts w:hint="eastAsia"/>
              </w:rPr>
              <w:t xml:space="preserve"> </w:t>
            </w:r>
            <w:r w:rsidRPr="003A040B">
              <w:rPr>
                <w:rFonts w:hint="eastAsia"/>
                <w:shd w:val="clear" w:color="auto" w:fill="FFFFFF" w:themeFill="background1"/>
              </w:rPr>
              <w:t>--</w:t>
            </w:r>
            <w:r w:rsidRPr="003A040B">
              <w:rPr>
                <w:rFonts w:hint="eastAsia"/>
                <w:shd w:val="clear" w:color="auto" w:fill="FFFFFF" w:themeFill="background1"/>
              </w:rPr>
              <w:t>航线维修</w:t>
            </w:r>
          </w:p>
          <w:p w14:paraId="2E6AE7D0" w14:textId="77777777" w:rsidR="00F622BF" w:rsidRPr="00F622BF" w:rsidRDefault="00F622BF" w:rsidP="00F622BF">
            <w:pPr>
              <w:ind w:firstLineChars="200" w:firstLine="480"/>
              <w:rPr>
                <w:b/>
              </w:rPr>
            </w:pPr>
            <w:r w:rsidRPr="00F622BF">
              <w:rPr>
                <w:b/>
              </w:rPr>
              <w:t>line maint</w:t>
            </w:r>
          </w:p>
          <w:p w14:paraId="564BD5A7" w14:textId="77777777" w:rsidR="006E3B6A" w:rsidRDefault="006E3B6A" w:rsidP="006E3B6A">
            <w:r>
              <w:rPr>
                <w:rFonts w:hint="eastAsia"/>
              </w:rPr>
              <w:t xml:space="preserve"> </w:t>
            </w:r>
            <w:r>
              <w:t xml:space="preserve">       --</w:t>
            </w:r>
            <w:r>
              <w:rPr>
                <w:rFonts w:hint="eastAsia"/>
              </w:rPr>
              <w:t>定检维修</w:t>
            </w:r>
          </w:p>
          <w:p w14:paraId="36503F43" w14:textId="77777777" w:rsidR="00173581" w:rsidRDefault="00173581" w:rsidP="00173581">
            <w:pPr>
              <w:ind w:firstLineChars="150" w:firstLine="360"/>
            </w:pPr>
            <w:r>
              <w:t>Base  maint</w:t>
            </w:r>
          </w:p>
          <w:p w14:paraId="3F97ADC7" w14:textId="77777777" w:rsidR="006E3B6A" w:rsidRDefault="006E3B6A" w:rsidP="006E3B6A">
            <w:r>
              <w:rPr>
                <w:rFonts w:hint="eastAsia"/>
              </w:rPr>
              <w:t xml:space="preserve">    </w:t>
            </w:r>
            <w:r w:rsidRPr="003A040B">
              <w:rPr>
                <w:rFonts w:hint="eastAsia"/>
                <w:b/>
                <w:color w:val="FF0000"/>
              </w:rPr>
              <w:t xml:space="preserve">  </w:t>
            </w:r>
            <w:r w:rsidRPr="006E3B6A">
              <w:rPr>
                <w:rFonts w:hint="eastAsia"/>
              </w:rPr>
              <w:t xml:space="preserve">  --</w:t>
            </w:r>
            <w:r w:rsidRPr="006E3B6A">
              <w:rPr>
                <w:rFonts w:hint="eastAsia"/>
              </w:rPr>
              <w:t>重要改装</w:t>
            </w:r>
          </w:p>
          <w:p w14:paraId="38F28D3A" w14:textId="77777777" w:rsidR="00CF20AE" w:rsidRPr="006E3B6A" w:rsidRDefault="00CF20AE" w:rsidP="00CF20AE">
            <w:pPr>
              <w:ind w:firstLineChars="150" w:firstLine="360"/>
            </w:pPr>
            <w:r>
              <w:t>Major Mod</w:t>
            </w:r>
          </w:p>
          <w:p w14:paraId="4C20AD0E" w14:textId="77777777" w:rsidR="006E3B6A" w:rsidRDefault="006E3B6A" w:rsidP="006E3B6A">
            <w:pPr>
              <w:rPr>
                <w:b/>
              </w:rPr>
            </w:pPr>
            <w:r w:rsidRPr="00186BF5">
              <w:rPr>
                <w:rFonts w:hint="eastAsia"/>
                <w:b/>
              </w:rPr>
              <w:t>部件维修</w:t>
            </w:r>
          </w:p>
          <w:p w14:paraId="59E66760" w14:textId="4B9C7586" w:rsidR="00672052" w:rsidRPr="00214AE2" w:rsidRDefault="002F520D" w:rsidP="006E3B6A">
            <w:r w:rsidRPr="002F520D">
              <w:t>parts maintenance</w:t>
            </w:r>
            <w:r w:rsidR="00672052" w:rsidRPr="00214AE2">
              <w:rPr>
                <w:rFonts w:hint="eastAsia"/>
                <w:b/>
              </w:rPr>
              <w:t>特种作业</w:t>
            </w:r>
          </w:p>
          <w:p w14:paraId="7718B93F" w14:textId="77777777" w:rsidR="00C876E2" w:rsidRPr="00186BF5" w:rsidRDefault="00C876E2" w:rsidP="006E3B6A">
            <w:pPr>
              <w:rPr>
                <w:b/>
              </w:rPr>
            </w:pPr>
            <w:r w:rsidRPr="00214AE2">
              <w:t>Special process</w:t>
            </w:r>
          </w:p>
        </w:tc>
        <w:tc>
          <w:tcPr>
            <w:tcW w:w="1764" w:type="dxa"/>
            <w:gridSpan w:val="2"/>
            <w:shd w:val="clear" w:color="auto" w:fill="D6E3BC" w:themeFill="accent3" w:themeFillTint="66"/>
          </w:tcPr>
          <w:p w14:paraId="0A878AE5" w14:textId="77777777" w:rsidR="00672052" w:rsidRDefault="00672052" w:rsidP="00E07BC1">
            <w:r>
              <w:rPr>
                <w:rFonts w:hint="eastAsia"/>
              </w:rPr>
              <w:lastRenderedPageBreak/>
              <w:t>作业大类</w:t>
            </w:r>
          </w:p>
          <w:p w14:paraId="0CE820FA" w14:textId="77777777" w:rsidR="00491354" w:rsidRDefault="00491354" w:rsidP="00E07BC1">
            <w:r>
              <w:rPr>
                <w:rFonts w:hint="eastAsia"/>
              </w:rPr>
              <w:lastRenderedPageBreak/>
              <w:t>P</w:t>
            </w:r>
            <w:r>
              <w:t>rocess</w:t>
            </w:r>
          </w:p>
        </w:tc>
        <w:tc>
          <w:tcPr>
            <w:tcW w:w="1985" w:type="dxa"/>
            <w:gridSpan w:val="3"/>
            <w:shd w:val="clear" w:color="auto" w:fill="D6E3BC" w:themeFill="accent3" w:themeFillTint="66"/>
          </w:tcPr>
          <w:p w14:paraId="4045C99F" w14:textId="77777777" w:rsidR="00672052" w:rsidRDefault="00672052" w:rsidP="00E07BC1">
            <w:r>
              <w:rPr>
                <w:rFonts w:hint="eastAsia"/>
              </w:rPr>
              <w:lastRenderedPageBreak/>
              <w:t>作业</w:t>
            </w:r>
            <w:r w:rsidR="0054384F">
              <w:rPr>
                <w:rFonts w:hint="eastAsia"/>
              </w:rPr>
              <w:t>中</w:t>
            </w:r>
            <w:r>
              <w:rPr>
                <w:rFonts w:hint="eastAsia"/>
              </w:rPr>
              <w:t>类</w:t>
            </w:r>
          </w:p>
          <w:p w14:paraId="5054B872" w14:textId="77777777" w:rsidR="00491354" w:rsidRDefault="00491354" w:rsidP="00E07BC1">
            <w:r>
              <w:rPr>
                <w:rFonts w:hint="eastAsia"/>
              </w:rPr>
              <w:lastRenderedPageBreak/>
              <w:t>T</w:t>
            </w:r>
            <w:r>
              <w:t>ype</w:t>
            </w:r>
          </w:p>
        </w:tc>
        <w:tc>
          <w:tcPr>
            <w:tcW w:w="1984" w:type="dxa"/>
            <w:gridSpan w:val="3"/>
            <w:shd w:val="clear" w:color="auto" w:fill="D6E3BC" w:themeFill="accent3" w:themeFillTint="66"/>
          </w:tcPr>
          <w:p w14:paraId="5D34C587" w14:textId="77777777" w:rsidR="00672052" w:rsidRDefault="00672052" w:rsidP="00E07BC1">
            <w:r>
              <w:rPr>
                <w:rFonts w:hint="eastAsia"/>
              </w:rPr>
              <w:lastRenderedPageBreak/>
              <w:t>作业小类</w:t>
            </w:r>
          </w:p>
          <w:p w14:paraId="4C8ABD42" w14:textId="77777777" w:rsidR="00491354" w:rsidRDefault="00491354" w:rsidP="00E07BC1">
            <w:r>
              <w:rPr>
                <w:rFonts w:hint="eastAsia"/>
              </w:rPr>
              <w:lastRenderedPageBreak/>
              <w:t>S</w:t>
            </w:r>
            <w:r>
              <w:t>ub-Process</w:t>
            </w:r>
          </w:p>
        </w:tc>
        <w:tc>
          <w:tcPr>
            <w:tcW w:w="1788" w:type="dxa"/>
            <w:shd w:val="clear" w:color="auto" w:fill="D6E3BC" w:themeFill="accent3" w:themeFillTint="66"/>
          </w:tcPr>
          <w:p w14:paraId="018B786E" w14:textId="77777777" w:rsidR="00672052" w:rsidRDefault="00672052" w:rsidP="00E07BC1">
            <w:r>
              <w:rPr>
                <w:rFonts w:hint="eastAsia"/>
              </w:rPr>
              <w:lastRenderedPageBreak/>
              <w:t>作业地点</w:t>
            </w:r>
          </w:p>
          <w:p w14:paraId="5E97B334" w14:textId="77777777" w:rsidR="00491354" w:rsidRDefault="00491354" w:rsidP="00E07BC1">
            <w:r>
              <w:rPr>
                <w:rFonts w:hint="eastAsia"/>
              </w:rPr>
              <w:lastRenderedPageBreak/>
              <w:t>P</w:t>
            </w:r>
            <w:r>
              <w:t>lace</w:t>
            </w:r>
          </w:p>
        </w:tc>
      </w:tr>
      <w:tr w:rsidR="00672052" w14:paraId="121468B2" w14:textId="77777777" w:rsidTr="00E07BC1">
        <w:trPr>
          <w:trHeight w:val="417"/>
          <w:jc w:val="center"/>
        </w:trPr>
        <w:tc>
          <w:tcPr>
            <w:tcW w:w="1775" w:type="dxa"/>
            <w:gridSpan w:val="2"/>
            <w:vMerge/>
          </w:tcPr>
          <w:p w14:paraId="578A30CC" w14:textId="77777777" w:rsidR="00672052" w:rsidRPr="00186BF5" w:rsidRDefault="00672052" w:rsidP="00E07BC1">
            <w:pPr>
              <w:rPr>
                <w:b/>
              </w:rPr>
            </w:pPr>
          </w:p>
        </w:tc>
        <w:tc>
          <w:tcPr>
            <w:tcW w:w="1764" w:type="dxa"/>
            <w:gridSpan w:val="2"/>
          </w:tcPr>
          <w:p w14:paraId="6B7ED640" w14:textId="77777777" w:rsidR="00672052" w:rsidRDefault="00672052" w:rsidP="00E07BC1">
            <w:r>
              <w:rPr>
                <w:rFonts w:hint="eastAsia"/>
              </w:rPr>
              <w:t>X</w:t>
            </w:r>
            <w:r>
              <w:t>XX</w:t>
            </w:r>
          </w:p>
        </w:tc>
        <w:tc>
          <w:tcPr>
            <w:tcW w:w="1985" w:type="dxa"/>
            <w:gridSpan w:val="3"/>
          </w:tcPr>
          <w:p w14:paraId="7BEE54C6" w14:textId="77777777" w:rsidR="00672052" w:rsidRDefault="00672052" w:rsidP="00E07BC1">
            <w:r>
              <w:rPr>
                <w:rFonts w:hint="eastAsia"/>
              </w:rPr>
              <w:t>X</w:t>
            </w:r>
            <w:r>
              <w:t>XX</w:t>
            </w:r>
          </w:p>
        </w:tc>
        <w:tc>
          <w:tcPr>
            <w:tcW w:w="1984" w:type="dxa"/>
            <w:gridSpan w:val="3"/>
          </w:tcPr>
          <w:p w14:paraId="01373621" w14:textId="77777777" w:rsidR="00672052" w:rsidRDefault="00672052" w:rsidP="00E07BC1">
            <w:r>
              <w:rPr>
                <w:rFonts w:hint="eastAsia"/>
              </w:rPr>
              <w:t>X</w:t>
            </w:r>
            <w:r>
              <w:t>XX</w:t>
            </w:r>
          </w:p>
        </w:tc>
        <w:tc>
          <w:tcPr>
            <w:tcW w:w="1788" w:type="dxa"/>
          </w:tcPr>
          <w:p w14:paraId="3E244FC1" w14:textId="77777777" w:rsidR="00672052" w:rsidRDefault="00672052" w:rsidP="00E07BC1">
            <w:r>
              <w:rPr>
                <w:rFonts w:hint="eastAsia"/>
              </w:rPr>
              <w:t>X</w:t>
            </w:r>
            <w:r>
              <w:t>XX</w:t>
            </w:r>
          </w:p>
        </w:tc>
      </w:tr>
    </w:tbl>
    <w:p w14:paraId="340141D7" w14:textId="77777777" w:rsidR="00792436" w:rsidRDefault="00792436" w:rsidP="00C132FF"/>
    <w:p w14:paraId="2F47B264" w14:textId="77777777" w:rsidR="00C132FF" w:rsidRDefault="00C132FF" w:rsidP="00C132FF">
      <w:pPr>
        <w:pStyle w:val="5"/>
      </w:pPr>
      <w:r>
        <w:rPr>
          <w:rFonts w:hint="eastAsia"/>
        </w:rPr>
        <w:t>逻辑控制</w:t>
      </w:r>
    </w:p>
    <w:p w14:paraId="180354AE" w14:textId="77777777" w:rsidR="00BE47A8" w:rsidRPr="00F00153" w:rsidRDefault="00BE47A8" w:rsidP="00C132FF"/>
    <w:p w14:paraId="52D463C9" w14:textId="742FB8AB" w:rsidR="00C132FF" w:rsidRDefault="00771730" w:rsidP="00C132FF">
      <w:pPr>
        <w:pStyle w:val="3"/>
        <w:ind w:left="851"/>
      </w:pPr>
      <w:bookmarkStart w:id="30" w:name="_Toc503778757"/>
      <w:r>
        <w:rPr>
          <w:rFonts w:hint="eastAsia"/>
        </w:rPr>
        <w:t>许可</w:t>
      </w:r>
      <w:r w:rsidR="00C132FF">
        <w:rPr>
          <w:rFonts w:hint="eastAsia"/>
        </w:rPr>
        <w:t>信息查询</w:t>
      </w:r>
      <w:bookmarkEnd w:id="30"/>
    </w:p>
    <w:p w14:paraId="39050849" w14:textId="77777777" w:rsidR="00C132FF" w:rsidRDefault="00C132FF" w:rsidP="00C132FF">
      <w:pPr>
        <w:pStyle w:val="5"/>
      </w:pPr>
      <w:r>
        <w:rPr>
          <w:rFonts w:hint="eastAsia"/>
        </w:rPr>
        <w:t>功能目标</w:t>
      </w:r>
    </w:p>
    <w:p w14:paraId="111BB270" w14:textId="77777777" w:rsidR="00C132FF" w:rsidRDefault="00C132FF" w:rsidP="00C132FF">
      <w:r>
        <w:tab/>
      </w:r>
      <w:r>
        <w:tab/>
      </w:r>
      <w:r>
        <w:rPr>
          <w:rFonts w:hint="eastAsia"/>
        </w:rPr>
        <w:t>许可证基本信息的查询</w:t>
      </w:r>
    </w:p>
    <w:p w14:paraId="6E9924F6" w14:textId="77777777" w:rsidR="00C132FF" w:rsidRDefault="00C132FF" w:rsidP="00C132FF">
      <w:pPr>
        <w:pStyle w:val="5"/>
      </w:pPr>
      <w:r>
        <w:rPr>
          <w:rFonts w:hint="eastAsia"/>
        </w:rPr>
        <w:t>岗位权限</w:t>
      </w:r>
    </w:p>
    <w:p w14:paraId="042BED01" w14:textId="77777777" w:rsidR="00C132FF" w:rsidRDefault="00C132FF" w:rsidP="00C132FF">
      <w:r>
        <w:tab/>
      </w:r>
      <w:r>
        <w:tab/>
      </w:r>
    </w:p>
    <w:p w14:paraId="242FE7C0" w14:textId="77777777" w:rsidR="00C132FF" w:rsidRDefault="00C132FF" w:rsidP="00C132FF">
      <w:pPr>
        <w:pStyle w:val="5"/>
      </w:pPr>
      <w:r>
        <w:rPr>
          <w:rFonts w:hint="eastAsia"/>
        </w:rPr>
        <w:t>信息项描述</w:t>
      </w:r>
    </w:p>
    <w:tbl>
      <w:tblPr>
        <w:tblStyle w:val="aff8"/>
        <w:tblW w:w="0" w:type="auto"/>
        <w:jc w:val="center"/>
        <w:tblLook w:val="04A0" w:firstRow="1" w:lastRow="0" w:firstColumn="1" w:lastColumn="0" w:noHBand="0" w:noVBand="1"/>
      </w:tblPr>
      <w:tblGrid>
        <w:gridCol w:w="9743"/>
      </w:tblGrid>
      <w:tr w:rsidR="00C132FF" w14:paraId="53EB93CA" w14:textId="77777777" w:rsidTr="00792436">
        <w:trPr>
          <w:jc w:val="center"/>
        </w:trPr>
        <w:tc>
          <w:tcPr>
            <w:tcW w:w="6799" w:type="dxa"/>
          </w:tcPr>
          <w:p w14:paraId="5CDA86EB" w14:textId="77777777" w:rsidR="00C132FF" w:rsidRDefault="00C132FF" w:rsidP="00792436">
            <w:r>
              <w:rPr>
                <w:rFonts w:hint="eastAsia"/>
              </w:rPr>
              <w:t>查询条件</w:t>
            </w:r>
          </w:p>
          <w:p w14:paraId="4676BADD" w14:textId="77777777" w:rsidR="00C132FF" w:rsidRDefault="00C132FF" w:rsidP="00792436"/>
        </w:tc>
      </w:tr>
      <w:tr w:rsidR="00C132FF" w14:paraId="133F796D" w14:textId="77777777" w:rsidTr="00792436">
        <w:trPr>
          <w:jc w:val="center"/>
        </w:trPr>
        <w:tc>
          <w:tcPr>
            <w:tcW w:w="6799" w:type="dxa"/>
          </w:tcPr>
          <w:p w14:paraId="0F918E9E" w14:textId="77777777" w:rsidR="00C132FF" w:rsidRDefault="00C132FF" w:rsidP="00792436">
            <w:r>
              <w:rPr>
                <w:rFonts w:hint="eastAsia"/>
              </w:rPr>
              <w:t>按钮功能</w:t>
            </w:r>
            <w:r>
              <w:rPr>
                <w:rFonts w:hint="eastAsia"/>
              </w:rPr>
              <w:t>:</w:t>
            </w:r>
          </w:p>
          <w:p w14:paraId="5E18FBE5" w14:textId="77777777" w:rsidR="00C132FF" w:rsidRDefault="00C132FF" w:rsidP="00792436"/>
          <w:p w14:paraId="7F845861" w14:textId="77777777" w:rsidR="00C132FF" w:rsidRDefault="00C132FF" w:rsidP="00792436">
            <w:r>
              <w:rPr>
                <w:rFonts w:hint="eastAsia"/>
              </w:rPr>
              <w:t>查询</w:t>
            </w:r>
            <w:r>
              <w:rPr>
                <w:rFonts w:hint="eastAsia"/>
              </w:rPr>
              <w:t>,</w:t>
            </w:r>
            <w:r>
              <w:rPr>
                <w:rFonts w:hint="eastAsia"/>
              </w:rPr>
              <w:t>导出</w:t>
            </w:r>
          </w:p>
        </w:tc>
      </w:tr>
      <w:tr w:rsidR="00C132FF" w14:paraId="051A1DA7" w14:textId="77777777" w:rsidTr="00792436">
        <w:trPr>
          <w:jc w:val="center"/>
        </w:trPr>
        <w:tc>
          <w:tcPr>
            <w:tcW w:w="6799" w:type="dxa"/>
          </w:tcPr>
          <w:p w14:paraId="05220B90" w14:textId="77777777" w:rsidR="00C132FF" w:rsidRDefault="00C132FF" w:rsidP="00792436">
            <w:r>
              <w:rPr>
                <w:rFonts w:hint="eastAsia"/>
              </w:rPr>
              <w:t>查询列表</w:t>
            </w:r>
          </w:p>
          <w:p w14:paraId="0622594D" w14:textId="77777777" w:rsidR="00C132FF" w:rsidRDefault="00C132FF" w:rsidP="00792436"/>
          <w:tbl>
            <w:tblPr>
              <w:tblStyle w:val="aff8"/>
              <w:tblW w:w="9040" w:type="dxa"/>
              <w:jc w:val="center"/>
              <w:tblLook w:val="04A0" w:firstRow="1" w:lastRow="0" w:firstColumn="1" w:lastColumn="0" w:noHBand="0" w:noVBand="1"/>
            </w:tblPr>
            <w:tblGrid>
              <w:gridCol w:w="9517"/>
            </w:tblGrid>
            <w:tr w:rsidR="00C132FF" w14:paraId="5C74A84E" w14:textId="77777777" w:rsidTr="001C72CE">
              <w:trPr>
                <w:trHeight w:val="1819"/>
                <w:jc w:val="center"/>
              </w:trPr>
              <w:tc>
                <w:tcPr>
                  <w:tcW w:w="9040" w:type="dxa"/>
                </w:tcPr>
                <w:p w14:paraId="6EC8851C" w14:textId="77777777" w:rsidR="00C132FF" w:rsidRPr="00BE71FF" w:rsidRDefault="00D33BE3" w:rsidP="00792436">
                  <w:pPr>
                    <w:rPr>
                      <w:b/>
                      <w:color w:val="000000" w:themeColor="text1"/>
                    </w:rPr>
                  </w:pPr>
                  <w:r w:rsidRPr="00BE71FF">
                    <w:rPr>
                      <w:rFonts w:hint="eastAsia"/>
                      <w:b/>
                      <w:color w:val="000000" w:themeColor="text1"/>
                    </w:rPr>
                    <w:t>航线维修</w:t>
                  </w:r>
                </w:p>
                <w:tbl>
                  <w:tblPr>
                    <w:tblStyle w:val="aff8"/>
                    <w:tblW w:w="0" w:type="auto"/>
                    <w:jc w:val="center"/>
                    <w:tblLook w:val="04A0" w:firstRow="1" w:lastRow="0" w:firstColumn="1" w:lastColumn="0" w:noHBand="0" w:noVBand="1"/>
                  </w:tblPr>
                  <w:tblGrid>
                    <w:gridCol w:w="863"/>
                    <w:gridCol w:w="1134"/>
                    <w:gridCol w:w="850"/>
                    <w:gridCol w:w="719"/>
                    <w:gridCol w:w="888"/>
                    <w:gridCol w:w="850"/>
                    <w:gridCol w:w="1166"/>
                    <w:gridCol w:w="1294"/>
                  </w:tblGrid>
                  <w:tr w:rsidR="00BF2255" w14:paraId="5BB780F9" w14:textId="77777777" w:rsidTr="00221BEE">
                    <w:trPr>
                      <w:jc w:val="center"/>
                    </w:trPr>
                    <w:tc>
                      <w:tcPr>
                        <w:tcW w:w="863" w:type="dxa"/>
                        <w:shd w:val="clear" w:color="auto" w:fill="EAF1DD" w:themeFill="accent3" w:themeFillTint="33"/>
                      </w:tcPr>
                      <w:p w14:paraId="1DA76E79" w14:textId="77777777" w:rsidR="00BF2255" w:rsidRDefault="00BF2255" w:rsidP="00BF2255">
                        <w:r>
                          <w:rPr>
                            <w:rFonts w:hint="eastAsia"/>
                          </w:rPr>
                          <w:t>维修机型</w:t>
                        </w:r>
                      </w:p>
                      <w:p w14:paraId="3B45CFA1" w14:textId="77777777" w:rsidR="00BF2255" w:rsidRDefault="00BF2255" w:rsidP="00BF2255">
                        <w:r>
                          <w:rPr>
                            <w:rFonts w:hint="eastAsia"/>
                          </w:rPr>
                          <w:t>T</w:t>
                        </w:r>
                        <w:r>
                          <w:t>ype</w:t>
                        </w:r>
                      </w:p>
                    </w:tc>
                    <w:tc>
                      <w:tcPr>
                        <w:tcW w:w="1134" w:type="dxa"/>
                        <w:shd w:val="clear" w:color="auto" w:fill="EAF1DD" w:themeFill="accent3" w:themeFillTint="33"/>
                      </w:tcPr>
                      <w:p w14:paraId="003B2BC2" w14:textId="77777777" w:rsidR="00BF2255" w:rsidRDefault="00BF2255" w:rsidP="00BF2255">
                        <w:r>
                          <w:rPr>
                            <w:rFonts w:hint="eastAsia"/>
                          </w:rPr>
                          <w:t>对应</w:t>
                        </w:r>
                        <w:r>
                          <w:rPr>
                            <w:rFonts w:hint="eastAsia"/>
                          </w:rPr>
                          <w:t>T</w:t>
                        </w:r>
                        <w:r>
                          <w:t>C</w:t>
                        </w:r>
                        <w:r>
                          <w:rPr>
                            <w:rFonts w:hint="eastAsia"/>
                          </w:rPr>
                          <w:t>型号</w:t>
                        </w:r>
                      </w:p>
                      <w:p w14:paraId="790A63E6" w14:textId="77777777" w:rsidR="00BF2255" w:rsidRDefault="00BF2255" w:rsidP="00BF2255">
                        <w:r>
                          <w:rPr>
                            <w:rFonts w:hint="eastAsia"/>
                          </w:rPr>
                          <w:t>T</w:t>
                        </w:r>
                        <w:r>
                          <w:t>C Type</w:t>
                        </w:r>
                      </w:p>
                    </w:tc>
                    <w:tc>
                      <w:tcPr>
                        <w:tcW w:w="850" w:type="dxa"/>
                        <w:shd w:val="clear" w:color="auto" w:fill="EAF1DD" w:themeFill="accent3" w:themeFillTint="33"/>
                      </w:tcPr>
                      <w:p w14:paraId="1EA77820" w14:textId="77777777" w:rsidR="00BF2255" w:rsidRDefault="00BF2255" w:rsidP="00BF2255">
                        <w:r>
                          <w:rPr>
                            <w:rFonts w:hint="eastAsia"/>
                          </w:rPr>
                          <w:t>作业地点</w:t>
                        </w:r>
                      </w:p>
                      <w:p w14:paraId="19B8385F" w14:textId="77777777" w:rsidR="00BF2255" w:rsidRDefault="00BF2255" w:rsidP="00BF2255">
                        <w:r>
                          <w:rPr>
                            <w:rFonts w:hint="eastAsia"/>
                          </w:rPr>
                          <w:t>P</w:t>
                        </w:r>
                        <w:r>
                          <w:t>lace</w:t>
                        </w:r>
                      </w:p>
                    </w:tc>
                    <w:tc>
                      <w:tcPr>
                        <w:tcW w:w="709" w:type="dxa"/>
                        <w:shd w:val="clear" w:color="auto" w:fill="EAF1DD" w:themeFill="accent3" w:themeFillTint="33"/>
                      </w:tcPr>
                      <w:p w14:paraId="4B5758B2" w14:textId="77777777" w:rsidR="00BF2255" w:rsidRDefault="00BF2255" w:rsidP="00BF2255">
                        <w:r>
                          <w:rPr>
                            <w:rFonts w:hint="eastAsia"/>
                          </w:rPr>
                          <w:t>航前</w:t>
                        </w:r>
                      </w:p>
                      <w:p w14:paraId="70F289BD" w14:textId="77777777" w:rsidR="00BF2255" w:rsidRDefault="00BF2255" w:rsidP="00BF2255">
                        <w:r>
                          <w:rPr>
                            <w:rFonts w:hint="eastAsia"/>
                          </w:rPr>
                          <w:t>P</w:t>
                        </w:r>
                        <w:r>
                          <w:t>re-flight</w:t>
                        </w:r>
                      </w:p>
                    </w:tc>
                    <w:tc>
                      <w:tcPr>
                        <w:tcW w:w="709" w:type="dxa"/>
                        <w:shd w:val="clear" w:color="auto" w:fill="EAF1DD" w:themeFill="accent3" w:themeFillTint="33"/>
                      </w:tcPr>
                      <w:p w14:paraId="239B1923" w14:textId="77777777" w:rsidR="00BF2255" w:rsidRDefault="00BF2255" w:rsidP="00BF2255">
                        <w:r>
                          <w:rPr>
                            <w:rFonts w:hint="eastAsia"/>
                          </w:rPr>
                          <w:t>过站</w:t>
                        </w:r>
                      </w:p>
                      <w:p w14:paraId="102028C3" w14:textId="77777777" w:rsidR="00BF2255" w:rsidRDefault="00BF2255" w:rsidP="00BF2255">
                        <w:r>
                          <w:rPr>
                            <w:rFonts w:hint="eastAsia"/>
                          </w:rPr>
                          <w:t>T</w:t>
                        </w:r>
                        <w:r>
                          <w:t>ransit</w:t>
                        </w:r>
                      </w:p>
                    </w:tc>
                    <w:tc>
                      <w:tcPr>
                        <w:tcW w:w="850" w:type="dxa"/>
                        <w:shd w:val="clear" w:color="auto" w:fill="EAF1DD" w:themeFill="accent3" w:themeFillTint="33"/>
                      </w:tcPr>
                      <w:p w14:paraId="3CC87A89" w14:textId="77777777" w:rsidR="00BF2255" w:rsidRDefault="00BF2255" w:rsidP="00BF2255">
                        <w:r>
                          <w:rPr>
                            <w:rFonts w:hint="eastAsia"/>
                          </w:rPr>
                          <w:t>航后</w:t>
                        </w:r>
                      </w:p>
                      <w:p w14:paraId="7211AE5C" w14:textId="77777777" w:rsidR="00BF2255" w:rsidRDefault="00BF2255" w:rsidP="00BF2255">
                        <w:r>
                          <w:rPr>
                            <w:rFonts w:hint="eastAsia"/>
                          </w:rPr>
                          <w:t>P</w:t>
                        </w:r>
                        <w:r>
                          <w:t>ost-flight</w:t>
                        </w:r>
                      </w:p>
                    </w:tc>
                    <w:tc>
                      <w:tcPr>
                        <w:tcW w:w="851" w:type="dxa"/>
                        <w:shd w:val="clear" w:color="auto" w:fill="EAF1DD" w:themeFill="accent3" w:themeFillTint="33"/>
                      </w:tcPr>
                      <w:p w14:paraId="2B5B0266" w14:textId="77777777" w:rsidR="00BF2255" w:rsidRDefault="00BF2255" w:rsidP="00BF2255">
                        <w:r>
                          <w:rPr>
                            <w:rFonts w:hint="eastAsia"/>
                          </w:rPr>
                          <w:t>客户</w:t>
                        </w:r>
                      </w:p>
                      <w:p w14:paraId="5D77CA03" w14:textId="77777777" w:rsidR="00BF2255" w:rsidRDefault="00BF2255" w:rsidP="00BF2255">
                        <w:r>
                          <w:rPr>
                            <w:rFonts w:hint="eastAsia"/>
                          </w:rPr>
                          <w:t>C</w:t>
                        </w:r>
                        <w:r>
                          <w:t>ustomer</w:t>
                        </w:r>
                      </w:p>
                    </w:tc>
                    <w:tc>
                      <w:tcPr>
                        <w:tcW w:w="1244" w:type="dxa"/>
                        <w:shd w:val="clear" w:color="auto" w:fill="EAF1DD" w:themeFill="accent3" w:themeFillTint="33"/>
                        <w:vAlign w:val="center"/>
                      </w:tcPr>
                      <w:p w14:paraId="578DAF74" w14:textId="77777777" w:rsidR="00BF2255" w:rsidRDefault="00BF2255" w:rsidP="00BF2255">
                        <w:r>
                          <w:rPr>
                            <w:rFonts w:hint="eastAsia"/>
                          </w:rPr>
                          <w:t>授权人员查询</w:t>
                        </w:r>
                      </w:p>
                      <w:p w14:paraId="7190D13A" w14:textId="77777777" w:rsidR="00221BEE" w:rsidRDefault="00221BEE" w:rsidP="00BF2255">
                        <w:r w:rsidRPr="00221BEE">
                          <w:t>Authorized staff query</w:t>
                        </w:r>
                      </w:p>
                    </w:tc>
                  </w:tr>
                  <w:tr w:rsidR="00D33BE3" w14:paraId="6567764C" w14:textId="77777777" w:rsidTr="001A731C">
                    <w:trPr>
                      <w:trHeight w:val="618"/>
                      <w:jc w:val="center"/>
                    </w:trPr>
                    <w:tc>
                      <w:tcPr>
                        <w:tcW w:w="863" w:type="dxa"/>
                      </w:tcPr>
                      <w:p w14:paraId="29DBC7AB" w14:textId="77777777" w:rsidR="00D33BE3" w:rsidRDefault="00D33BE3" w:rsidP="00792436"/>
                    </w:tc>
                    <w:tc>
                      <w:tcPr>
                        <w:tcW w:w="1134" w:type="dxa"/>
                      </w:tcPr>
                      <w:p w14:paraId="6F87C495" w14:textId="77777777" w:rsidR="00D33BE3" w:rsidRDefault="00D33BE3" w:rsidP="00792436"/>
                    </w:tc>
                    <w:tc>
                      <w:tcPr>
                        <w:tcW w:w="850" w:type="dxa"/>
                      </w:tcPr>
                      <w:p w14:paraId="468D83B0" w14:textId="77777777" w:rsidR="00D33BE3" w:rsidRDefault="00D33BE3" w:rsidP="00792436"/>
                    </w:tc>
                    <w:tc>
                      <w:tcPr>
                        <w:tcW w:w="709" w:type="dxa"/>
                      </w:tcPr>
                      <w:p w14:paraId="3E01BEA5" w14:textId="77777777" w:rsidR="00D33BE3" w:rsidRDefault="00D33BE3" w:rsidP="00792436"/>
                    </w:tc>
                    <w:tc>
                      <w:tcPr>
                        <w:tcW w:w="709" w:type="dxa"/>
                      </w:tcPr>
                      <w:p w14:paraId="63FB9343" w14:textId="77777777" w:rsidR="00D33BE3" w:rsidRDefault="00D33BE3" w:rsidP="00792436"/>
                    </w:tc>
                    <w:tc>
                      <w:tcPr>
                        <w:tcW w:w="850" w:type="dxa"/>
                      </w:tcPr>
                      <w:p w14:paraId="454D4A94" w14:textId="77777777" w:rsidR="00D33BE3" w:rsidRDefault="00D33BE3" w:rsidP="00792436"/>
                    </w:tc>
                    <w:tc>
                      <w:tcPr>
                        <w:tcW w:w="851" w:type="dxa"/>
                      </w:tcPr>
                      <w:p w14:paraId="4132F66B" w14:textId="77777777" w:rsidR="00D33BE3" w:rsidRDefault="00D33BE3" w:rsidP="00792436"/>
                    </w:tc>
                    <w:tc>
                      <w:tcPr>
                        <w:tcW w:w="1244" w:type="dxa"/>
                        <w:vAlign w:val="center"/>
                      </w:tcPr>
                      <w:p w14:paraId="5B243ADD" w14:textId="77777777" w:rsidR="00D33BE3" w:rsidRDefault="00D33BE3" w:rsidP="001A731C">
                        <w:pPr>
                          <w:jc w:val="center"/>
                        </w:pPr>
                        <w:r>
                          <w:rPr>
                            <w:rFonts w:hint="eastAsia"/>
                          </w:rPr>
                          <w:t>查询</w:t>
                        </w:r>
                      </w:p>
                      <w:p w14:paraId="17F321E1" w14:textId="77777777" w:rsidR="00221BEE" w:rsidRDefault="00221BEE" w:rsidP="001A731C">
                        <w:pPr>
                          <w:jc w:val="center"/>
                        </w:pPr>
                        <w:r w:rsidRPr="00221BEE">
                          <w:t>query</w:t>
                        </w:r>
                      </w:p>
                    </w:tc>
                  </w:tr>
                </w:tbl>
                <w:p w14:paraId="4D323F57" w14:textId="77777777" w:rsidR="00E76733" w:rsidRPr="00BE71FF" w:rsidRDefault="00D33BE3" w:rsidP="00792436">
                  <w:pPr>
                    <w:rPr>
                      <w:color w:val="000000" w:themeColor="text1"/>
                    </w:rPr>
                  </w:pPr>
                  <w:r w:rsidRPr="00BE71FF">
                    <w:rPr>
                      <w:rFonts w:hint="eastAsia"/>
                      <w:b/>
                      <w:color w:val="000000" w:themeColor="text1"/>
                    </w:rPr>
                    <w:t>定检维修</w:t>
                  </w:r>
                </w:p>
                <w:tbl>
                  <w:tblPr>
                    <w:tblStyle w:val="aff8"/>
                    <w:tblW w:w="0" w:type="auto"/>
                    <w:jc w:val="center"/>
                    <w:tblLook w:val="04A0" w:firstRow="1" w:lastRow="0" w:firstColumn="1" w:lastColumn="0" w:noHBand="0" w:noVBand="1"/>
                  </w:tblPr>
                  <w:tblGrid>
                    <w:gridCol w:w="721"/>
                    <w:gridCol w:w="709"/>
                    <w:gridCol w:w="850"/>
                    <w:gridCol w:w="1077"/>
                    <w:gridCol w:w="709"/>
                    <w:gridCol w:w="709"/>
                    <w:gridCol w:w="850"/>
                    <w:gridCol w:w="851"/>
                    <w:gridCol w:w="905"/>
                    <w:gridCol w:w="1294"/>
                  </w:tblGrid>
                  <w:tr w:rsidR="005904DB" w14:paraId="0B541B8B" w14:textId="77777777" w:rsidTr="005904DB">
                    <w:trPr>
                      <w:jc w:val="center"/>
                    </w:trPr>
                    <w:tc>
                      <w:tcPr>
                        <w:tcW w:w="721" w:type="dxa"/>
                        <w:shd w:val="clear" w:color="auto" w:fill="EAF1DD" w:themeFill="accent3" w:themeFillTint="33"/>
                      </w:tcPr>
                      <w:p w14:paraId="1BB4BE81" w14:textId="77777777" w:rsidR="005904DB" w:rsidRDefault="005904DB" w:rsidP="00221BEE">
                        <w:r>
                          <w:rPr>
                            <w:rFonts w:hint="eastAsia"/>
                          </w:rPr>
                          <w:lastRenderedPageBreak/>
                          <w:t>维修机型</w:t>
                        </w:r>
                      </w:p>
                      <w:p w14:paraId="7FFD22CA" w14:textId="77777777" w:rsidR="005904DB" w:rsidRDefault="005904DB" w:rsidP="00221BEE">
                        <w:r>
                          <w:rPr>
                            <w:rFonts w:hint="eastAsia"/>
                          </w:rPr>
                          <w:t>T</w:t>
                        </w:r>
                        <w:r>
                          <w:t>ype</w:t>
                        </w:r>
                      </w:p>
                    </w:tc>
                    <w:tc>
                      <w:tcPr>
                        <w:tcW w:w="709" w:type="dxa"/>
                        <w:shd w:val="clear" w:color="auto" w:fill="EAF1DD" w:themeFill="accent3" w:themeFillTint="33"/>
                      </w:tcPr>
                      <w:p w14:paraId="2D2CADF9" w14:textId="77777777" w:rsidR="005904DB" w:rsidRDefault="005904DB" w:rsidP="00221BEE">
                        <w:r>
                          <w:rPr>
                            <w:rFonts w:hint="eastAsia"/>
                          </w:rPr>
                          <w:t>对应</w:t>
                        </w:r>
                        <w:r>
                          <w:rPr>
                            <w:rFonts w:hint="eastAsia"/>
                          </w:rPr>
                          <w:t>T</w:t>
                        </w:r>
                        <w:r>
                          <w:t>C</w:t>
                        </w:r>
                        <w:r>
                          <w:rPr>
                            <w:rFonts w:hint="eastAsia"/>
                          </w:rPr>
                          <w:t>型号</w:t>
                        </w:r>
                      </w:p>
                      <w:p w14:paraId="261AF669" w14:textId="77777777" w:rsidR="005904DB" w:rsidRDefault="005904DB" w:rsidP="00221BEE">
                        <w:r>
                          <w:rPr>
                            <w:rFonts w:hint="eastAsia"/>
                          </w:rPr>
                          <w:t>T</w:t>
                        </w:r>
                        <w:r>
                          <w:t>C Type</w:t>
                        </w:r>
                      </w:p>
                    </w:tc>
                    <w:tc>
                      <w:tcPr>
                        <w:tcW w:w="850" w:type="dxa"/>
                        <w:shd w:val="clear" w:color="auto" w:fill="EAF1DD" w:themeFill="accent3" w:themeFillTint="33"/>
                      </w:tcPr>
                      <w:p w14:paraId="736BE286" w14:textId="77777777" w:rsidR="005904DB" w:rsidRDefault="005904DB" w:rsidP="00221BEE">
                        <w:r>
                          <w:rPr>
                            <w:rFonts w:hint="eastAsia"/>
                          </w:rPr>
                          <w:t>作业地点</w:t>
                        </w:r>
                      </w:p>
                      <w:p w14:paraId="0CDE1A5B" w14:textId="77777777" w:rsidR="005904DB" w:rsidRDefault="005904DB" w:rsidP="00221BEE">
                        <w:r>
                          <w:rPr>
                            <w:rFonts w:hint="eastAsia"/>
                          </w:rPr>
                          <w:t>P</w:t>
                        </w:r>
                        <w:r>
                          <w:t>lace</w:t>
                        </w:r>
                      </w:p>
                      <w:p w14:paraId="3FA5C949" w14:textId="77777777" w:rsidR="005904DB" w:rsidRDefault="005904DB" w:rsidP="00221BEE"/>
                    </w:tc>
                    <w:tc>
                      <w:tcPr>
                        <w:tcW w:w="709" w:type="dxa"/>
                        <w:shd w:val="clear" w:color="auto" w:fill="EAF1DD" w:themeFill="accent3" w:themeFillTint="33"/>
                      </w:tcPr>
                      <w:p w14:paraId="5627C026" w14:textId="77777777" w:rsidR="005904DB" w:rsidRDefault="005904DB" w:rsidP="00221BEE">
                        <w:r>
                          <w:rPr>
                            <w:rFonts w:hint="eastAsia"/>
                          </w:rPr>
                          <w:t>是否大修</w:t>
                        </w:r>
                      </w:p>
                      <w:p w14:paraId="4E034859" w14:textId="77777777" w:rsidR="005904DB" w:rsidRDefault="005904DB" w:rsidP="00221BEE">
                        <w:r>
                          <w:rPr>
                            <w:rFonts w:hint="eastAsia"/>
                          </w:rPr>
                          <w:t>I</w:t>
                        </w:r>
                        <w:r>
                          <w:t xml:space="preserve">S  </w:t>
                        </w:r>
                        <w:r w:rsidRPr="005904DB">
                          <w:t>overhaul</w:t>
                        </w:r>
                      </w:p>
                    </w:tc>
                    <w:tc>
                      <w:tcPr>
                        <w:tcW w:w="709" w:type="dxa"/>
                        <w:shd w:val="clear" w:color="auto" w:fill="EAF1DD" w:themeFill="accent3" w:themeFillTint="33"/>
                      </w:tcPr>
                      <w:p w14:paraId="6EFB504D" w14:textId="77777777" w:rsidR="005904DB" w:rsidRDefault="005904DB" w:rsidP="00221BEE">
                        <w:r>
                          <w:rPr>
                            <w:rFonts w:hint="eastAsia"/>
                          </w:rPr>
                          <w:t>飞行时间</w:t>
                        </w:r>
                      </w:p>
                      <w:p w14:paraId="3A448F3C" w14:textId="77777777" w:rsidR="005904DB" w:rsidRDefault="005904DB" w:rsidP="00221BEE">
                        <w:r>
                          <w:t>FH</w:t>
                        </w:r>
                      </w:p>
                    </w:tc>
                    <w:tc>
                      <w:tcPr>
                        <w:tcW w:w="709" w:type="dxa"/>
                        <w:shd w:val="clear" w:color="auto" w:fill="EAF1DD" w:themeFill="accent3" w:themeFillTint="33"/>
                      </w:tcPr>
                      <w:p w14:paraId="7337D4F9" w14:textId="77777777" w:rsidR="005904DB" w:rsidRDefault="005904DB" w:rsidP="00221BEE">
                        <w:r>
                          <w:rPr>
                            <w:rFonts w:hint="eastAsia"/>
                          </w:rPr>
                          <w:t>飞行循环</w:t>
                        </w:r>
                      </w:p>
                      <w:p w14:paraId="3FF24F0A" w14:textId="77777777" w:rsidR="005904DB" w:rsidRDefault="005904DB" w:rsidP="00221BEE">
                        <w:r>
                          <w:rPr>
                            <w:rFonts w:hint="eastAsia"/>
                          </w:rPr>
                          <w:t>F</w:t>
                        </w:r>
                        <w:r>
                          <w:t>C</w:t>
                        </w:r>
                      </w:p>
                    </w:tc>
                    <w:tc>
                      <w:tcPr>
                        <w:tcW w:w="850" w:type="dxa"/>
                        <w:shd w:val="clear" w:color="auto" w:fill="EAF1DD" w:themeFill="accent3" w:themeFillTint="33"/>
                      </w:tcPr>
                      <w:p w14:paraId="4DCF12C4" w14:textId="77777777" w:rsidR="005904DB" w:rsidRDefault="005904DB" w:rsidP="00221BEE">
                        <w:r>
                          <w:rPr>
                            <w:rFonts w:hint="eastAsia"/>
                          </w:rPr>
                          <w:t>日历时间</w:t>
                        </w:r>
                      </w:p>
                      <w:p w14:paraId="1C0FC4C5" w14:textId="77777777" w:rsidR="005904DB" w:rsidRDefault="005904DB" w:rsidP="00221BEE">
                        <w:r>
                          <w:rPr>
                            <w:rFonts w:hint="eastAsia"/>
                          </w:rPr>
                          <w:t>M</w:t>
                        </w:r>
                        <w:r>
                          <w:t>O</w:t>
                        </w:r>
                      </w:p>
                    </w:tc>
                    <w:tc>
                      <w:tcPr>
                        <w:tcW w:w="851" w:type="dxa"/>
                        <w:shd w:val="clear" w:color="auto" w:fill="EAF1DD" w:themeFill="accent3" w:themeFillTint="33"/>
                      </w:tcPr>
                      <w:p w14:paraId="23FC6BB2" w14:textId="77777777" w:rsidR="005904DB" w:rsidRDefault="005904DB" w:rsidP="00221BEE">
                        <w:r>
                          <w:rPr>
                            <w:rFonts w:hint="eastAsia"/>
                          </w:rPr>
                          <w:t>发动机时间</w:t>
                        </w:r>
                      </w:p>
                      <w:p w14:paraId="25BC52FF" w14:textId="77777777" w:rsidR="005904DB" w:rsidRDefault="005904DB" w:rsidP="00221BEE">
                        <w:r>
                          <w:rPr>
                            <w:rFonts w:hint="eastAsia"/>
                          </w:rPr>
                          <w:t>E</w:t>
                        </w:r>
                        <w:r>
                          <w:t>H</w:t>
                        </w:r>
                      </w:p>
                    </w:tc>
                    <w:tc>
                      <w:tcPr>
                        <w:tcW w:w="905" w:type="dxa"/>
                        <w:shd w:val="clear" w:color="auto" w:fill="EAF1DD" w:themeFill="accent3" w:themeFillTint="33"/>
                      </w:tcPr>
                      <w:p w14:paraId="44C8D77B" w14:textId="77777777" w:rsidR="005904DB" w:rsidRDefault="005904DB" w:rsidP="00221BEE">
                        <w:r>
                          <w:rPr>
                            <w:rFonts w:hint="eastAsia"/>
                          </w:rPr>
                          <w:t>发动机循环</w:t>
                        </w:r>
                      </w:p>
                      <w:p w14:paraId="67FF512A" w14:textId="77777777" w:rsidR="005904DB" w:rsidRDefault="005904DB" w:rsidP="00221BEE">
                        <w:r>
                          <w:rPr>
                            <w:rFonts w:hint="eastAsia"/>
                          </w:rPr>
                          <w:t>E</w:t>
                        </w:r>
                        <w:r>
                          <w:t>C</w:t>
                        </w:r>
                      </w:p>
                    </w:tc>
                    <w:tc>
                      <w:tcPr>
                        <w:tcW w:w="1294" w:type="dxa"/>
                        <w:shd w:val="clear" w:color="auto" w:fill="EAF1DD" w:themeFill="accent3" w:themeFillTint="33"/>
                        <w:vAlign w:val="center"/>
                      </w:tcPr>
                      <w:p w14:paraId="48D99D09" w14:textId="77777777" w:rsidR="005904DB" w:rsidRDefault="005904DB" w:rsidP="00221BEE">
                        <w:r>
                          <w:rPr>
                            <w:rFonts w:hint="eastAsia"/>
                          </w:rPr>
                          <w:t>授权人员查询</w:t>
                        </w:r>
                      </w:p>
                      <w:p w14:paraId="5F6A47DF" w14:textId="77777777" w:rsidR="005904DB" w:rsidRDefault="005904DB" w:rsidP="00221BEE">
                        <w:r w:rsidRPr="00221BEE">
                          <w:t>Authorized staff query</w:t>
                        </w:r>
                      </w:p>
                    </w:tc>
                  </w:tr>
                  <w:tr w:rsidR="005904DB" w14:paraId="3ACA1354" w14:textId="77777777" w:rsidTr="005904DB">
                    <w:trPr>
                      <w:trHeight w:val="618"/>
                      <w:jc w:val="center"/>
                    </w:trPr>
                    <w:tc>
                      <w:tcPr>
                        <w:tcW w:w="721" w:type="dxa"/>
                      </w:tcPr>
                      <w:p w14:paraId="34B15BB1" w14:textId="77777777" w:rsidR="005904DB" w:rsidRDefault="005904DB" w:rsidP="00221BEE"/>
                    </w:tc>
                    <w:tc>
                      <w:tcPr>
                        <w:tcW w:w="709" w:type="dxa"/>
                      </w:tcPr>
                      <w:p w14:paraId="131777FC" w14:textId="77777777" w:rsidR="005904DB" w:rsidRDefault="005904DB" w:rsidP="00221BEE"/>
                    </w:tc>
                    <w:tc>
                      <w:tcPr>
                        <w:tcW w:w="850" w:type="dxa"/>
                      </w:tcPr>
                      <w:p w14:paraId="0662BA7E" w14:textId="77777777" w:rsidR="005904DB" w:rsidRDefault="005904DB" w:rsidP="00221BEE"/>
                    </w:tc>
                    <w:tc>
                      <w:tcPr>
                        <w:tcW w:w="709" w:type="dxa"/>
                      </w:tcPr>
                      <w:p w14:paraId="1499333E" w14:textId="77777777" w:rsidR="005904DB" w:rsidRDefault="005904DB" w:rsidP="00221BEE"/>
                    </w:tc>
                    <w:tc>
                      <w:tcPr>
                        <w:tcW w:w="709" w:type="dxa"/>
                      </w:tcPr>
                      <w:p w14:paraId="544F7F3B" w14:textId="77777777" w:rsidR="005904DB" w:rsidRDefault="005904DB" w:rsidP="00221BEE"/>
                    </w:tc>
                    <w:tc>
                      <w:tcPr>
                        <w:tcW w:w="709" w:type="dxa"/>
                      </w:tcPr>
                      <w:p w14:paraId="08D0CCA2" w14:textId="77777777" w:rsidR="005904DB" w:rsidRDefault="005904DB" w:rsidP="00221BEE"/>
                    </w:tc>
                    <w:tc>
                      <w:tcPr>
                        <w:tcW w:w="850" w:type="dxa"/>
                      </w:tcPr>
                      <w:p w14:paraId="4D47204B" w14:textId="77777777" w:rsidR="005904DB" w:rsidRDefault="005904DB" w:rsidP="00221BEE"/>
                    </w:tc>
                    <w:tc>
                      <w:tcPr>
                        <w:tcW w:w="851" w:type="dxa"/>
                      </w:tcPr>
                      <w:p w14:paraId="3CAEB4FD" w14:textId="77777777" w:rsidR="005904DB" w:rsidRDefault="005904DB" w:rsidP="00221BEE"/>
                    </w:tc>
                    <w:tc>
                      <w:tcPr>
                        <w:tcW w:w="905" w:type="dxa"/>
                        <w:vAlign w:val="center"/>
                      </w:tcPr>
                      <w:p w14:paraId="15621C4A" w14:textId="77777777" w:rsidR="005904DB" w:rsidRDefault="005904DB" w:rsidP="00221BEE">
                        <w:pPr>
                          <w:jc w:val="center"/>
                        </w:pPr>
                      </w:p>
                    </w:tc>
                    <w:tc>
                      <w:tcPr>
                        <w:tcW w:w="1294" w:type="dxa"/>
                        <w:vAlign w:val="center"/>
                      </w:tcPr>
                      <w:p w14:paraId="6FE3F635" w14:textId="77777777" w:rsidR="005904DB" w:rsidRDefault="005904DB" w:rsidP="00221BEE">
                        <w:pPr>
                          <w:jc w:val="center"/>
                        </w:pPr>
                        <w:r>
                          <w:rPr>
                            <w:rFonts w:hint="eastAsia"/>
                          </w:rPr>
                          <w:t>查询</w:t>
                        </w:r>
                      </w:p>
                      <w:p w14:paraId="1769395B" w14:textId="77777777" w:rsidR="005904DB" w:rsidRDefault="005904DB" w:rsidP="00221BEE">
                        <w:pPr>
                          <w:jc w:val="center"/>
                        </w:pPr>
                        <w:r w:rsidRPr="00221BEE">
                          <w:t>query</w:t>
                        </w:r>
                      </w:p>
                    </w:tc>
                  </w:tr>
                </w:tbl>
                <w:p w14:paraId="75544AFD" w14:textId="77777777" w:rsidR="001A731C" w:rsidRPr="00BE71FF" w:rsidRDefault="00D33BE3" w:rsidP="00BE71FF">
                  <w:pPr>
                    <w:ind w:firstLineChars="50" w:firstLine="120"/>
                    <w:rPr>
                      <w:color w:val="000000" w:themeColor="text1"/>
                    </w:rPr>
                  </w:pPr>
                  <w:r w:rsidRPr="00BE71FF">
                    <w:rPr>
                      <w:rFonts w:hint="eastAsia"/>
                      <w:b/>
                      <w:color w:val="000000" w:themeColor="text1"/>
                    </w:rPr>
                    <w:t>重要改装</w:t>
                  </w:r>
                </w:p>
                <w:tbl>
                  <w:tblPr>
                    <w:tblStyle w:val="aff8"/>
                    <w:tblW w:w="0" w:type="auto"/>
                    <w:jc w:val="center"/>
                    <w:tblLook w:val="04A0" w:firstRow="1" w:lastRow="0" w:firstColumn="1" w:lastColumn="0" w:noHBand="0" w:noVBand="1"/>
                  </w:tblPr>
                  <w:tblGrid>
                    <w:gridCol w:w="863"/>
                    <w:gridCol w:w="1134"/>
                    <w:gridCol w:w="850"/>
                    <w:gridCol w:w="709"/>
                    <w:gridCol w:w="798"/>
                    <w:gridCol w:w="2945"/>
                  </w:tblGrid>
                  <w:tr w:rsidR="00221BEE" w14:paraId="0AF2550D" w14:textId="77777777" w:rsidTr="00221BEE">
                    <w:trPr>
                      <w:jc w:val="center"/>
                    </w:trPr>
                    <w:tc>
                      <w:tcPr>
                        <w:tcW w:w="863" w:type="dxa"/>
                        <w:shd w:val="clear" w:color="auto" w:fill="EAF1DD" w:themeFill="accent3" w:themeFillTint="33"/>
                      </w:tcPr>
                      <w:p w14:paraId="3DCDC512" w14:textId="77777777" w:rsidR="00221BEE" w:rsidRDefault="00221BEE" w:rsidP="00221BEE">
                        <w:r>
                          <w:rPr>
                            <w:rFonts w:hint="eastAsia"/>
                          </w:rPr>
                          <w:t>维修机型</w:t>
                        </w:r>
                      </w:p>
                      <w:p w14:paraId="1A0E1271" w14:textId="77777777" w:rsidR="00221BEE" w:rsidRDefault="00221BEE" w:rsidP="00221BEE">
                        <w:r>
                          <w:rPr>
                            <w:rFonts w:hint="eastAsia"/>
                          </w:rPr>
                          <w:t>T</w:t>
                        </w:r>
                        <w:r>
                          <w:t>ype</w:t>
                        </w:r>
                      </w:p>
                    </w:tc>
                    <w:tc>
                      <w:tcPr>
                        <w:tcW w:w="1134" w:type="dxa"/>
                        <w:shd w:val="clear" w:color="auto" w:fill="EAF1DD" w:themeFill="accent3" w:themeFillTint="33"/>
                      </w:tcPr>
                      <w:p w14:paraId="28E636CB" w14:textId="77777777" w:rsidR="00221BEE" w:rsidRDefault="00221BEE" w:rsidP="00221BEE">
                        <w:r>
                          <w:rPr>
                            <w:rFonts w:hint="eastAsia"/>
                          </w:rPr>
                          <w:t>对应</w:t>
                        </w:r>
                        <w:r>
                          <w:rPr>
                            <w:rFonts w:hint="eastAsia"/>
                          </w:rPr>
                          <w:t>T</w:t>
                        </w:r>
                        <w:r>
                          <w:t>C</w:t>
                        </w:r>
                        <w:r>
                          <w:rPr>
                            <w:rFonts w:hint="eastAsia"/>
                          </w:rPr>
                          <w:t>型号</w:t>
                        </w:r>
                      </w:p>
                      <w:p w14:paraId="22D0D700" w14:textId="77777777" w:rsidR="00221BEE" w:rsidRDefault="00221BEE" w:rsidP="00221BEE">
                        <w:r>
                          <w:rPr>
                            <w:rFonts w:hint="eastAsia"/>
                          </w:rPr>
                          <w:t>T</w:t>
                        </w:r>
                        <w:r>
                          <w:t>C Type</w:t>
                        </w:r>
                      </w:p>
                    </w:tc>
                    <w:tc>
                      <w:tcPr>
                        <w:tcW w:w="850" w:type="dxa"/>
                        <w:shd w:val="clear" w:color="auto" w:fill="EAF1DD" w:themeFill="accent3" w:themeFillTint="33"/>
                      </w:tcPr>
                      <w:p w14:paraId="40D4D8E4" w14:textId="77777777" w:rsidR="00221BEE" w:rsidRDefault="00221BEE" w:rsidP="00221BEE">
                        <w:r>
                          <w:rPr>
                            <w:rFonts w:hint="eastAsia"/>
                          </w:rPr>
                          <w:t>作业地点</w:t>
                        </w:r>
                      </w:p>
                      <w:p w14:paraId="40917E04" w14:textId="77777777" w:rsidR="00221BEE" w:rsidRDefault="00221BEE" w:rsidP="00221BEE">
                        <w:r>
                          <w:rPr>
                            <w:rFonts w:hint="eastAsia"/>
                          </w:rPr>
                          <w:t>P</w:t>
                        </w:r>
                        <w:r>
                          <w:t>lace</w:t>
                        </w:r>
                      </w:p>
                    </w:tc>
                    <w:tc>
                      <w:tcPr>
                        <w:tcW w:w="709" w:type="dxa"/>
                        <w:shd w:val="clear" w:color="auto" w:fill="EAF1DD" w:themeFill="accent3" w:themeFillTint="33"/>
                      </w:tcPr>
                      <w:p w14:paraId="289C3B78" w14:textId="77777777" w:rsidR="00221BEE" w:rsidRDefault="00221BEE" w:rsidP="00221BEE">
                        <w:r>
                          <w:rPr>
                            <w:rFonts w:hint="eastAsia"/>
                          </w:rPr>
                          <w:t>方案编号</w:t>
                        </w:r>
                      </w:p>
                      <w:p w14:paraId="0CA2202C" w14:textId="77777777" w:rsidR="00221BEE" w:rsidRDefault="00221BEE" w:rsidP="00221BEE">
                        <w:r>
                          <w:t>Mod No</w:t>
                        </w:r>
                      </w:p>
                    </w:tc>
                    <w:tc>
                      <w:tcPr>
                        <w:tcW w:w="798" w:type="dxa"/>
                        <w:shd w:val="clear" w:color="auto" w:fill="EAF1DD" w:themeFill="accent3" w:themeFillTint="33"/>
                      </w:tcPr>
                      <w:p w14:paraId="42B8E697" w14:textId="77777777" w:rsidR="00221BEE" w:rsidRDefault="00221BEE" w:rsidP="00221BEE">
                        <w:r>
                          <w:rPr>
                            <w:rFonts w:hint="eastAsia"/>
                          </w:rPr>
                          <w:t>改装名称</w:t>
                        </w:r>
                      </w:p>
                      <w:p w14:paraId="4A7307F2" w14:textId="77777777" w:rsidR="00221BEE" w:rsidRDefault="00221BEE" w:rsidP="00221BEE">
                        <w:r>
                          <w:rPr>
                            <w:rFonts w:hint="eastAsia"/>
                          </w:rPr>
                          <w:t>M</w:t>
                        </w:r>
                        <w:r>
                          <w:t>od Name</w:t>
                        </w:r>
                      </w:p>
                    </w:tc>
                    <w:tc>
                      <w:tcPr>
                        <w:tcW w:w="2945" w:type="dxa"/>
                        <w:shd w:val="clear" w:color="auto" w:fill="EAF1DD" w:themeFill="accent3" w:themeFillTint="33"/>
                        <w:vAlign w:val="center"/>
                      </w:tcPr>
                      <w:p w14:paraId="3A04A7A1" w14:textId="77777777" w:rsidR="00221BEE" w:rsidRDefault="00221BEE" w:rsidP="00221BEE">
                        <w:r>
                          <w:rPr>
                            <w:rFonts w:hint="eastAsia"/>
                          </w:rPr>
                          <w:t>授权人员查询</w:t>
                        </w:r>
                      </w:p>
                      <w:p w14:paraId="5F9FA7B9" w14:textId="77777777" w:rsidR="00221BEE" w:rsidRDefault="00221BEE" w:rsidP="00221BEE">
                        <w:r w:rsidRPr="00221BEE">
                          <w:t>Authorized staff query</w:t>
                        </w:r>
                      </w:p>
                    </w:tc>
                  </w:tr>
                  <w:tr w:rsidR="00221BEE" w14:paraId="78EFDE20" w14:textId="77777777" w:rsidTr="00221BEE">
                    <w:trPr>
                      <w:trHeight w:val="618"/>
                      <w:jc w:val="center"/>
                    </w:trPr>
                    <w:tc>
                      <w:tcPr>
                        <w:tcW w:w="863" w:type="dxa"/>
                      </w:tcPr>
                      <w:p w14:paraId="0DB59C55" w14:textId="77777777" w:rsidR="00221BEE" w:rsidRDefault="00221BEE" w:rsidP="00221BEE"/>
                    </w:tc>
                    <w:tc>
                      <w:tcPr>
                        <w:tcW w:w="1134" w:type="dxa"/>
                      </w:tcPr>
                      <w:p w14:paraId="0B3B1CBC" w14:textId="77777777" w:rsidR="00221BEE" w:rsidRDefault="00221BEE" w:rsidP="00221BEE"/>
                    </w:tc>
                    <w:tc>
                      <w:tcPr>
                        <w:tcW w:w="850" w:type="dxa"/>
                      </w:tcPr>
                      <w:p w14:paraId="75CA0015" w14:textId="77777777" w:rsidR="00221BEE" w:rsidRDefault="00221BEE" w:rsidP="00221BEE"/>
                    </w:tc>
                    <w:tc>
                      <w:tcPr>
                        <w:tcW w:w="709" w:type="dxa"/>
                      </w:tcPr>
                      <w:p w14:paraId="617210C6" w14:textId="77777777" w:rsidR="00221BEE" w:rsidRDefault="00221BEE" w:rsidP="00221BEE"/>
                    </w:tc>
                    <w:tc>
                      <w:tcPr>
                        <w:tcW w:w="798" w:type="dxa"/>
                      </w:tcPr>
                      <w:p w14:paraId="6FFA728A" w14:textId="77777777" w:rsidR="00221BEE" w:rsidRDefault="00221BEE" w:rsidP="00221BEE"/>
                    </w:tc>
                    <w:tc>
                      <w:tcPr>
                        <w:tcW w:w="2945" w:type="dxa"/>
                        <w:vAlign w:val="center"/>
                      </w:tcPr>
                      <w:p w14:paraId="76090693" w14:textId="77777777" w:rsidR="00221BEE" w:rsidRDefault="00221BEE" w:rsidP="00221BEE">
                        <w:pPr>
                          <w:jc w:val="center"/>
                        </w:pPr>
                        <w:r>
                          <w:rPr>
                            <w:rFonts w:hint="eastAsia"/>
                          </w:rPr>
                          <w:t>查询</w:t>
                        </w:r>
                      </w:p>
                      <w:p w14:paraId="534E2BB7" w14:textId="77777777" w:rsidR="00221BEE" w:rsidRDefault="00221BEE" w:rsidP="00221BEE">
                        <w:pPr>
                          <w:jc w:val="center"/>
                        </w:pPr>
                        <w:r w:rsidRPr="00221BEE">
                          <w:t>query</w:t>
                        </w:r>
                      </w:p>
                    </w:tc>
                  </w:tr>
                </w:tbl>
                <w:p w14:paraId="252958E1" w14:textId="77777777" w:rsidR="00D33BE3" w:rsidRDefault="00D33BE3" w:rsidP="00D33BE3">
                  <w:r>
                    <w:rPr>
                      <w:rFonts w:hint="eastAsia"/>
                    </w:rPr>
                    <w:t>部件维修</w:t>
                  </w:r>
                </w:p>
                <w:p w14:paraId="3E436EE7" w14:textId="77777777" w:rsidR="001A731C" w:rsidRDefault="001A731C" w:rsidP="00792436"/>
                <w:tbl>
                  <w:tblPr>
                    <w:tblStyle w:val="aff8"/>
                    <w:tblW w:w="0" w:type="auto"/>
                    <w:jc w:val="center"/>
                    <w:tblLook w:val="04A0" w:firstRow="1" w:lastRow="0" w:firstColumn="1" w:lastColumn="0" w:noHBand="0" w:noVBand="1"/>
                  </w:tblPr>
                  <w:tblGrid>
                    <w:gridCol w:w="548"/>
                    <w:gridCol w:w="645"/>
                    <w:gridCol w:w="1091"/>
                    <w:gridCol w:w="1295"/>
                    <w:gridCol w:w="833"/>
                    <w:gridCol w:w="630"/>
                    <w:gridCol w:w="657"/>
                    <w:gridCol w:w="594"/>
                    <w:gridCol w:w="638"/>
                    <w:gridCol w:w="1261"/>
                    <w:gridCol w:w="1099"/>
                  </w:tblGrid>
                  <w:tr w:rsidR="00221BEE" w14:paraId="22276983" w14:textId="77777777" w:rsidTr="00221BEE">
                    <w:trPr>
                      <w:trHeight w:val="2178"/>
                      <w:jc w:val="center"/>
                    </w:trPr>
                    <w:tc>
                      <w:tcPr>
                        <w:tcW w:w="584" w:type="dxa"/>
                        <w:shd w:val="clear" w:color="auto" w:fill="EAF1DD" w:themeFill="accent3" w:themeFillTint="33"/>
                      </w:tcPr>
                      <w:p w14:paraId="3C02727A" w14:textId="77777777" w:rsidR="00221BEE" w:rsidRDefault="00221BEE" w:rsidP="00221BEE">
                        <w:r>
                          <w:rPr>
                            <w:rFonts w:hint="eastAsia"/>
                          </w:rPr>
                          <w:t>部件件号</w:t>
                        </w:r>
                      </w:p>
                      <w:p w14:paraId="44EE9500" w14:textId="77777777" w:rsidR="00221BEE" w:rsidRDefault="00221BEE" w:rsidP="00221BEE">
                        <w:r>
                          <w:t>Part No.</w:t>
                        </w:r>
                      </w:p>
                    </w:tc>
                    <w:tc>
                      <w:tcPr>
                        <w:tcW w:w="692" w:type="dxa"/>
                        <w:shd w:val="clear" w:color="auto" w:fill="EAF1DD" w:themeFill="accent3" w:themeFillTint="33"/>
                      </w:tcPr>
                      <w:p w14:paraId="0FD7034F" w14:textId="77777777" w:rsidR="00221BEE" w:rsidRDefault="00221BEE" w:rsidP="00221BEE">
                        <w:r>
                          <w:rPr>
                            <w:rFonts w:hint="eastAsia"/>
                          </w:rPr>
                          <w:t>部件名称</w:t>
                        </w:r>
                      </w:p>
                      <w:p w14:paraId="46A6AD2A" w14:textId="77777777" w:rsidR="00221BEE" w:rsidRDefault="00221BEE" w:rsidP="00221BEE">
                        <w:r>
                          <w:rPr>
                            <w:rFonts w:hint="eastAsia"/>
                          </w:rPr>
                          <w:t>P</w:t>
                        </w:r>
                        <w:r>
                          <w:t>art Desc.</w:t>
                        </w:r>
                      </w:p>
                    </w:tc>
                    <w:tc>
                      <w:tcPr>
                        <w:tcW w:w="1188" w:type="dxa"/>
                        <w:shd w:val="clear" w:color="auto" w:fill="EAF1DD" w:themeFill="accent3" w:themeFillTint="33"/>
                      </w:tcPr>
                      <w:p w14:paraId="034DF855" w14:textId="77777777" w:rsidR="00221BEE" w:rsidRDefault="00221BEE" w:rsidP="00221BEE">
                        <w:r>
                          <w:rPr>
                            <w:rFonts w:hint="eastAsia"/>
                          </w:rPr>
                          <w:t>主要设备</w:t>
                        </w:r>
                      </w:p>
                      <w:p w14:paraId="613C80B6" w14:textId="77777777" w:rsidR="00221BEE" w:rsidRDefault="00221BEE" w:rsidP="00221BEE">
                        <w:r>
                          <w:rPr>
                            <w:rFonts w:hint="eastAsia"/>
                          </w:rPr>
                          <w:t>E</w:t>
                        </w:r>
                        <w:r>
                          <w:t>quipment</w:t>
                        </w:r>
                      </w:p>
                    </w:tc>
                    <w:tc>
                      <w:tcPr>
                        <w:tcW w:w="1414" w:type="dxa"/>
                        <w:shd w:val="clear" w:color="auto" w:fill="EAF1DD" w:themeFill="accent3" w:themeFillTint="33"/>
                      </w:tcPr>
                      <w:p w14:paraId="6922A9EC" w14:textId="77777777" w:rsidR="00221BEE" w:rsidRDefault="00221BEE" w:rsidP="00221BEE">
                        <w:r>
                          <w:rPr>
                            <w:rFonts w:hint="eastAsia"/>
                          </w:rPr>
                          <w:t>制造厂家</w:t>
                        </w:r>
                      </w:p>
                      <w:p w14:paraId="71DDB17A" w14:textId="77777777" w:rsidR="00221BEE" w:rsidRDefault="00221BEE" w:rsidP="00221BEE">
                        <w:r>
                          <w:rPr>
                            <w:rFonts w:hint="eastAsia"/>
                          </w:rPr>
                          <w:t>M</w:t>
                        </w:r>
                        <w:r>
                          <w:t>anufachure</w:t>
                        </w:r>
                      </w:p>
                    </w:tc>
                    <w:tc>
                      <w:tcPr>
                        <w:tcW w:w="901" w:type="dxa"/>
                        <w:shd w:val="clear" w:color="auto" w:fill="EAF1DD" w:themeFill="accent3" w:themeFillTint="33"/>
                      </w:tcPr>
                      <w:p w14:paraId="60EE80FE" w14:textId="77777777" w:rsidR="00221BEE" w:rsidRDefault="00221BEE" w:rsidP="00221BEE">
                        <w:r>
                          <w:rPr>
                            <w:rFonts w:hint="eastAsia"/>
                          </w:rPr>
                          <w:t>A</w:t>
                        </w:r>
                        <w:r>
                          <w:t>TA</w:t>
                        </w:r>
                        <w:r>
                          <w:rPr>
                            <w:rFonts w:hint="eastAsia"/>
                          </w:rPr>
                          <w:t>章节</w:t>
                        </w:r>
                      </w:p>
                      <w:p w14:paraId="38D76ADD" w14:textId="77777777" w:rsidR="00221BEE" w:rsidRDefault="00221BEE" w:rsidP="00221BEE">
                        <w:r>
                          <w:rPr>
                            <w:rFonts w:hint="eastAsia"/>
                          </w:rPr>
                          <w:t>A</w:t>
                        </w:r>
                        <w:r>
                          <w:t>TA chapter</w:t>
                        </w:r>
                      </w:p>
                    </w:tc>
                    <w:tc>
                      <w:tcPr>
                        <w:tcW w:w="676" w:type="dxa"/>
                        <w:shd w:val="clear" w:color="auto" w:fill="EAF1DD" w:themeFill="accent3" w:themeFillTint="33"/>
                      </w:tcPr>
                      <w:p w14:paraId="3B2B6AEA" w14:textId="77777777" w:rsidR="00221BEE" w:rsidRDefault="00221BEE" w:rsidP="00221BEE">
                        <w:r>
                          <w:rPr>
                            <w:rFonts w:hint="eastAsia"/>
                          </w:rPr>
                          <w:t>E</w:t>
                        </w:r>
                        <w:r>
                          <w:t>ASA</w:t>
                        </w:r>
                        <w:r>
                          <w:rPr>
                            <w:rFonts w:hint="eastAsia"/>
                          </w:rPr>
                          <w:t>类别</w:t>
                        </w:r>
                      </w:p>
                      <w:p w14:paraId="0BB1698E" w14:textId="77777777" w:rsidR="00221BEE" w:rsidRDefault="00221BEE" w:rsidP="00221BEE">
                        <w:r>
                          <w:rPr>
                            <w:rFonts w:hint="eastAsia"/>
                          </w:rPr>
                          <w:t>E</w:t>
                        </w:r>
                        <w:r>
                          <w:t>ASA  Code</w:t>
                        </w:r>
                      </w:p>
                    </w:tc>
                    <w:tc>
                      <w:tcPr>
                        <w:tcW w:w="706" w:type="dxa"/>
                        <w:shd w:val="clear" w:color="auto" w:fill="EAF1DD" w:themeFill="accent3" w:themeFillTint="33"/>
                      </w:tcPr>
                      <w:p w14:paraId="302B1832" w14:textId="77777777" w:rsidR="00221BEE" w:rsidRDefault="00221BEE" w:rsidP="00221BEE">
                        <w:r>
                          <w:rPr>
                            <w:rFonts w:hint="eastAsia"/>
                          </w:rPr>
                          <w:t>C</w:t>
                        </w:r>
                        <w:r>
                          <w:t>MM</w:t>
                        </w:r>
                        <w:r>
                          <w:rPr>
                            <w:rFonts w:hint="eastAsia"/>
                          </w:rPr>
                          <w:t>号</w:t>
                        </w:r>
                      </w:p>
                      <w:p w14:paraId="004C0511" w14:textId="77777777" w:rsidR="00221BEE" w:rsidRDefault="00221BEE" w:rsidP="00221BEE">
                        <w:r>
                          <w:rPr>
                            <w:rFonts w:hint="eastAsia"/>
                          </w:rPr>
                          <w:t>C</w:t>
                        </w:r>
                        <w:r>
                          <w:t>MM No</w:t>
                        </w:r>
                      </w:p>
                    </w:tc>
                    <w:tc>
                      <w:tcPr>
                        <w:tcW w:w="636" w:type="dxa"/>
                        <w:shd w:val="clear" w:color="auto" w:fill="EAF1DD" w:themeFill="accent3" w:themeFillTint="33"/>
                      </w:tcPr>
                      <w:p w14:paraId="7F6B1AEA" w14:textId="77777777" w:rsidR="00221BEE" w:rsidRDefault="00221BEE" w:rsidP="00221BEE">
                        <w:r>
                          <w:rPr>
                            <w:rFonts w:hint="eastAsia"/>
                          </w:rPr>
                          <w:t>工艺单</w:t>
                        </w:r>
                      </w:p>
                      <w:p w14:paraId="4AF476A0" w14:textId="77777777" w:rsidR="00221BEE" w:rsidRDefault="00221BEE" w:rsidP="00221BEE">
                        <w:r>
                          <w:rPr>
                            <w:rFonts w:hint="eastAsia"/>
                          </w:rPr>
                          <w:t>T</w:t>
                        </w:r>
                        <w:r>
                          <w:t>SPS</w:t>
                        </w:r>
                      </w:p>
                    </w:tc>
                    <w:tc>
                      <w:tcPr>
                        <w:tcW w:w="684" w:type="dxa"/>
                        <w:shd w:val="clear" w:color="auto" w:fill="EAF1DD" w:themeFill="accent3" w:themeFillTint="33"/>
                      </w:tcPr>
                      <w:p w14:paraId="1F77A47B" w14:textId="77777777" w:rsidR="00221BEE" w:rsidRDefault="00221BEE" w:rsidP="00221BEE">
                        <w:r>
                          <w:rPr>
                            <w:rFonts w:hint="eastAsia"/>
                          </w:rPr>
                          <w:t>作业地点</w:t>
                        </w:r>
                      </w:p>
                      <w:p w14:paraId="4BEDB9AE" w14:textId="77777777" w:rsidR="00221BEE" w:rsidRDefault="00221BEE" w:rsidP="00221BEE">
                        <w:r>
                          <w:rPr>
                            <w:rFonts w:hint="eastAsia"/>
                          </w:rPr>
                          <w:t>P</w:t>
                        </w:r>
                        <w:r>
                          <w:t>lace</w:t>
                        </w:r>
                      </w:p>
                    </w:tc>
                    <w:tc>
                      <w:tcPr>
                        <w:tcW w:w="1376" w:type="dxa"/>
                        <w:shd w:val="clear" w:color="auto" w:fill="EAF1DD" w:themeFill="accent3" w:themeFillTint="33"/>
                      </w:tcPr>
                      <w:p w14:paraId="79F92E7C" w14:textId="77777777" w:rsidR="00221BEE" w:rsidRDefault="00221BEE" w:rsidP="00221BEE">
                        <w:r>
                          <w:rPr>
                            <w:rFonts w:hint="eastAsia"/>
                          </w:rPr>
                          <w:t>维修级别</w:t>
                        </w:r>
                      </w:p>
                      <w:p w14:paraId="677948ED" w14:textId="77777777" w:rsidR="00221BEE" w:rsidRDefault="00221BEE" w:rsidP="00221BEE">
                        <w:r w:rsidRPr="00BF2255">
                          <w:t>maintenance level</w:t>
                        </w:r>
                      </w:p>
                      <w:p w14:paraId="32EF8BEF" w14:textId="77777777" w:rsidR="00221BEE" w:rsidRDefault="00221BEE" w:rsidP="00221BEE"/>
                    </w:tc>
                    <w:tc>
                      <w:tcPr>
                        <w:tcW w:w="434" w:type="dxa"/>
                        <w:shd w:val="clear" w:color="auto" w:fill="EAF1DD" w:themeFill="accent3" w:themeFillTint="33"/>
                        <w:vAlign w:val="center"/>
                      </w:tcPr>
                      <w:p w14:paraId="2AD80F84" w14:textId="77777777" w:rsidR="00221BEE" w:rsidRDefault="00221BEE" w:rsidP="00221BEE">
                        <w:r>
                          <w:rPr>
                            <w:rFonts w:hint="eastAsia"/>
                          </w:rPr>
                          <w:t>授权人员查询</w:t>
                        </w:r>
                      </w:p>
                      <w:p w14:paraId="3DD7FD91" w14:textId="77777777" w:rsidR="00221BEE" w:rsidRDefault="00221BEE" w:rsidP="00221BEE">
                        <w:r w:rsidRPr="00221BEE">
                          <w:t>Authorized staff query</w:t>
                        </w:r>
                      </w:p>
                    </w:tc>
                  </w:tr>
                  <w:tr w:rsidR="00221BEE" w14:paraId="1F4E4CAB" w14:textId="77777777" w:rsidTr="00221BEE">
                    <w:trPr>
                      <w:jc w:val="center"/>
                    </w:trPr>
                    <w:tc>
                      <w:tcPr>
                        <w:tcW w:w="584" w:type="dxa"/>
                      </w:tcPr>
                      <w:p w14:paraId="5D078527" w14:textId="77777777" w:rsidR="00221BEE" w:rsidRDefault="00221BEE" w:rsidP="00221BEE"/>
                    </w:tc>
                    <w:tc>
                      <w:tcPr>
                        <w:tcW w:w="692" w:type="dxa"/>
                      </w:tcPr>
                      <w:p w14:paraId="048C1CB6" w14:textId="77777777" w:rsidR="00221BEE" w:rsidRDefault="00221BEE" w:rsidP="00221BEE"/>
                    </w:tc>
                    <w:tc>
                      <w:tcPr>
                        <w:tcW w:w="1188" w:type="dxa"/>
                      </w:tcPr>
                      <w:p w14:paraId="0E36290B" w14:textId="77777777" w:rsidR="00221BEE" w:rsidRDefault="00221BEE" w:rsidP="00221BEE"/>
                    </w:tc>
                    <w:tc>
                      <w:tcPr>
                        <w:tcW w:w="1414" w:type="dxa"/>
                      </w:tcPr>
                      <w:p w14:paraId="4ED143F1" w14:textId="77777777" w:rsidR="00221BEE" w:rsidRDefault="00221BEE" w:rsidP="00221BEE"/>
                    </w:tc>
                    <w:tc>
                      <w:tcPr>
                        <w:tcW w:w="901" w:type="dxa"/>
                      </w:tcPr>
                      <w:p w14:paraId="4D285030" w14:textId="77777777" w:rsidR="00221BEE" w:rsidRDefault="00221BEE" w:rsidP="00221BEE"/>
                    </w:tc>
                    <w:tc>
                      <w:tcPr>
                        <w:tcW w:w="676" w:type="dxa"/>
                      </w:tcPr>
                      <w:p w14:paraId="1E9920E6" w14:textId="77777777" w:rsidR="00221BEE" w:rsidRDefault="00221BEE" w:rsidP="00221BEE"/>
                    </w:tc>
                    <w:tc>
                      <w:tcPr>
                        <w:tcW w:w="706" w:type="dxa"/>
                      </w:tcPr>
                      <w:p w14:paraId="738FDAC3" w14:textId="77777777" w:rsidR="00221BEE" w:rsidRDefault="00221BEE" w:rsidP="00221BEE"/>
                    </w:tc>
                    <w:tc>
                      <w:tcPr>
                        <w:tcW w:w="636" w:type="dxa"/>
                      </w:tcPr>
                      <w:p w14:paraId="70C8686B" w14:textId="77777777" w:rsidR="00221BEE" w:rsidRDefault="00221BEE" w:rsidP="00221BEE"/>
                    </w:tc>
                    <w:tc>
                      <w:tcPr>
                        <w:tcW w:w="684" w:type="dxa"/>
                      </w:tcPr>
                      <w:p w14:paraId="535ABB32" w14:textId="77777777" w:rsidR="00221BEE" w:rsidRDefault="00221BEE" w:rsidP="00221BEE"/>
                    </w:tc>
                    <w:tc>
                      <w:tcPr>
                        <w:tcW w:w="1376" w:type="dxa"/>
                      </w:tcPr>
                      <w:p w14:paraId="5ACC3D69" w14:textId="77777777" w:rsidR="00221BEE" w:rsidRDefault="00221BEE" w:rsidP="00221BEE">
                        <w:r>
                          <w:rPr>
                            <w:rFonts w:hint="eastAsia"/>
                          </w:rPr>
                          <w:t>检测</w:t>
                        </w:r>
                        <w:r>
                          <w:rPr>
                            <w:rFonts w:hint="eastAsia"/>
                          </w:rPr>
                          <w:t>/</w:t>
                        </w:r>
                        <w:r>
                          <w:rPr>
                            <w:rFonts w:hint="eastAsia"/>
                          </w:rPr>
                          <w:t>修理</w:t>
                        </w:r>
                        <w:r>
                          <w:rPr>
                            <w:rFonts w:hint="eastAsia"/>
                          </w:rPr>
                          <w:t>/</w:t>
                        </w:r>
                        <w:r>
                          <w:rPr>
                            <w:rFonts w:hint="eastAsia"/>
                          </w:rPr>
                          <w:t>改装</w:t>
                        </w:r>
                        <w:r>
                          <w:rPr>
                            <w:rFonts w:hint="eastAsia"/>
                          </w:rPr>
                          <w:t>/</w:t>
                        </w:r>
                        <w:r>
                          <w:rPr>
                            <w:rFonts w:hint="eastAsia"/>
                          </w:rPr>
                          <w:t>翻修</w:t>
                        </w:r>
                      </w:p>
                    </w:tc>
                    <w:tc>
                      <w:tcPr>
                        <w:tcW w:w="434" w:type="dxa"/>
                        <w:vAlign w:val="center"/>
                      </w:tcPr>
                      <w:p w14:paraId="685CD396" w14:textId="77777777" w:rsidR="00221BEE" w:rsidRDefault="00221BEE" w:rsidP="00221BEE">
                        <w:pPr>
                          <w:jc w:val="center"/>
                        </w:pPr>
                        <w:r>
                          <w:rPr>
                            <w:rFonts w:hint="eastAsia"/>
                          </w:rPr>
                          <w:t>查询</w:t>
                        </w:r>
                      </w:p>
                      <w:p w14:paraId="4C2E17A7" w14:textId="77777777" w:rsidR="00221BEE" w:rsidRDefault="00221BEE" w:rsidP="00221BEE">
                        <w:pPr>
                          <w:jc w:val="center"/>
                        </w:pPr>
                        <w:r w:rsidRPr="00221BEE">
                          <w:t>query</w:t>
                        </w:r>
                      </w:p>
                    </w:tc>
                  </w:tr>
                </w:tbl>
                <w:p w14:paraId="19DFFE49" w14:textId="77777777" w:rsidR="00D16B86" w:rsidRDefault="00D16B86" w:rsidP="00792436"/>
                <w:p w14:paraId="412AF8E8" w14:textId="77777777" w:rsidR="00BF2255" w:rsidRDefault="00BF2255" w:rsidP="00BF2255">
                  <w:r>
                    <w:rPr>
                      <w:rFonts w:hint="eastAsia"/>
                    </w:rPr>
                    <w:t>特种作业</w:t>
                  </w:r>
                </w:p>
                <w:tbl>
                  <w:tblPr>
                    <w:tblStyle w:val="aff8"/>
                    <w:tblW w:w="0" w:type="auto"/>
                    <w:jc w:val="center"/>
                    <w:tblLook w:val="04A0" w:firstRow="1" w:lastRow="0" w:firstColumn="1" w:lastColumn="0" w:noHBand="0" w:noVBand="1"/>
                  </w:tblPr>
                  <w:tblGrid>
                    <w:gridCol w:w="1559"/>
                    <w:gridCol w:w="1276"/>
                    <w:gridCol w:w="1276"/>
                    <w:gridCol w:w="1756"/>
                    <w:gridCol w:w="1756"/>
                  </w:tblGrid>
                  <w:tr w:rsidR="00221BEE" w14:paraId="34064557" w14:textId="77777777" w:rsidTr="00221BEE">
                    <w:trPr>
                      <w:jc w:val="center"/>
                    </w:trPr>
                    <w:tc>
                      <w:tcPr>
                        <w:tcW w:w="1559" w:type="dxa"/>
                        <w:shd w:val="clear" w:color="auto" w:fill="EAF1DD" w:themeFill="accent3" w:themeFillTint="33"/>
                      </w:tcPr>
                      <w:p w14:paraId="289BB393" w14:textId="77777777" w:rsidR="00221BEE" w:rsidRDefault="00221BEE" w:rsidP="00221BEE">
                        <w:r>
                          <w:rPr>
                            <w:rFonts w:hint="eastAsia"/>
                          </w:rPr>
                          <w:t>颁证民航局</w:t>
                        </w:r>
                      </w:p>
                      <w:p w14:paraId="7844D954" w14:textId="77777777" w:rsidR="00221BEE" w:rsidRDefault="00221BEE" w:rsidP="00221BEE">
                        <w:r w:rsidRPr="00531065">
                          <w:t>Authority</w:t>
                        </w:r>
                      </w:p>
                    </w:tc>
                    <w:tc>
                      <w:tcPr>
                        <w:tcW w:w="1276" w:type="dxa"/>
                        <w:shd w:val="clear" w:color="auto" w:fill="EAF1DD" w:themeFill="accent3" w:themeFillTint="33"/>
                      </w:tcPr>
                      <w:p w14:paraId="04525DEF" w14:textId="77777777" w:rsidR="00221BEE" w:rsidRDefault="00221BEE" w:rsidP="00221BEE">
                        <w:r>
                          <w:rPr>
                            <w:rFonts w:hint="eastAsia"/>
                          </w:rPr>
                          <w:t>作业大类</w:t>
                        </w:r>
                      </w:p>
                      <w:p w14:paraId="66EA5B62" w14:textId="77777777" w:rsidR="00221BEE" w:rsidRDefault="00221BEE" w:rsidP="00221BEE">
                        <w:r>
                          <w:rPr>
                            <w:rFonts w:hint="eastAsia"/>
                          </w:rPr>
                          <w:t>P</w:t>
                        </w:r>
                        <w:r>
                          <w:t>rocess</w:t>
                        </w:r>
                      </w:p>
                    </w:tc>
                    <w:tc>
                      <w:tcPr>
                        <w:tcW w:w="1276" w:type="dxa"/>
                        <w:shd w:val="clear" w:color="auto" w:fill="EAF1DD" w:themeFill="accent3" w:themeFillTint="33"/>
                      </w:tcPr>
                      <w:p w14:paraId="47C0BC55" w14:textId="77777777" w:rsidR="00221BEE" w:rsidRDefault="00221BEE" w:rsidP="00221BEE">
                        <w:r>
                          <w:rPr>
                            <w:rFonts w:hint="eastAsia"/>
                          </w:rPr>
                          <w:t>作业</w:t>
                        </w:r>
                        <w:r w:rsidR="005904DB">
                          <w:rPr>
                            <w:rFonts w:hint="eastAsia"/>
                          </w:rPr>
                          <w:t>中</w:t>
                        </w:r>
                        <w:r>
                          <w:rPr>
                            <w:rFonts w:hint="eastAsia"/>
                          </w:rPr>
                          <w:t>类</w:t>
                        </w:r>
                      </w:p>
                      <w:p w14:paraId="4805DAC6" w14:textId="77777777" w:rsidR="00221BEE" w:rsidRDefault="00221BEE" w:rsidP="00221BEE">
                        <w:r>
                          <w:rPr>
                            <w:rFonts w:hint="eastAsia"/>
                          </w:rPr>
                          <w:t>T</w:t>
                        </w:r>
                        <w:r>
                          <w:t>ype</w:t>
                        </w:r>
                      </w:p>
                    </w:tc>
                    <w:tc>
                      <w:tcPr>
                        <w:tcW w:w="1756" w:type="dxa"/>
                        <w:shd w:val="clear" w:color="auto" w:fill="EAF1DD" w:themeFill="accent3" w:themeFillTint="33"/>
                      </w:tcPr>
                      <w:p w14:paraId="23A6CC3A" w14:textId="77777777" w:rsidR="00221BEE" w:rsidRDefault="00221BEE" w:rsidP="00221BEE">
                        <w:r>
                          <w:rPr>
                            <w:rFonts w:hint="eastAsia"/>
                          </w:rPr>
                          <w:t>作业小类</w:t>
                        </w:r>
                      </w:p>
                      <w:p w14:paraId="50F58EEE" w14:textId="77777777" w:rsidR="00221BEE" w:rsidRDefault="00221BEE" w:rsidP="00221BEE">
                        <w:r>
                          <w:rPr>
                            <w:rFonts w:hint="eastAsia"/>
                          </w:rPr>
                          <w:t>S</w:t>
                        </w:r>
                        <w:r>
                          <w:t>ub-Process</w:t>
                        </w:r>
                      </w:p>
                    </w:tc>
                    <w:tc>
                      <w:tcPr>
                        <w:tcW w:w="1756" w:type="dxa"/>
                        <w:shd w:val="clear" w:color="auto" w:fill="EAF1DD" w:themeFill="accent3" w:themeFillTint="33"/>
                        <w:vAlign w:val="center"/>
                      </w:tcPr>
                      <w:p w14:paraId="777933B3" w14:textId="77777777" w:rsidR="00221BEE" w:rsidRDefault="00221BEE" w:rsidP="00221BEE">
                        <w:r>
                          <w:rPr>
                            <w:rFonts w:hint="eastAsia"/>
                          </w:rPr>
                          <w:t>授权人员查询</w:t>
                        </w:r>
                      </w:p>
                      <w:p w14:paraId="7FC141CD" w14:textId="77777777" w:rsidR="00221BEE" w:rsidRDefault="00221BEE" w:rsidP="00221BEE">
                        <w:r w:rsidRPr="00221BEE">
                          <w:t>Authorized staff query</w:t>
                        </w:r>
                      </w:p>
                    </w:tc>
                  </w:tr>
                  <w:tr w:rsidR="00221BEE" w14:paraId="2E211684" w14:textId="77777777" w:rsidTr="00221BEE">
                    <w:trPr>
                      <w:jc w:val="center"/>
                    </w:trPr>
                    <w:tc>
                      <w:tcPr>
                        <w:tcW w:w="1559" w:type="dxa"/>
                      </w:tcPr>
                      <w:p w14:paraId="6F9EFBC9" w14:textId="77777777" w:rsidR="00221BEE" w:rsidRDefault="00221BEE" w:rsidP="00221BEE"/>
                    </w:tc>
                    <w:tc>
                      <w:tcPr>
                        <w:tcW w:w="1276" w:type="dxa"/>
                      </w:tcPr>
                      <w:p w14:paraId="412E3E6A" w14:textId="77777777" w:rsidR="00221BEE" w:rsidRDefault="00221BEE" w:rsidP="00221BEE"/>
                    </w:tc>
                    <w:tc>
                      <w:tcPr>
                        <w:tcW w:w="1276" w:type="dxa"/>
                      </w:tcPr>
                      <w:p w14:paraId="261D2DAB" w14:textId="77777777" w:rsidR="00221BEE" w:rsidRDefault="00221BEE" w:rsidP="00221BEE"/>
                    </w:tc>
                    <w:tc>
                      <w:tcPr>
                        <w:tcW w:w="1756" w:type="dxa"/>
                      </w:tcPr>
                      <w:p w14:paraId="486DC5B3" w14:textId="77777777" w:rsidR="00221BEE" w:rsidRDefault="00221BEE" w:rsidP="00221BEE"/>
                    </w:tc>
                    <w:tc>
                      <w:tcPr>
                        <w:tcW w:w="1756" w:type="dxa"/>
                        <w:vAlign w:val="center"/>
                      </w:tcPr>
                      <w:p w14:paraId="36462FEE" w14:textId="77777777" w:rsidR="00221BEE" w:rsidRDefault="00221BEE" w:rsidP="00221BEE">
                        <w:pPr>
                          <w:jc w:val="center"/>
                        </w:pPr>
                        <w:r>
                          <w:rPr>
                            <w:rFonts w:hint="eastAsia"/>
                          </w:rPr>
                          <w:t>查询</w:t>
                        </w:r>
                      </w:p>
                      <w:p w14:paraId="3DA99760" w14:textId="77777777" w:rsidR="00221BEE" w:rsidRDefault="00221BEE" w:rsidP="00221BEE">
                        <w:pPr>
                          <w:jc w:val="center"/>
                        </w:pPr>
                        <w:r w:rsidRPr="00221BEE">
                          <w:t>query</w:t>
                        </w:r>
                      </w:p>
                    </w:tc>
                  </w:tr>
                </w:tbl>
                <w:p w14:paraId="46699B39" w14:textId="77777777" w:rsidR="00BF2255" w:rsidRDefault="00BF2255" w:rsidP="00792436"/>
              </w:tc>
            </w:tr>
            <w:tr w:rsidR="00C132FF" w14:paraId="2A35D633" w14:textId="77777777" w:rsidTr="00792436">
              <w:trPr>
                <w:trHeight w:val="399"/>
                <w:jc w:val="center"/>
              </w:trPr>
              <w:tc>
                <w:tcPr>
                  <w:tcW w:w="9040" w:type="dxa"/>
                </w:tcPr>
                <w:p w14:paraId="0269A6EF" w14:textId="77777777" w:rsidR="00D16B86" w:rsidRDefault="00D16B86" w:rsidP="00792436"/>
              </w:tc>
            </w:tr>
          </w:tbl>
          <w:p w14:paraId="6E671EEB" w14:textId="77777777" w:rsidR="00C132FF" w:rsidRDefault="00C132FF" w:rsidP="00792436"/>
        </w:tc>
      </w:tr>
    </w:tbl>
    <w:p w14:paraId="55F041F2" w14:textId="77777777" w:rsidR="00C132FF" w:rsidRDefault="00C132FF" w:rsidP="00C132FF"/>
    <w:p w14:paraId="74820886" w14:textId="77777777" w:rsidR="001C72CE" w:rsidRDefault="001C72CE" w:rsidP="00C132FF"/>
    <w:p w14:paraId="3B8DF970" w14:textId="77777777" w:rsidR="001C72CE" w:rsidRDefault="001C72CE" w:rsidP="00C132FF"/>
    <w:p w14:paraId="50A701CC" w14:textId="77777777" w:rsidR="001C72CE" w:rsidRDefault="001C72CE" w:rsidP="00C132FF"/>
    <w:p w14:paraId="7D1EB62E" w14:textId="77777777" w:rsidR="004D4C0B" w:rsidRDefault="004D4C0B" w:rsidP="00C132FF">
      <w:r>
        <w:rPr>
          <w:rFonts w:hint="eastAsia"/>
        </w:rPr>
        <w:lastRenderedPageBreak/>
        <w:t xml:space="preserve">    </w:t>
      </w:r>
      <w:r>
        <w:rPr>
          <w:rFonts w:hint="eastAsia"/>
        </w:rPr>
        <w:t>点击“查询”按钮，弹出如下已授权的人员清单。</w:t>
      </w:r>
    </w:p>
    <w:tbl>
      <w:tblPr>
        <w:tblStyle w:val="aff8"/>
        <w:tblW w:w="0" w:type="auto"/>
        <w:jc w:val="center"/>
        <w:tblLook w:val="04A0" w:firstRow="1" w:lastRow="0" w:firstColumn="1" w:lastColumn="0" w:noHBand="0" w:noVBand="1"/>
      </w:tblPr>
      <w:tblGrid>
        <w:gridCol w:w="1939"/>
        <w:gridCol w:w="2164"/>
        <w:gridCol w:w="2162"/>
        <w:gridCol w:w="3028"/>
      </w:tblGrid>
      <w:tr w:rsidR="003D32D1" w14:paraId="37EABBFD" w14:textId="77777777" w:rsidTr="00C83B89">
        <w:trPr>
          <w:trHeight w:val="338"/>
          <w:jc w:val="center"/>
        </w:trPr>
        <w:tc>
          <w:tcPr>
            <w:tcW w:w="19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E3FF7AD" w14:textId="77777777" w:rsidR="003D32D1" w:rsidRDefault="003D32D1" w:rsidP="00335CD9">
            <w:r>
              <w:rPr>
                <w:rFonts w:hint="eastAsia"/>
              </w:rPr>
              <w:t>授权人员</w:t>
            </w:r>
          </w:p>
          <w:p w14:paraId="170D7028" w14:textId="77777777" w:rsidR="00221BEE" w:rsidRDefault="00221BEE" w:rsidP="00335CD9">
            <w:r>
              <w:rPr>
                <w:rFonts w:hint="eastAsia"/>
              </w:rPr>
              <w:t>M</w:t>
            </w:r>
            <w:r>
              <w:t>/I/C person</w:t>
            </w:r>
          </w:p>
        </w:tc>
        <w:tc>
          <w:tcPr>
            <w:tcW w:w="216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79946CDE" w14:textId="77777777" w:rsidR="003D32D1" w:rsidRDefault="003D32D1" w:rsidP="00335CD9">
            <w:r>
              <w:rPr>
                <w:rFonts w:hint="eastAsia"/>
              </w:rPr>
              <w:t>颁证民航局</w:t>
            </w:r>
          </w:p>
          <w:p w14:paraId="4E2185A5" w14:textId="77777777" w:rsidR="00221BEE" w:rsidRDefault="00221BEE" w:rsidP="00335CD9">
            <w:r w:rsidRPr="00531065">
              <w:t>Authority</w:t>
            </w:r>
          </w:p>
        </w:tc>
        <w:tc>
          <w:tcPr>
            <w:tcW w:w="2162"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7710F4AA" w14:textId="77777777" w:rsidR="003D32D1" w:rsidRDefault="003D32D1" w:rsidP="00335CD9">
            <w:r>
              <w:rPr>
                <w:rFonts w:hint="eastAsia"/>
              </w:rPr>
              <w:t>许可机型</w:t>
            </w:r>
          </w:p>
          <w:p w14:paraId="608702E9" w14:textId="77777777" w:rsidR="00221BEE" w:rsidRDefault="00221BEE" w:rsidP="00335CD9">
            <w:r w:rsidRPr="00221BEE">
              <w:t>Licensing models</w:t>
            </w:r>
          </w:p>
        </w:tc>
        <w:tc>
          <w:tcPr>
            <w:tcW w:w="302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68786E0" w14:textId="77777777" w:rsidR="003D32D1" w:rsidRDefault="003D32D1" w:rsidP="00335CD9">
            <w:r>
              <w:rPr>
                <w:rFonts w:hint="eastAsia"/>
              </w:rPr>
              <w:t>许可证号</w:t>
            </w:r>
          </w:p>
          <w:p w14:paraId="084E1E3D" w14:textId="77777777" w:rsidR="00221BEE" w:rsidRDefault="00221BEE" w:rsidP="00335CD9">
            <w:r w:rsidRPr="00221BEE">
              <w:t>license key</w:t>
            </w:r>
          </w:p>
        </w:tc>
      </w:tr>
      <w:tr w:rsidR="003D32D1" w14:paraId="13F1790B" w14:textId="77777777" w:rsidTr="004D4C0B">
        <w:trPr>
          <w:trHeight w:val="238"/>
          <w:jc w:val="center"/>
        </w:trPr>
        <w:tc>
          <w:tcPr>
            <w:tcW w:w="1939" w:type="dxa"/>
            <w:tcBorders>
              <w:top w:val="single" w:sz="4" w:space="0" w:color="auto"/>
              <w:left w:val="single" w:sz="4" w:space="0" w:color="auto"/>
              <w:bottom w:val="single" w:sz="4" w:space="0" w:color="auto"/>
              <w:right w:val="single" w:sz="4" w:space="0" w:color="auto"/>
            </w:tcBorders>
          </w:tcPr>
          <w:p w14:paraId="433AAABB" w14:textId="77777777" w:rsidR="003D32D1" w:rsidRDefault="003D32D1" w:rsidP="00335CD9"/>
        </w:tc>
        <w:tc>
          <w:tcPr>
            <w:tcW w:w="2164" w:type="dxa"/>
            <w:tcBorders>
              <w:top w:val="single" w:sz="4" w:space="0" w:color="auto"/>
              <w:left w:val="single" w:sz="4" w:space="0" w:color="auto"/>
              <w:bottom w:val="single" w:sz="4" w:space="0" w:color="auto"/>
              <w:right w:val="single" w:sz="4" w:space="0" w:color="auto"/>
            </w:tcBorders>
          </w:tcPr>
          <w:p w14:paraId="3CB4AF43" w14:textId="77777777" w:rsidR="003D32D1" w:rsidRDefault="003D32D1" w:rsidP="00335CD9"/>
        </w:tc>
        <w:tc>
          <w:tcPr>
            <w:tcW w:w="2162" w:type="dxa"/>
            <w:tcBorders>
              <w:top w:val="single" w:sz="4" w:space="0" w:color="auto"/>
              <w:left w:val="single" w:sz="4" w:space="0" w:color="auto"/>
              <w:bottom w:val="single" w:sz="4" w:space="0" w:color="auto"/>
              <w:right w:val="single" w:sz="4" w:space="0" w:color="auto"/>
            </w:tcBorders>
          </w:tcPr>
          <w:p w14:paraId="7AB46352" w14:textId="77777777" w:rsidR="003D32D1" w:rsidRDefault="003D32D1" w:rsidP="00335CD9"/>
        </w:tc>
        <w:tc>
          <w:tcPr>
            <w:tcW w:w="3028" w:type="dxa"/>
            <w:tcBorders>
              <w:top w:val="single" w:sz="4" w:space="0" w:color="auto"/>
              <w:left w:val="single" w:sz="4" w:space="0" w:color="auto"/>
              <w:bottom w:val="single" w:sz="4" w:space="0" w:color="auto"/>
              <w:right w:val="single" w:sz="4" w:space="0" w:color="auto"/>
            </w:tcBorders>
          </w:tcPr>
          <w:p w14:paraId="755333A7" w14:textId="77777777" w:rsidR="003D32D1" w:rsidRDefault="003D32D1" w:rsidP="00335CD9"/>
        </w:tc>
      </w:tr>
      <w:tr w:rsidR="003D32D1" w14:paraId="2C523FD5" w14:textId="77777777" w:rsidTr="004D4C0B">
        <w:trPr>
          <w:trHeight w:val="250"/>
          <w:jc w:val="center"/>
        </w:trPr>
        <w:tc>
          <w:tcPr>
            <w:tcW w:w="1939" w:type="dxa"/>
            <w:tcBorders>
              <w:top w:val="single" w:sz="4" w:space="0" w:color="auto"/>
              <w:left w:val="single" w:sz="4" w:space="0" w:color="auto"/>
              <w:bottom w:val="single" w:sz="4" w:space="0" w:color="auto"/>
              <w:right w:val="single" w:sz="4" w:space="0" w:color="auto"/>
            </w:tcBorders>
          </w:tcPr>
          <w:p w14:paraId="31BD59B6" w14:textId="77777777" w:rsidR="003D32D1" w:rsidRDefault="003D32D1" w:rsidP="00335CD9"/>
        </w:tc>
        <w:tc>
          <w:tcPr>
            <w:tcW w:w="2164" w:type="dxa"/>
            <w:tcBorders>
              <w:top w:val="single" w:sz="4" w:space="0" w:color="auto"/>
              <w:left w:val="single" w:sz="4" w:space="0" w:color="auto"/>
              <w:bottom w:val="single" w:sz="4" w:space="0" w:color="auto"/>
              <w:right w:val="single" w:sz="4" w:space="0" w:color="auto"/>
            </w:tcBorders>
          </w:tcPr>
          <w:p w14:paraId="4827763B" w14:textId="77777777" w:rsidR="003D32D1" w:rsidRDefault="003D32D1" w:rsidP="00335CD9"/>
        </w:tc>
        <w:tc>
          <w:tcPr>
            <w:tcW w:w="2162" w:type="dxa"/>
            <w:tcBorders>
              <w:top w:val="single" w:sz="4" w:space="0" w:color="auto"/>
              <w:left w:val="single" w:sz="4" w:space="0" w:color="auto"/>
              <w:bottom w:val="single" w:sz="4" w:space="0" w:color="auto"/>
              <w:right w:val="single" w:sz="4" w:space="0" w:color="auto"/>
            </w:tcBorders>
          </w:tcPr>
          <w:p w14:paraId="2CEF8A7B" w14:textId="77777777" w:rsidR="003D32D1" w:rsidRDefault="003D32D1" w:rsidP="00335CD9"/>
        </w:tc>
        <w:tc>
          <w:tcPr>
            <w:tcW w:w="3028" w:type="dxa"/>
            <w:tcBorders>
              <w:top w:val="single" w:sz="4" w:space="0" w:color="auto"/>
              <w:left w:val="single" w:sz="4" w:space="0" w:color="auto"/>
              <w:bottom w:val="single" w:sz="4" w:space="0" w:color="auto"/>
              <w:right w:val="single" w:sz="4" w:space="0" w:color="auto"/>
            </w:tcBorders>
          </w:tcPr>
          <w:p w14:paraId="7CA04A60" w14:textId="77777777" w:rsidR="003D32D1" w:rsidRDefault="003D32D1" w:rsidP="00335CD9"/>
        </w:tc>
      </w:tr>
      <w:tr w:rsidR="003D32D1" w14:paraId="12832471" w14:textId="77777777" w:rsidTr="004D4C0B">
        <w:trPr>
          <w:trHeight w:val="224"/>
          <w:jc w:val="center"/>
        </w:trPr>
        <w:tc>
          <w:tcPr>
            <w:tcW w:w="1939" w:type="dxa"/>
            <w:tcBorders>
              <w:top w:val="single" w:sz="4" w:space="0" w:color="auto"/>
              <w:left w:val="single" w:sz="4" w:space="0" w:color="auto"/>
              <w:bottom w:val="single" w:sz="4" w:space="0" w:color="auto"/>
              <w:right w:val="single" w:sz="4" w:space="0" w:color="auto"/>
            </w:tcBorders>
          </w:tcPr>
          <w:p w14:paraId="6A67AB10" w14:textId="77777777" w:rsidR="003D32D1" w:rsidRDefault="003D32D1" w:rsidP="00335CD9"/>
        </w:tc>
        <w:tc>
          <w:tcPr>
            <w:tcW w:w="2164" w:type="dxa"/>
            <w:tcBorders>
              <w:top w:val="single" w:sz="4" w:space="0" w:color="auto"/>
              <w:left w:val="single" w:sz="4" w:space="0" w:color="auto"/>
              <w:bottom w:val="single" w:sz="4" w:space="0" w:color="auto"/>
              <w:right w:val="single" w:sz="4" w:space="0" w:color="auto"/>
            </w:tcBorders>
          </w:tcPr>
          <w:p w14:paraId="261A791A" w14:textId="77777777" w:rsidR="003D32D1" w:rsidRDefault="003D32D1" w:rsidP="00335CD9"/>
        </w:tc>
        <w:tc>
          <w:tcPr>
            <w:tcW w:w="2162" w:type="dxa"/>
            <w:tcBorders>
              <w:top w:val="single" w:sz="4" w:space="0" w:color="auto"/>
              <w:left w:val="single" w:sz="4" w:space="0" w:color="auto"/>
              <w:bottom w:val="single" w:sz="4" w:space="0" w:color="auto"/>
              <w:right w:val="single" w:sz="4" w:space="0" w:color="auto"/>
            </w:tcBorders>
          </w:tcPr>
          <w:p w14:paraId="60A4B0B0" w14:textId="77777777" w:rsidR="003D32D1" w:rsidRDefault="003D32D1" w:rsidP="00335CD9"/>
        </w:tc>
        <w:tc>
          <w:tcPr>
            <w:tcW w:w="3028" w:type="dxa"/>
            <w:tcBorders>
              <w:top w:val="single" w:sz="4" w:space="0" w:color="auto"/>
              <w:left w:val="single" w:sz="4" w:space="0" w:color="auto"/>
              <w:bottom w:val="single" w:sz="4" w:space="0" w:color="auto"/>
              <w:right w:val="single" w:sz="4" w:space="0" w:color="auto"/>
            </w:tcBorders>
          </w:tcPr>
          <w:p w14:paraId="291B2C67" w14:textId="77777777" w:rsidR="003D32D1" w:rsidRDefault="003D32D1" w:rsidP="00335CD9"/>
        </w:tc>
      </w:tr>
    </w:tbl>
    <w:p w14:paraId="4C19BF4B" w14:textId="77777777" w:rsidR="003D32D1" w:rsidRPr="009A5E75" w:rsidRDefault="003D32D1" w:rsidP="00C132FF"/>
    <w:p w14:paraId="12CC7B96" w14:textId="77777777" w:rsidR="00C132FF" w:rsidRDefault="00C132FF" w:rsidP="00C132FF">
      <w:pPr>
        <w:pStyle w:val="5"/>
      </w:pPr>
      <w:r>
        <w:rPr>
          <w:rFonts w:hint="eastAsia"/>
        </w:rPr>
        <w:t>逻辑控制</w:t>
      </w:r>
    </w:p>
    <w:p w14:paraId="5DA51215" w14:textId="77777777" w:rsidR="009D397C" w:rsidRPr="009F4BDF" w:rsidRDefault="009D397C" w:rsidP="009D397C"/>
    <w:p w14:paraId="20B3A80A" w14:textId="6CA7628F" w:rsidR="00C132FF" w:rsidRDefault="00771730" w:rsidP="00C132FF">
      <w:pPr>
        <w:pStyle w:val="3"/>
        <w:ind w:left="851"/>
      </w:pPr>
      <w:bookmarkStart w:id="31" w:name="_Toc503778758"/>
      <w:r>
        <w:rPr>
          <w:rFonts w:hint="eastAsia"/>
        </w:rPr>
        <w:t>许可</w:t>
      </w:r>
      <w:r w:rsidR="00C132FF">
        <w:rPr>
          <w:rFonts w:hint="eastAsia"/>
        </w:rPr>
        <w:t>能力评估</w:t>
      </w:r>
      <w:bookmarkEnd w:id="31"/>
    </w:p>
    <w:p w14:paraId="27425D81" w14:textId="77777777" w:rsidR="00C132FF" w:rsidRDefault="00C132FF" w:rsidP="003A73DA">
      <w:pPr>
        <w:pStyle w:val="4"/>
        <w:numPr>
          <w:ilvl w:val="0"/>
          <w:numId w:val="12"/>
        </w:numPr>
        <w:ind w:left="2105"/>
      </w:pPr>
      <w:r>
        <w:rPr>
          <w:rFonts w:hint="eastAsia"/>
        </w:rPr>
        <w:t>功能目标</w:t>
      </w:r>
    </w:p>
    <w:p w14:paraId="3809D77C" w14:textId="31FCCD38" w:rsidR="00C132FF" w:rsidRPr="00D6594F" w:rsidRDefault="00C132FF" w:rsidP="00C132FF">
      <w:pPr>
        <w:pStyle w:val="afff0"/>
        <w:ind w:left="1360" w:firstLine="560"/>
        <w:rPr>
          <w:sz w:val="28"/>
          <w:szCs w:val="28"/>
        </w:rPr>
      </w:pPr>
      <w:r>
        <w:rPr>
          <w:rFonts w:hint="eastAsia"/>
          <w:sz w:val="28"/>
          <w:szCs w:val="28"/>
        </w:rPr>
        <w:t>每半年输出评估要求，技术部门对现有许可情况进行评估。</w:t>
      </w:r>
    </w:p>
    <w:p w14:paraId="6C9C7DAC" w14:textId="77777777" w:rsidR="00C132FF" w:rsidRDefault="00C132FF" w:rsidP="003A73DA">
      <w:pPr>
        <w:pStyle w:val="4"/>
        <w:numPr>
          <w:ilvl w:val="0"/>
          <w:numId w:val="12"/>
        </w:numPr>
        <w:ind w:left="2105"/>
      </w:pPr>
      <w:r>
        <w:rPr>
          <w:rFonts w:hint="eastAsia"/>
        </w:rPr>
        <w:t>岗位权限</w:t>
      </w:r>
    </w:p>
    <w:p w14:paraId="4A8E1037" w14:textId="77777777" w:rsidR="00C132FF" w:rsidRPr="00E47B78" w:rsidRDefault="00C132FF" w:rsidP="00C132FF"/>
    <w:p w14:paraId="4710FB00" w14:textId="77777777" w:rsidR="00C132FF" w:rsidRDefault="00C132FF" w:rsidP="003A73DA">
      <w:pPr>
        <w:pStyle w:val="4"/>
        <w:numPr>
          <w:ilvl w:val="0"/>
          <w:numId w:val="12"/>
        </w:numPr>
        <w:ind w:left="2105"/>
      </w:pPr>
      <w:r>
        <w:rPr>
          <w:rFonts w:hint="eastAsia"/>
        </w:rPr>
        <w:t>信息项描述</w:t>
      </w:r>
    </w:p>
    <w:p w14:paraId="717A13DA" w14:textId="77777777" w:rsidR="00C132FF" w:rsidRDefault="00C132FF" w:rsidP="00C132FF">
      <w:pPr>
        <w:rPr>
          <w:noProof/>
        </w:rPr>
      </w:pPr>
      <w:r>
        <w:tab/>
      </w:r>
      <w:r>
        <w:rPr>
          <w:noProof/>
        </w:rPr>
        <w:drawing>
          <wp:inline distT="0" distB="0" distL="0" distR="0" wp14:anchorId="09AED9A9" wp14:editId="13E0EEFB">
            <wp:extent cx="6193155" cy="40532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3155" cy="4053205"/>
                    </a:xfrm>
                    <a:prstGeom prst="rect">
                      <a:avLst/>
                    </a:prstGeom>
                  </pic:spPr>
                </pic:pic>
              </a:graphicData>
            </a:graphic>
          </wp:inline>
        </w:drawing>
      </w:r>
    </w:p>
    <w:tbl>
      <w:tblPr>
        <w:tblStyle w:val="aff8"/>
        <w:tblW w:w="0" w:type="auto"/>
        <w:tblLook w:val="04A0" w:firstRow="1" w:lastRow="0" w:firstColumn="1" w:lastColumn="0" w:noHBand="0" w:noVBand="1"/>
      </w:tblPr>
      <w:tblGrid>
        <w:gridCol w:w="9743"/>
      </w:tblGrid>
      <w:tr w:rsidR="00C132FF" w14:paraId="1928F12E" w14:textId="77777777" w:rsidTr="00792436">
        <w:tc>
          <w:tcPr>
            <w:tcW w:w="9743" w:type="dxa"/>
          </w:tcPr>
          <w:p w14:paraId="73587EC3" w14:textId="77777777" w:rsidR="00C132FF" w:rsidRDefault="00C132FF" w:rsidP="00792436">
            <w:r>
              <w:rPr>
                <w:rFonts w:hint="eastAsia"/>
              </w:rPr>
              <w:t>飞机维修能力评估</w:t>
            </w:r>
          </w:p>
          <w:tbl>
            <w:tblPr>
              <w:tblStyle w:val="aff8"/>
              <w:tblW w:w="0" w:type="auto"/>
              <w:tblLook w:val="04A0" w:firstRow="1" w:lastRow="0" w:firstColumn="1" w:lastColumn="0" w:noHBand="0" w:noVBand="1"/>
            </w:tblPr>
            <w:tblGrid>
              <w:gridCol w:w="1348"/>
              <w:gridCol w:w="1374"/>
              <w:gridCol w:w="1341"/>
              <w:gridCol w:w="1367"/>
              <w:gridCol w:w="1366"/>
              <w:gridCol w:w="1366"/>
              <w:gridCol w:w="1355"/>
            </w:tblGrid>
            <w:tr w:rsidR="00780B20" w14:paraId="06D02936" w14:textId="77777777" w:rsidTr="00792436">
              <w:tc>
                <w:tcPr>
                  <w:tcW w:w="1391" w:type="dxa"/>
                  <w:shd w:val="clear" w:color="auto" w:fill="D6E3BC" w:themeFill="accent3" w:themeFillTint="66"/>
                </w:tcPr>
                <w:p w14:paraId="250406B0" w14:textId="77777777" w:rsidR="00C132FF" w:rsidRDefault="00C132FF" w:rsidP="00792436">
                  <w:r>
                    <w:rPr>
                      <w:rFonts w:hint="eastAsia"/>
                    </w:rPr>
                    <w:t>定检许可机型</w:t>
                  </w:r>
                </w:p>
                <w:p w14:paraId="26814D8E" w14:textId="77777777" w:rsidR="00780B20" w:rsidRDefault="00780B20" w:rsidP="00792436">
                  <w:r>
                    <w:rPr>
                      <w:rFonts w:hint="eastAsia"/>
                    </w:rPr>
                    <w:t>R</w:t>
                  </w:r>
                  <w:r>
                    <w:t>ating</w:t>
                  </w:r>
                </w:p>
              </w:tc>
              <w:tc>
                <w:tcPr>
                  <w:tcW w:w="1392" w:type="dxa"/>
                  <w:shd w:val="clear" w:color="auto" w:fill="D6E3BC" w:themeFill="accent3" w:themeFillTint="66"/>
                </w:tcPr>
                <w:p w14:paraId="4988FC3B" w14:textId="77777777" w:rsidR="00C132FF" w:rsidRDefault="00C132FF" w:rsidP="00792436">
                  <w:r>
                    <w:rPr>
                      <w:rFonts w:hint="eastAsia"/>
                    </w:rPr>
                    <w:t>商务需求评估</w:t>
                  </w:r>
                </w:p>
                <w:p w14:paraId="27412D64" w14:textId="77777777" w:rsidR="00780B20" w:rsidRDefault="00780B20" w:rsidP="00792436">
                  <w:r>
                    <w:rPr>
                      <w:rFonts w:hint="eastAsia"/>
                    </w:rPr>
                    <w:t>C</w:t>
                  </w:r>
                  <w:r>
                    <w:t>ustomer</w:t>
                  </w:r>
                </w:p>
              </w:tc>
              <w:tc>
                <w:tcPr>
                  <w:tcW w:w="1392" w:type="dxa"/>
                  <w:shd w:val="clear" w:color="auto" w:fill="D6E3BC" w:themeFill="accent3" w:themeFillTint="66"/>
                </w:tcPr>
                <w:p w14:paraId="0A771386" w14:textId="77777777" w:rsidR="00C132FF" w:rsidRDefault="00C132FF" w:rsidP="00792436">
                  <w:r>
                    <w:rPr>
                      <w:rFonts w:hint="eastAsia"/>
                    </w:rPr>
                    <w:t>技术资料评估</w:t>
                  </w:r>
                </w:p>
                <w:p w14:paraId="1534A604" w14:textId="77777777" w:rsidR="00780B20" w:rsidRDefault="00780B20" w:rsidP="00792436">
                  <w:r>
                    <w:rPr>
                      <w:rFonts w:hint="eastAsia"/>
                    </w:rPr>
                    <w:t>T</w:t>
                  </w:r>
                  <w:r>
                    <w:t>ech. Data</w:t>
                  </w:r>
                </w:p>
              </w:tc>
              <w:tc>
                <w:tcPr>
                  <w:tcW w:w="1392" w:type="dxa"/>
                  <w:shd w:val="clear" w:color="auto" w:fill="D6E3BC" w:themeFill="accent3" w:themeFillTint="66"/>
                </w:tcPr>
                <w:p w14:paraId="1FD1B2FC" w14:textId="77777777" w:rsidR="00C132FF" w:rsidRDefault="00C132FF" w:rsidP="00792436">
                  <w:r>
                    <w:rPr>
                      <w:rFonts w:hint="eastAsia"/>
                    </w:rPr>
                    <w:t>技术</w:t>
                  </w:r>
                  <w:r>
                    <w:rPr>
                      <w:rFonts w:hint="eastAsia"/>
                    </w:rPr>
                    <w:t>M</w:t>
                  </w:r>
                  <w:r>
                    <w:t>PD</w:t>
                  </w:r>
                  <w:r>
                    <w:rPr>
                      <w:rFonts w:hint="eastAsia"/>
                    </w:rPr>
                    <w:t>符合评估</w:t>
                  </w:r>
                </w:p>
                <w:p w14:paraId="4ACC249E" w14:textId="77777777" w:rsidR="00780B20" w:rsidRDefault="00780B20" w:rsidP="00792436">
                  <w:r>
                    <w:rPr>
                      <w:rFonts w:hint="eastAsia"/>
                    </w:rPr>
                    <w:lastRenderedPageBreak/>
                    <w:t>T</w:t>
                  </w:r>
                  <w:r>
                    <w:t>E MPD Conform</w:t>
                  </w:r>
                </w:p>
              </w:tc>
              <w:tc>
                <w:tcPr>
                  <w:tcW w:w="1392" w:type="dxa"/>
                  <w:shd w:val="clear" w:color="auto" w:fill="D6E3BC" w:themeFill="accent3" w:themeFillTint="66"/>
                </w:tcPr>
                <w:p w14:paraId="14A5AEA6" w14:textId="77777777" w:rsidR="00C132FF" w:rsidRDefault="00C132FF" w:rsidP="00792436">
                  <w:r>
                    <w:rPr>
                      <w:rFonts w:hint="eastAsia"/>
                    </w:rPr>
                    <w:lastRenderedPageBreak/>
                    <w:t>生产计划评估</w:t>
                  </w:r>
                </w:p>
                <w:p w14:paraId="3329C356" w14:textId="77777777" w:rsidR="00780B20" w:rsidRDefault="00780B20" w:rsidP="00792436">
                  <w:r>
                    <w:rPr>
                      <w:rFonts w:hint="eastAsia"/>
                    </w:rPr>
                    <w:lastRenderedPageBreak/>
                    <w:t>P</w:t>
                  </w:r>
                  <w:r>
                    <w:t>lanning Eva</w:t>
                  </w:r>
                </w:p>
              </w:tc>
              <w:tc>
                <w:tcPr>
                  <w:tcW w:w="1392" w:type="dxa"/>
                  <w:shd w:val="clear" w:color="auto" w:fill="D6E3BC" w:themeFill="accent3" w:themeFillTint="66"/>
                </w:tcPr>
                <w:p w14:paraId="64379A73" w14:textId="77777777" w:rsidR="00C132FF" w:rsidRDefault="00C132FF" w:rsidP="00792436">
                  <w:r>
                    <w:rPr>
                      <w:rFonts w:hint="eastAsia"/>
                    </w:rPr>
                    <w:lastRenderedPageBreak/>
                    <w:t>培训评估</w:t>
                  </w:r>
                </w:p>
                <w:p w14:paraId="442D104F" w14:textId="77777777" w:rsidR="00780B20" w:rsidRDefault="00780B20" w:rsidP="00792436">
                  <w:r>
                    <w:rPr>
                      <w:rFonts w:hint="eastAsia"/>
                    </w:rPr>
                    <w:t>P</w:t>
                  </w:r>
                  <w:r>
                    <w:t>lanning Eva</w:t>
                  </w:r>
                </w:p>
              </w:tc>
              <w:tc>
                <w:tcPr>
                  <w:tcW w:w="1392" w:type="dxa"/>
                  <w:shd w:val="clear" w:color="auto" w:fill="D6E3BC" w:themeFill="accent3" w:themeFillTint="66"/>
                </w:tcPr>
                <w:p w14:paraId="0FD77B12" w14:textId="77777777" w:rsidR="00C132FF" w:rsidRDefault="00C132FF" w:rsidP="00792436">
                  <w:r>
                    <w:rPr>
                      <w:rFonts w:hint="eastAsia"/>
                    </w:rPr>
                    <w:t>质量评估</w:t>
                  </w:r>
                </w:p>
                <w:p w14:paraId="5899293F" w14:textId="77777777" w:rsidR="00780B20" w:rsidRDefault="00780B20" w:rsidP="00792436">
                  <w:r>
                    <w:rPr>
                      <w:rFonts w:hint="eastAsia"/>
                    </w:rPr>
                    <w:t>Q</w:t>
                  </w:r>
                  <w:r>
                    <w:t xml:space="preserve">uality Eva </w:t>
                  </w:r>
                </w:p>
              </w:tc>
            </w:tr>
            <w:tr w:rsidR="00780B20" w14:paraId="346B6F91" w14:textId="77777777" w:rsidTr="00792436">
              <w:tc>
                <w:tcPr>
                  <w:tcW w:w="1391" w:type="dxa"/>
                </w:tcPr>
                <w:p w14:paraId="7AC9AF7E" w14:textId="77777777" w:rsidR="00C132FF" w:rsidRDefault="00C132FF" w:rsidP="00792436">
                  <w:r>
                    <w:rPr>
                      <w:rFonts w:hint="eastAsia"/>
                    </w:rPr>
                    <w:t>X</w:t>
                  </w:r>
                  <w:r>
                    <w:t>XX</w:t>
                  </w:r>
                </w:p>
              </w:tc>
              <w:tc>
                <w:tcPr>
                  <w:tcW w:w="1392" w:type="dxa"/>
                </w:tcPr>
                <w:p w14:paraId="265E5B6D" w14:textId="77777777" w:rsidR="00C132FF" w:rsidRDefault="00C132FF" w:rsidP="00792436">
                  <w:r>
                    <w:rPr>
                      <w:rFonts w:hint="eastAsia"/>
                    </w:rPr>
                    <w:t>Y</w:t>
                  </w:r>
                  <w:r>
                    <w:t>/N</w:t>
                  </w:r>
                </w:p>
              </w:tc>
              <w:tc>
                <w:tcPr>
                  <w:tcW w:w="1392" w:type="dxa"/>
                </w:tcPr>
                <w:p w14:paraId="0CE638BF" w14:textId="77777777" w:rsidR="00C132FF" w:rsidRDefault="00C132FF" w:rsidP="00792436">
                  <w:r>
                    <w:rPr>
                      <w:rFonts w:hint="eastAsia"/>
                    </w:rPr>
                    <w:t>Y</w:t>
                  </w:r>
                  <w:r>
                    <w:t>/N</w:t>
                  </w:r>
                </w:p>
              </w:tc>
              <w:tc>
                <w:tcPr>
                  <w:tcW w:w="1392" w:type="dxa"/>
                </w:tcPr>
                <w:p w14:paraId="771BAA2F" w14:textId="77777777" w:rsidR="00C132FF" w:rsidRDefault="00C132FF" w:rsidP="00792436">
                  <w:r>
                    <w:rPr>
                      <w:rFonts w:hint="eastAsia"/>
                    </w:rPr>
                    <w:t>Y</w:t>
                  </w:r>
                  <w:r>
                    <w:t>/N</w:t>
                  </w:r>
                </w:p>
              </w:tc>
              <w:tc>
                <w:tcPr>
                  <w:tcW w:w="1392" w:type="dxa"/>
                </w:tcPr>
                <w:p w14:paraId="7B5CD31E" w14:textId="77777777" w:rsidR="00C132FF" w:rsidRDefault="00C132FF" w:rsidP="00792436">
                  <w:r>
                    <w:rPr>
                      <w:rFonts w:hint="eastAsia"/>
                    </w:rPr>
                    <w:t>Y</w:t>
                  </w:r>
                  <w:r>
                    <w:t>/N</w:t>
                  </w:r>
                </w:p>
              </w:tc>
              <w:tc>
                <w:tcPr>
                  <w:tcW w:w="1392" w:type="dxa"/>
                </w:tcPr>
                <w:p w14:paraId="331C2474" w14:textId="77777777" w:rsidR="00C132FF" w:rsidRDefault="00C132FF" w:rsidP="00792436">
                  <w:r>
                    <w:rPr>
                      <w:rFonts w:hint="eastAsia"/>
                    </w:rPr>
                    <w:t>Y</w:t>
                  </w:r>
                  <w:r>
                    <w:t>/N</w:t>
                  </w:r>
                </w:p>
              </w:tc>
              <w:tc>
                <w:tcPr>
                  <w:tcW w:w="1392" w:type="dxa"/>
                </w:tcPr>
                <w:p w14:paraId="59AF4809" w14:textId="77777777" w:rsidR="00C132FF" w:rsidRDefault="00C132FF" w:rsidP="00792436">
                  <w:r>
                    <w:rPr>
                      <w:rFonts w:hint="eastAsia"/>
                    </w:rPr>
                    <w:t>Y</w:t>
                  </w:r>
                  <w:r>
                    <w:t>/N</w:t>
                  </w:r>
                </w:p>
              </w:tc>
            </w:tr>
            <w:tr w:rsidR="00780B20" w14:paraId="06417FA9" w14:textId="77777777" w:rsidTr="00792436">
              <w:tc>
                <w:tcPr>
                  <w:tcW w:w="1391" w:type="dxa"/>
                </w:tcPr>
                <w:p w14:paraId="18A3CF8A" w14:textId="77777777" w:rsidR="00C132FF" w:rsidRDefault="00C132FF" w:rsidP="00792436"/>
              </w:tc>
              <w:tc>
                <w:tcPr>
                  <w:tcW w:w="1392" w:type="dxa"/>
                </w:tcPr>
                <w:p w14:paraId="5F5DAE02" w14:textId="77777777" w:rsidR="00C132FF" w:rsidRDefault="00C132FF" w:rsidP="00792436"/>
              </w:tc>
              <w:tc>
                <w:tcPr>
                  <w:tcW w:w="1392" w:type="dxa"/>
                </w:tcPr>
                <w:p w14:paraId="27E96A81" w14:textId="77777777" w:rsidR="00C132FF" w:rsidRDefault="00C132FF" w:rsidP="00792436"/>
              </w:tc>
              <w:tc>
                <w:tcPr>
                  <w:tcW w:w="1392" w:type="dxa"/>
                </w:tcPr>
                <w:p w14:paraId="40A7A04B" w14:textId="77777777" w:rsidR="00C132FF" w:rsidRDefault="00C132FF" w:rsidP="00792436"/>
              </w:tc>
              <w:tc>
                <w:tcPr>
                  <w:tcW w:w="1392" w:type="dxa"/>
                </w:tcPr>
                <w:p w14:paraId="79BD3762" w14:textId="77777777" w:rsidR="00C132FF" w:rsidRDefault="00C132FF" w:rsidP="00792436"/>
              </w:tc>
              <w:tc>
                <w:tcPr>
                  <w:tcW w:w="1392" w:type="dxa"/>
                </w:tcPr>
                <w:p w14:paraId="6B029825" w14:textId="77777777" w:rsidR="00C132FF" w:rsidRDefault="00C132FF" w:rsidP="00792436"/>
              </w:tc>
              <w:tc>
                <w:tcPr>
                  <w:tcW w:w="1392" w:type="dxa"/>
                </w:tcPr>
                <w:p w14:paraId="5D93B2DC" w14:textId="77777777" w:rsidR="00C132FF" w:rsidRDefault="00C132FF" w:rsidP="00792436"/>
              </w:tc>
            </w:tr>
          </w:tbl>
          <w:p w14:paraId="19CB32CA" w14:textId="77777777" w:rsidR="00C132FF" w:rsidRDefault="00C132FF" w:rsidP="00792436"/>
          <w:tbl>
            <w:tblPr>
              <w:tblStyle w:val="aff8"/>
              <w:tblW w:w="0" w:type="auto"/>
              <w:tblLook w:val="04A0" w:firstRow="1" w:lastRow="0" w:firstColumn="1" w:lastColumn="0" w:noHBand="0" w:noVBand="1"/>
            </w:tblPr>
            <w:tblGrid>
              <w:gridCol w:w="1188"/>
              <w:gridCol w:w="1189"/>
              <w:gridCol w:w="1190"/>
              <w:gridCol w:w="1190"/>
              <w:gridCol w:w="1190"/>
              <w:gridCol w:w="1190"/>
              <w:gridCol w:w="1190"/>
              <w:gridCol w:w="1190"/>
            </w:tblGrid>
            <w:tr w:rsidR="00780B20" w14:paraId="70F4D963" w14:textId="77777777" w:rsidTr="00780B20">
              <w:tc>
                <w:tcPr>
                  <w:tcW w:w="1188" w:type="dxa"/>
                  <w:shd w:val="clear" w:color="auto" w:fill="D6E3BC" w:themeFill="accent3" w:themeFillTint="66"/>
                </w:tcPr>
                <w:p w14:paraId="2368324C" w14:textId="77777777" w:rsidR="00780B20" w:rsidRDefault="00780B20" w:rsidP="00780B20">
                  <w:r>
                    <w:rPr>
                      <w:rFonts w:hint="eastAsia"/>
                    </w:rPr>
                    <w:t>航线许可机型</w:t>
                  </w:r>
                </w:p>
                <w:p w14:paraId="6F5E48F3" w14:textId="77777777" w:rsidR="00780B20" w:rsidRDefault="00780B20" w:rsidP="00780B20">
                  <w:r>
                    <w:rPr>
                      <w:rFonts w:hint="eastAsia"/>
                    </w:rPr>
                    <w:t>R</w:t>
                  </w:r>
                  <w:r>
                    <w:t>ating</w:t>
                  </w:r>
                </w:p>
              </w:tc>
              <w:tc>
                <w:tcPr>
                  <w:tcW w:w="1189" w:type="dxa"/>
                  <w:shd w:val="clear" w:color="auto" w:fill="D6E3BC" w:themeFill="accent3" w:themeFillTint="66"/>
                </w:tcPr>
                <w:p w14:paraId="0F218D17" w14:textId="77777777" w:rsidR="00780B20" w:rsidRDefault="00780B20" w:rsidP="00780B20">
                  <w:r>
                    <w:rPr>
                      <w:rFonts w:hint="eastAsia"/>
                    </w:rPr>
                    <w:t>地点</w:t>
                  </w:r>
                </w:p>
                <w:p w14:paraId="152E53BF" w14:textId="77777777" w:rsidR="00780B20" w:rsidRDefault="00780B20" w:rsidP="00780B20">
                  <w:r>
                    <w:rPr>
                      <w:rFonts w:hint="eastAsia"/>
                    </w:rPr>
                    <w:t>P</w:t>
                  </w:r>
                  <w:r>
                    <w:t>lace</w:t>
                  </w:r>
                </w:p>
              </w:tc>
              <w:tc>
                <w:tcPr>
                  <w:tcW w:w="1190" w:type="dxa"/>
                  <w:shd w:val="clear" w:color="auto" w:fill="D6E3BC" w:themeFill="accent3" w:themeFillTint="66"/>
                </w:tcPr>
                <w:p w14:paraId="2D4F7631" w14:textId="77777777" w:rsidR="00780B20" w:rsidRDefault="00780B20" w:rsidP="00780B20">
                  <w:r>
                    <w:rPr>
                      <w:rFonts w:hint="eastAsia"/>
                    </w:rPr>
                    <w:t>客户</w:t>
                  </w:r>
                </w:p>
                <w:p w14:paraId="5C760B4B" w14:textId="77777777" w:rsidR="00780B20" w:rsidRDefault="00780B20" w:rsidP="00780B20">
                  <w:r>
                    <w:rPr>
                      <w:rFonts w:hint="eastAsia"/>
                    </w:rPr>
                    <w:t>C</w:t>
                  </w:r>
                  <w:r>
                    <w:t>ustomer</w:t>
                  </w:r>
                </w:p>
              </w:tc>
              <w:tc>
                <w:tcPr>
                  <w:tcW w:w="1190" w:type="dxa"/>
                  <w:shd w:val="clear" w:color="auto" w:fill="D6E3BC" w:themeFill="accent3" w:themeFillTint="66"/>
                </w:tcPr>
                <w:p w14:paraId="379C1FC0" w14:textId="77777777" w:rsidR="00780B20" w:rsidRDefault="00780B20" w:rsidP="00780B20">
                  <w:r>
                    <w:rPr>
                      <w:rFonts w:hint="eastAsia"/>
                    </w:rPr>
                    <w:t>商务需求评估</w:t>
                  </w:r>
                </w:p>
                <w:p w14:paraId="7B7AEAFA" w14:textId="77777777" w:rsidR="00780B20" w:rsidRDefault="00780B20" w:rsidP="00780B20">
                  <w:r>
                    <w:rPr>
                      <w:rFonts w:hint="eastAsia"/>
                    </w:rPr>
                    <w:t>C</w:t>
                  </w:r>
                  <w:r>
                    <w:t>ustomer</w:t>
                  </w:r>
                </w:p>
              </w:tc>
              <w:tc>
                <w:tcPr>
                  <w:tcW w:w="1190" w:type="dxa"/>
                  <w:shd w:val="clear" w:color="auto" w:fill="D6E3BC" w:themeFill="accent3" w:themeFillTint="66"/>
                </w:tcPr>
                <w:p w14:paraId="35957E0B" w14:textId="77777777" w:rsidR="00780B20" w:rsidRDefault="00780B20" w:rsidP="00780B20">
                  <w:r>
                    <w:rPr>
                      <w:rFonts w:hint="eastAsia"/>
                    </w:rPr>
                    <w:t>技术资料评估</w:t>
                  </w:r>
                </w:p>
                <w:p w14:paraId="43114456" w14:textId="77777777" w:rsidR="00780B20" w:rsidRDefault="00780B20" w:rsidP="00780B20">
                  <w:r>
                    <w:rPr>
                      <w:rFonts w:hint="eastAsia"/>
                    </w:rPr>
                    <w:t>T</w:t>
                  </w:r>
                  <w:r>
                    <w:t>ech. Data</w:t>
                  </w:r>
                </w:p>
              </w:tc>
              <w:tc>
                <w:tcPr>
                  <w:tcW w:w="1190" w:type="dxa"/>
                  <w:shd w:val="clear" w:color="auto" w:fill="D6E3BC" w:themeFill="accent3" w:themeFillTint="66"/>
                </w:tcPr>
                <w:p w14:paraId="08777701" w14:textId="77777777" w:rsidR="00780B20" w:rsidRDefault="00780B20" w:rsidP="00780B20">
                  <w:r>
                    <w:rPr>
                      <w:rFonts w:hint="eastAsia"/>
                    </w:rPr>
                    <w:t>生产计划评估</w:t>
                  </w:r>
                </w:p>
                <w:p w14:paraId="6A1D1A15" w14:textId="77777777" w:rsidR="00780B20" w:rsidRDefault="00780B20" w:rsidP="00780B20">
                  <w:r>
                    <w:rPr>
                      <w:rFonts w:hint="eastAsia"/>
                    </w:rPr>
                    <w:t>P</w:t>
                  </w:r>
                  <w:r>
                    <w:t>lanning Eva</w:t>
                  </w:r>
                </w:p>
              </w:tc>
              <w:tc>
                <w:tcPr>
                  <w:tcW w:w="1190" w:type="dxa"/>
                  <w:shd w:val="clear" w:color="auto" w:fill="D6E3BC" w:themeFill="accent3" w:themeFillTint="66"/>
                </w:tcPr>
                <w:p w14:paraId="797E84B9" w14:textId="77777777" w:rsidR="00780B20" w:rsidRDefault="00780B20" w:rsidP="00780B20">
                  <w:r>
                    <w:rPr>
                      <w:rFonts w:hint="eastAsia"/>
                    </w:rPr>
                    <w:t>培训评估</w:t>
                  </w:r>
                </w:p>
                <w:p w14:paraId="05B69908" w14:textId="77777777" w:rsidR="00780B20" w:rsidRDefault="00780B20" w:rsidP="00780B20">
                  <w:r>
                    <w:rPr>
                      <w:rFonts w:hint="eastAsia"/>
                    </w:rPr>
                    <w:t>P</w:t>
                  </w:r>
                  <w:r>
                    <w:t>lanning Eva</w:t>
                  </w:r>
                </w:p>
              </w:tc>
              <w:tc>
                <w:tcPr>
                  <w:tcW w:w="1190" w:type="dxa"/>
                  <w:shd w:val="clear" w:color="auto" w:fill="D6E3BC" w:themeFill="accent3" w:themeFillTint="66"/>
                </w:tcPr>
                <w:p w14:paraId="49198A11" w14:textId="77777777" w:rsidR="00780B20" w:rsidRDefault="00780B20" w:rsidP="00780B20">
                  <w:r>
                    <w:rPr>
                      <w:rFonts w:hint="eastAsia"/>
                    </w:rPr>
                    <w:t>质量评估</w:t>
                  </w:r>
                </w:p>
                <w:p w14:paraId="73D296EC" w14:textId="77777777" w:rsidR="00780B20" w:rsidRDefault="00780B20" w:rsidP="00780B20">
                  <w:r>
                    <w:rPr>
                      <w:rFonts w:hint="eastAsia"/>
                    </w:rPr>
                    <w:t>Q</w:t>
                  </w:r>
                  <w:r>
                    <w:t xml:space="preserve">uality Eva </w:t>
                  </w:r>
                </w:p>
              </w:tc>
            </w:tr>
            <w:tr w:rsidR="00C132FF" w14:paraId="734AA68E" w14:textId="77777777" w:rsidTr="00780B20">
              <w:tc>
                <w:tcPr>
                  <w:tcW w:w="1188" w:type="dxa"/>
                </w:tcPr>
                <w:p w14:paraId="7C449C54" w14:textId="77777777" w:rsidR="00C132FF" w:rsidRDefault="00C132FF" w:rsidP="00792436">
                  <w:r>
                    <w:rPr>
                      <w:rFonts w:hint="eastAsia"/>
                    </w:rPr>
                    <w:t>X</w:t>
                  </w:r>
                  <w:r>
                    <w:t>XX</w:t>
                  </w:r>
                </w:p>
              </w:tc>
              <w:tc>
                <w:tcPr>
                  <w:tcW w:w="1189" w:type="dxa"/>
                </w:tcPr>
                <w:p w14:paraId="6F2E3BF9" w14:textId="77777777" w:rsidR="00C132FF" w:rsidRDefault="00C132FF" w:rsidP="00792436">
                  <w:r>
                    <w:rPr>
                      <w:rFonts w:hint="eastAsia"/>
                    </w:rPr>
                    <w:t>X</w:t>
                  </w:r>
                  <w:r>
                    <w:t>XX</w:t>
                  </w:r>
                </w:p>
              </w:tc>
              <w:tc>
                <w:tcPr>
                  <w:tcW w:w="1190" w:type="dxa"/>
                </w:tcPr>
                <w:p w14:paraId="5BBFAA3A" w14:textId="77777777" w:rsidR="00C132FF" w:rsidRDefault="00C132FF" w:rsidP="00792436">
                  <w:r>
                    <w:rPr>
                      <w:rFonts w:hint="eastAsia"/>
                    </w:rPr>
                    <w:t>X</w:t>
                  </w:r>
                  <w:r>
                    <w:t>XX</w:t>
                  </w:r>
                </w:p>
              </w:tc>
              <w:tc>
                <w:tcPr>
                  <w:tcW w:w="1190" w:type="dxa"/>
                </w:tcPr>
                <w:p w14:paraId="62F26D20" w14:textId="77777777" w:rsidR="00C132FF" w:rsidRDefault="00C132FF" w:rsidP="00792436">
                  <w:r>
                    <w:rPr>
                      <w:rFonts w:hint="eastAsia"/>
                    </w:rPr>
                    <w:t>Y</w:t>
                  </w:r>
                  <w:r>
                    <w:t>/N</w:t>
                  </w:r>
                </w:p>
              </w:tc>
              <w:tc>
                <w:tcPr>
                  <w:tcW w:w="1190" w:type="dxa"/>
                </w:tcPr>
                <w:p w14:paraId="095160B6" w14:textId="77777777" w:rsidR="00C132FF" w:rsidRDefault="00C132FF" w:rsidP="00792436">
                  <w:r>
                    <w:rPr>
                      <w:rFonts w:hint="eastAsia"/>
                    </w:rPr>
                    <w:t>Y</w:t>
                  </w:r>
                  <w:r>
                    <w:t>/N</w:t>
                  </w:r>
                </w:p>
              </w:tc>
              <w:tc>
                <w:tcPr>
                  <w:tcW w:w="1190" w:type="dxa"/>
                </w:tcPr>
                <w:p w14:paraId="11F7D1CE" w14:textId="77777777" w:rsidR="00C132FF" w:rsidRDefault="00C132FF" w:rsidP="00792436">
                  <w:r>
                    <w:rPr>
                      <w:rFonts w:hint="eastAsia"/>
                    </w:rPr>
                    <w:t>Y</w:t>
                  </w:r>
                  <w:r>
                    <w:t>/N</w:t>
                  </w:r>
                </w:p>
              </w:tc>
              <w:tc>
                <w:tcPr>
                  <w:tcW w:w="1190" w:type="dxa"/>
                </w:tcPr>
                <w:p w14:paraId="6B387B57" w14:textId="77777777" w:rsidR="00C132FF" w:rsidRDefault="00C132FF" w:rsidP="00792436">
                  <w:r>
                    <w:rPr>
                      <w:rFonts w:hint="eastAsia"/>
                    </w:rPr>
                    <w:t>Y</w:t>
                  </w:r>
                  <w:r>
                    <w:t>/N</w:t>
                  </w:r>
                </w:p>
              </w:tc>
              <w:tc>
                <w:tcPr>
                  <w:tcW w:w="1190" w:type="dxa"/>
                </w:tcPr>
                <w:p w14:paraId="70E09896" w14:textId="77777777" w:rsidR="00C132FF" w:rsidRDefault="00C132FF" w:rsidP="00792436">
                  <w:r>
                    <w:rPr>
                      <w:rFonts w:hint="eastAsia"/>
                    </w:rPr>
                    <w:t>Y</w:t>
                  </w:r>
                  <w:r>
                    <w:t>/N</w:t>
                  </w:r>
                </w:p>
              </w:tc>
            </w:tr>
          </w:tbl>
          <w:p w14:paraId="11E47D5D" w14:textId="77777777" w:rsidR="00C132FF" w:rsidRDefault="00C132FF" w:rsidP="00792436"/>
          <w:tbl>
            <w:tblPr>
              <w:tblStyle w:val="aff8"/>
              <w:tblW w:w="0" w:type="auto"/>
              <w:tblLook w:val="04A0" w:firstRow="1" w:lastRow="0" w:firstColumn="1" w:lastColumn="0" w:noHBand="0" w:noVBand="1"/>
            </w:tblPr>
            <w:tblGrid>
              <w:gridCol w:w="1253"/>
              <w:gridCol w:w="3059"/>
              <w:gridCol w:w="5205"/>
            </w:tblGrid>
            <w:tr w:rsidR="00C132FF" w14:paraId="719B124A" w14:textId="77777777" w:rsidTr="00792436">
              <w:tc>
                <w:tcPr>
                  <w:tcW w:w="1271" w:type="dxa"/>
                  <w:shd w:val="clear" w:color="auto" w:fill="D6E3BC" w:themeFill="accent3" w:themeFillTint="66"/>
                </w:tcPr>
                <w:p w14:paraId="05AA224B" w14:textId="77777777" w:rsidR="00C132FF" w:rsidRDefault="00C132FF" w:rsidP="00792436">
                  <w:r>
                    <w:rPr>
                      <w:rFonts w:hint="eastAsia"/>
                    </w:rPr>
                    <w:t>许可机型</w:t>
                  </w:r>
                </w:p>
                <w:p w14:paraId="6AF251FD" w14:textId="77777777" w:rsidR="00154041" w:rsidRDefault="00154041" w:rsidP="00792436">
                  <w:r>
                    <w:rPr>
                      <w:rFonts w:hint="eastAsia"/>
                    </w:rPr>
                    <w:t>T</w:t>
                  </w:r>
                  <w:r>
                    <w:t>ype</w:t>
                  </w:r>
                </w:p>
              </w:tc>
              <w:tc>
                <w:tcPr>
                  <w:tcW w:w="3119" w:type="dxa"/>
                  <w:shd w:val="clear" w:color="auto" w:fill="D6E3BC" w:themeFill="accent3" w:themeFillTint="66"/>
                </w:tcPr>
                <w:p w14:paraId="6D404055" w14:textId="77777777" w:rsidR="00C132FF" w:rsidRDefault="00C132FF" w:rsidP="00792436">
                  <w:r>
                    <w:rPr>
                      <w:rFonts w:hint="eastAsia"/>
                    </w:rPr>
                    <w:t>M</w:t>
                  </w:r>
                  <w:r>
                    <w:t>PD</w:t>
                  </w:r>
                  <w:r>
                    <w:rPr>
                      <w:rFonts w:hint="eastAsia"/>
                    </w:rPr>
                    <w:t>修订已经评估</w:t>
                  </w:r>
                </w:p>
                <w:p w14:paraId="54F0EC99" w14:textId="77777777" w:rsidR="00154041" w:rsidRDefault="00154041" w:rsidP="00792436">
                  <w:r>
                    <w:rPr>
                      <w:rFonts w:hint="eastAsia"/>
                    </w:rPr>
                    <w:t>M</w:t>
                  </w:r>
                  <w:r>
                    <w:t>PD Revision  Evaluation</w:t>
                  </w:r>
                </w:p>
              </w:tc>
              <w:tc>
                <w:tcPr>
                  <w:tcW w:w="5353" w:type="dxa"/>
                  <w:shd w:val="clear" w:color="auto" w:fill="D6E3BC" w:themeFill="accent3" w:themeFillTint="66"/>
                </w:tcPr>
                <w:p w14:paraId="39B17CD4" w14:textId="77777777" w:rsidR="00C132FF" w:rsidRDefault="00C132FF" w:rsidP="00792436">
                  <w:r>
                    <w:rPr>
                      <w:rFonts w:hint="eastAsia"/>
                    </w:rPr>
                    <w:t>备注</w:t>
                  </w:r>
                </w:p>
                <w:p w14:paraId="690EA349" w14:textId="77777777" w:rsidR="00154041" w:rsidRDefault="00154041" w:rsidP="00792436">
                  <w:r>
                    <w:rPr>
                      <w:rFonts w:hint="eastAsia"/>
                    </w:rPr>
                    <w:t>N</w:t>
                  </w:r>
                  <w:r>
                    <w:t>ote</w:t>
                  </w:r>
                </w:p>
              </w:tc>
            </w:tr>
            <w:tr w:rsidR="00C132FF" w14:paraId="10EA9034" w14:textId="77777777" w:rsidTr="00792436">
              <w:tc>
                <w:tcPr>
                  <w:tcW w:w="1271" w:type="dxa"/>
                </w:tcPr>
                <w:p w14:paraId="65199ADD" w14:textId="77777777" w:rsidR="00C132FF" w:rsidRDefault="00C132FF" w:rsidP="00792436"/>
              </w:tc>
              <w:tc>
                <w:tcPr>
                  <w:tcW w:w="3119" w:type="dxa"/>
                </w:tcPr>
                <w:p w14:paraId="22570566" w14:textId="77777777" w:rsidR="00C132FF" w:rsidRDefault="00C132FF" w:rsidP="00792436"/>
              </w:tc>
              <w:tc>
                <w:tcPr>
                  <w:tcW w:w="5353" w:type="dxa"/>
                </w:tcPr>
                <w:p w14:paraId="7F76F038" w14:textId="77777777" w:rsidR="00C132FF" w:rsidRDefault="00C132FF" w:rsidP="00792436"/>
              </w:tc>
            </w:tr>
            <w:tr w:rsidR="00C132FF" w14:paraId="4BF76DCC" w14:textId="77777777" w:rsidTr="00792436">
              <w:tc>
                <w:tcPr>
                  <w:tcW w:w="1271" w:type="dxa"/>
                </w:tcPr>
                <w:p w14:paraId="11AAD81C" w14:textId="77777777" w:rsidR="00C132FF" w:rsidRDefault="00C132FF" w:rsidP="00792436"/>
              </w:tc>
              <w:tc>
                <w:tcPr>
                  <w:tcW w:w="3119" w:type="dxa"/>
                </w:tcPr>
                <w:p w14:paraId="62316D02" w14:textId="77777777" w:rsidR="00C132FF" w:rsidRDefault="00C132FF" w:rsidP="00792436"/>
              </w:tc>
              <w:tc>
                <w:tcPr>
                  <w:tcW w:w="5353" w:type="dxa"/>
                </w:tcPr>
                <w:p w14:paraId="1D2FC078" w14:textId="77777777" w:rsidR="00C132FF" w:rsidRDefault="00C132FF" w:rsidP="00792436"/>
              </w:tc>
            </w:tr>
          </w:tbl>
          <w:p w14:paraId="6E3BF968" w14:textId="77777777" w:rsidR="00C132FF" w:rsidRDefault="00C132FF" w:rsidP="00792436">
            <w:r>
              <w:rPr>
                <w:rFonts w:hint="eastAsia"/>
              </w:rPr>
              <w:t>部件维修能力评估</w:t>
            </w:r>
          </w:p>
          <w:tbl>
            <w:tblPr>
              <w:tblStyle w:val="aff8"/>
              <w:tblW w:w="0" w:type="auto"/>
              <w:tblLook w:val="04A0" w:firstRow="1" w:lastRow="0" w:firstColumn="1" w:lastColumn="0" w:noHBand="0" w:noVBand="1"/>
            </w:tblPr>
            <w:tblGrid>
              <w:gridCol w:w="588"/>
              <w:gridCol w:w="698"/>
              <w:gridCol w:w="712"/>
              <w:gridCol w:w="641"/>
              <w:gridCol w:w="1199"/>
              <w:gridCol w:w="1089"/>
              <w:gridCol w:w="748"/>
              <w:gridCol w:w="1003"/>
              <w:gridCol w:w="989"/>
              <w:gridCol w:w="989"/>
              <w:gridCol w:w="861"/>
            </w:tblGrid>
            <w:tr w:rsidR="00154041" w14:paraId="74B79F61" w14:textId="77777777" w:rsidTr="00154041">
              <w:tc>
                <w:tcPr>
                  <w:tcW w:w="654" w:type="dxa"/>
                  <w:shd w:val="clear" w:color="auto" w:fill="D6E3BC" w:themeFill="accent3" w:themeFillTint="66"/>
                </w:tcPr>
                <w:p w14:paraId="0DDC03DE" w14:textId="77777777" w:rsidR="00154041" w:rsidRDefault="00154041" w:rsidP="00154041">
                  <w:r>
                    <w:rPr>
                      <w:rFonts w:hint="eastAsia"/>
                    </w:rPr>
                    <w:t>部件件号</w:t>
                  </w:r>
                </w:p>
                <w:p w14:paraId="4C8D2381" w14:textId="77777777" w:rsidR="00154041" w:rsidRDefault="00154041" w:rsidP="00154041">
                  <w:r>
                    <w:rPr>
                      <w:rFonts w:hint="eastAsia"/>
                    </w:rPr>
                    <w:t>P</w:t>
                  </w:r>
                  <w:r>
                    <w:t>art</w:t>
                  </w:r>
                </w:p>
              </w:tc>
              <w:tc>
                <w:tcPr>
                  <w:tcW w:w="759" w:type="dxa"/>
                  <w:shd w:val="clear" w:color="auto" w:fill="D6E3BC" w:themeFill="accent3" w:themeFillTint="66"/>
                </w:tcPr>
                <w:p w14:paraId="5D97ED1E" w14:textId="77777777" w:rsidR="00154041" w:rsidRDefault="00154041" w:rsidP="00154041">
                  <w:r>
                    <w:rPr>
                      <w:rFonts w:hint="eastAsia"/>
                    </w:rPr>
                    <w:t>部件名称</w:t>
                  </w:r>
                </w:p>
                <w:p w14:paraId="28708F43" w14:textId="77777777" w:rsidR="00154041" w:rsidRDefault="00154041" w:rsidP="00154041">
                  <w:r>
                    <w:rPr>
                      <w:rFonts w:hint="eastAsia"/>
                    </w:rPr>
                    <w:t>P</w:t>
                  </w:r>
                  <w:r>
                    <w:t xml:space="preserve">art </w:t>
                  </w:r>
                </w:p>
                <w:p w14:paraId="0134BE62" w14:textId="77777777" w:rsidR="00154041" w:rsidRDefault="00154041" w:rsidP="00154041">
                  <w:r>
                    <w:rPr>
                      <w:rFonts w:hint="eastAsia"/>
                    </w:rPr>
                    <w:t>D</w:t>
                  </w:r>
                  <w:r>
                    <w:t>esc.</w:t>
                  </w:r>
                </w:p>
              </w:tc>
              <w:tc>
                <w:tcPr>
                  <w:tcW w:w="772" w:type="dxa"/>
                  <w:shd w:val="clear" w:color="auto" w:fill="D6E3BC" w:themeFill="accent3" w:themeFillTint="66"/>
                </w:tcPr>
                <w:p w14:paraId="5F785C30" w14:textId="77777777" w:rsidR="00154041" w:rsidRDefault="00154041" w:rsidP="00154041">
                  <w:r>
                    <w:rPr>
                      <w:rFonts w:hint="eastAsia"/>
                    </w:rPr>
                    <w:t>参考部件手册</w:t>
                  </w:r>
                </w:p>
                <w:p w14:paraId="27758C2F" w14:textId="77777777" w:rsidR="00154041" w:rsidRDefault="00154041" w:rsidP="00154041">
                  <w:r>
                    <w:rPr>
                      <w:rFonts w:hint="eastAsia"/>
                    </w:rPr>
                    <w:t>R</w:t>
                  </w:r>
                  <w:r>
                    <w:t>ef. CMM</w:t>
                  </w:r>
                </w:p>
              </w:tc>
              <w:tc>
                <w:tcPr>
                  <w:tcW w:w="705" w:type="dxa"/>
                  <w:shd w:val="clear" w:color="auto" w:fill="D6E3BC" w:themeFill="accent3" w:themeFillTint="66"/>
                </w:tcPr>
                <w:p w14:paraId="638FB7D8" w14:textId="77777777" w:rsidR="00154041" w:rsidRDefault="00154041" w:rsidP="00154041">
                  <w:r>
                    <w:rPr>
                      <w:rFonts w:hint="eastAsia"/>
                    </w:rPr>
                    <w:t>T</w:t>
                  </w:r>
                  <w:r>
                    <w:t>SPS</w:t>
                  </w:r>
                </w:p>
              </w:tc>
              <w:tc>
                <w:tcPr>
                  <w:tcW w:w="1285" w:type="dxa"/>
                  <w:shd w:val="clear" w:color="auto" w:fill="D6E3BC" w:themeFill="accent3" w:themeFillTint="66"/>
                </w:tcPr>
                <w:p w14:paraId="1B8CD255" w14:textId="77777777" w:rsidR="00154041" w:rsidRDefault="00154041" w:rsidP="00154041">
                  <w:r>
                    <w:rPr>
                      <w:rFonts w:hint="eastAsia"/>
                    </w:rPr>
                    <w:t>大型设备</w:t>
                  </w:r>
                </w:p>
                <w:p w14:paraId="046DB9D6" w14:textId="77777777" w:rsidR="00154041" w:rsidRDefault="00154041" w:rsidP="00154041">
                  <w:r>
                    <w:rPr>
                      <w:rFonts w:hint="eastAsia"/>
                    </w:rPr>
                    <w:t>E</w:t>
                  </w:r>
                  <w:r>
                    <w:t>quipment</w:t>
                  </w:r>
                </w:p>
              </w:tc>
              <w:tc>
                <w:tcPr>
                  <w:tcW w:w="1166" w:type="dxa"/>
                  <w:shd w:val="clear" w:color="auto" w:fill="D6E3BC" w:themeFill="accent3" w:themeFillTint="66"/>
                </w:tcPr>
                <w:p w14:paraId="007EE7A4" w14:textId="77777777" w:rsidR="00154041" w:rsidRDefault="00154041" w:rsidP="00154041">
                  <w:r>
                    <w:rPr>
                      <w:rFonts w:hint="eastAsia"/>
                    </w:rPr>
                    <w:t>商务需求评估</w:t>
                  </w:r>
                </w:p>
                <w:p w14:paraId="1F892817" w14:textId="77777777" w:rsidR="00154041" w:rsidRDefault="00154041" w:rsidP="00154041">
                  <w:r>
                    <w:rPr>
                      <w:rFonts w:hint="eastAsia"/>
                    </w:rPr>
                    <w:t>C</w:t>
                  </w:r>
                  <w:r>
                    <w:t>ustomer</w:t>
                  </w:r>
                </w:p>
              </w:tc>
              <w:tc>
                <w:tcPr>
                  <w:tcW w:w="807" w:type="dxa"/>
                  <w:shd w:val="clear" w:color="auto" w:fill="D6E3BC" w:themeFill="accent3" w:themeFillTint="66"/>
                </w:tcPr>
                <w:p w14:paraId="6BD3C5F5" w14:textId="77777777" w:rsidR="00154041" w:rsidRDefault="00154041" w:rsidP="00154041">
                  <w:r>
                    <w:rPr>
                      <w:rFonts w:hint="eastAsia"/>
                    </w:rPr>
                    <w:t>技术资料评估</w:t>
                  </w:r>
                </w:p>
                <w:p w14:paraId="365E37E9" w14:textId="77777777" w:rsidR="00154041" w:rsidRDefault="00154041" w:rsidP="00154041">
                  <w:r>
                    <w:rPr>
                      <w:rFonts w:hint="eastAsia"/>
                    </w:rPr>
                    <w:t>T</w:t>
                  </w:r>
                  <w:r>
                    <w:t>ech . Data</w:t>
                  </w:r>
                </w:p>
              </w:tc>
              <w:tc>
                <w:tcPr>
                  <w:tcW w:w="1072" w:type="dxa"/>
                  <w:shd w:val="clear" w:color="auto" w:fill="D6E3BC" w:themeFill="accent3" w:themeFillTint="66"/>
                </w:tcPr>
                <w:p w14:paraId="5793B717" w14:textId="77777777" w:rsidR="00154041" w:rsidRDefault="00154041" w:rsidP="00154041">
                  <w:r>
                    <w:rPr>
                      <w:rFonts w:hint="eastAsia"/>
                    </w:rPr>
                    <w:t>技术</w:t>
                  </w:r>
                  <w:r>
                    <w:rPr>
                      <w:rFonts w:hint="eastAsia"/>
                    </w:rPr>
                    <w:t>C</w:t>
                  </w:r>
                  <w:r>
                    <w:t>MM</w:t>
                  </w:r>
                  <w:r>
                    <w:rPr>
                      <w:rFonts w:hint="eastAsia"/>
                    </w:rPr>
                    <w:t>符合评估</w:t>
                  </w:r>
                </w:p>
                <w:p w14:paraId="58E3D834" w14:textId="77777777" w:rsidR="00154041" w:rsidRDefault="00154041" w:rsidP="00154041">
                  <w:r>
                    <w:rPr>
                      <w:rFonts w:hint="eastAsia"/>
                    </w:rPr>
                    <w:t>C</w:t>
                  </w:r>
                  <w:r>
                    <w:t xml:space="preserve">MM  </w:t>
                  </w:r>
                </w:p>
                <w:p w14:paraId="37EA1D7B" w14:textId="77777777" w:rsidR="00154041" w:rsidRDefault="00154041" w:rsidP="00154041">
                  <w:r>
                    <w:rPr>
                      <w:rFonts w:hint="eastAsia"/>
                    </w:rPr>
                    <w:t>C</w:t>
                  </w:r>
                  <w:r>
                    <w:t>onform</w:t>
                  </w:r>
                </w:p>
              </w:tc>
              <w:tc>
                <w:tcPr>
                  <w:tcW w:w="1057" w:type="dxa"/>
                  <w:shd w:val="clear" w:color="auto" w:fill="D6E3BC" w:themeFill="accent3" w:themeFillTint="66"/>
                </w:tcPr>
                <w:p w14:paraId="2B79C250" w14:textId="77777777" w:rsidR="00154041" w:rsidRDefault="00154041" w:rsidP="00154041">
                  <w:r>
                    <w:rPr>
                      <w:rFonts w:hint="eastAsia"/>
                    </w:rPr>
                    <w:t>生产计划评估</w:t>
                  </w:r>
                </w:p>
                <w:p w14:paraId="79204D9A" w14:textId="77777777" w:rsidR="00154041" w:rsidRDefault="00154041" w:rsidP="00154041">
                  <w:r>
                    <w:rPr>
                      <w:rFonts w:hint="eastAsia"/>
                    </w:rPr>
                    <w:t>P</w:t>
                  </w:r>
                  <w:r>
                    <w:t>lanning</w:t>
                  </w:r>
                </w:p>
              </w:tc>
              <w:tc>
                <w:tcPr>
                  <w:tcW w:w="620" w:type="dxa"/>
                  <w:shd w:val="clear" w:color="auto" w:fill="D6E3BC" w:themeFill="accent3" w:themeFillTint="66"/>
                </w:tcPr>
                <w:p w14:paraId="674E0547" w14:textId="77777777" w:rsidR="00154041" w:rsidRDefault="00154041" w:rsidP="00154041">
                  <w:r>
                    <w:rPr>
                      <w:rFonts w:hint="eastAsia"/>
                    </w:rPr>
                    <w:t>培训评估</w:t>
                  </w:r>
                </w:p>
                <w:p w14:paraId="372D6A35" w14:textId="77777777" w:rsidR="00154041" w:rsidRDefault="00154041" w:rsidP="00154041">
                  <w:r>
                    <w:rPr>
                      <w:rFonts w:hint="eastAsia"/>
                    </w:rPr>
                    <w:t>P</w:t>
                  </w:r>
                  <w:r>
                    <w:t>lanning Eva</w:t>
                  </w:r>
                </w:p>
              </w:tc>
              <w:tc>
                <w:tcPr>
                  <w:tcW w:w="620" w:type="dxa"/>
                  <w:shd w:val="clear" w:color="auto" w:fill="D6E3BC" w:themeFill="accent3" w:themeFillTint="66"/>
                </w:tcPr>
                <w:p w14:paraId="64503EEE" w14:textId="77777777" w:rsidR="00154041" w:rsidRDefault="00154041" w:rsidP="00154041">
                  <w:r>
                    <w:rPr>
                      <w:rFonts w:hint="eastAsia"/>
                    </w:rPr>
                    <w:t>质量评估</w:t>
                  </w:r>
                </w:p>
                <w:p w14:paraId="758B1BD5" w14:textId="77777777" w:rsidR="00154041" w:rsidRDefault="00154041" w:rsidP="00154041">
                  <w:r>
                    <w:rPr>
                      <w:rFonts w:hint="eastAsia"/>
                    </w:rPr>
                    <w:t>Q</w:t>
                  </w:r>
                  <w:r>
                    <w:t xml:space="preserve">uality Eva </w:t>
                  </w:r>
                </w:p>
              </w:tc>
            </w:tr>
            <w:tr w:rsidR="00154041" w14:paraId="3EBB67BA" w14:textId="77777777" w:rsidTr="00154041">
              <w:tc>
                <w:tcPr>
                  <w:tcW w:w="654" w:type="dxa"/>
                </w:tcPr>
                <w:p w14:paraId="436A46BF" w14:textId="77777777" w:rsidR="00C132FF" w:rsidRDefault="00C132FF" w:rsidP="00792436">
                  <w:r>
                    <w:rPr>
                      <w:rFonts w:hint="eastAsia"/>
                    </w:rPr>
                    <w:t>X</w:t>
                  </w:r>
                  <w:r>
                    <w:t>XX</w:t>
                  </w:r>
                </w:p>
              </w:tc>
              <w:tc>
                <w:tcPr>
                  <w:tcW w:w="759" w:type="dxa"/>
                </w:tcPr>
                <w:p w14:paraId="5F28E6A0" w14:textId="77777777" w:rsidR="00C132FF" w:rsidRDefault="00C132FF" w:rsidP="00792436">
                  <w:r>
                    <w:rPr>
                      <w:rFonts w:hint="eastAsia"/>
                    </w:rPr>
                    <w:t>X</w:t>
                  </w:r>
                  <w:r>
                    <w:t>XX</w:t>
                  </w:r>
                </w:p>
              </w:tc>
              <w:tc>
                <w:tcPr>
                  <w:tcW w:w="772" w:type="dxa"/>
                </w:tcPr>
                <w:p w14:paraId="3F246EC7" w14:textId="77777777" w:rsidR="00C132FF" w:rsidRDefault="00C132FF" w:rsidP="00792436">
                  <w:r>
                    <w:rPr>
                      <w:rFonts w:hint="eastAsia"/>
                    </w:rPr>
                    <w:t>X</w:t>
                  </w:r>
                  <w:r>
                    <w:t>XX</w:t>
                  </w:r>
                </w:p>
              </w:tc>
              <w:tc>
                <w:tcPr>
                  <w:tcW w:w="705" w:type="dxa"/>
                </w:tcPr>
                <w:p w14:paraId="73BA9C49" w14:textId="77777777" w:rsidR="00C132FF" w:rsidRDefault="00C132FF" w:rsidP="00792436">
                  <w:r>
                    <w:rPr>
                      <w:rFonts w:hint="eastAsia"/>
                    </w:rPr>
                    <w:t>X</w:t>
                  </w:r>
                  <w:r>
                    <w:t>XX</w:t>
                  </w:r>
                </w:p>
              </w:tc>
              <w:tc>
                <w:tcPr>
                  <w:tcW w:w="1285" w:type="dxa"/>
                </w:tcPr>
                <w:p w14:paraId="590A8E1C" w14:textId="77777777" w:rsidR="00C132FF" w:rsidRDefault="00C132FF" w:rsidP="00792436">
                  <w:r>
                    <w:rPr>
                      <w:rFonts w:hint="eastAsia"/>
                    </w:rPr>
                    <w:t>X</w:t>
                  </w:r>
                  <w:r>
                    <w:t>XX</w:t>
                  </w:r>
                </w:p>
              </w:tc>
              <w:tc>
                <w:tcPr>
                  <w:tcW w:w="1166" w:type="dxa"/>
                </w:tcPr>
                <w:p w14:paraId="04FAB01A" w14:textId="77777777" w:rsidR="00C132FF" w:rsidRDefault="00C132FF" w:rsidP="00792436">
                  <w:r>
                    <w:t>Y/N</w:t>
                  </w:r>
                </w:p>
              </w:tc>
              <w:tc>
                <w:tcPr>
                  <w:tcW w:w="807" w:type="dxa"/>
                </w:tcPr>
                <w:p w14:paraId="20428673" w14:textId="77777777" w:rsidR="00C132FF" w:rsidRDefault="00C132FF" w:rsidP="00792436">
                  <w:r>
                    <w:t>Y/N</w:t>
                  </w:r>
                </w:p>
              </w:tc>
              <w:tc>
                <w:tcPr>
                  <w:tcW w:w="1072" w:type="dxa"/>
                </w:tcPr>
                <w:p w14:paraId="332CBBAD" w14:textId="77777777" w:rsidR="00C132FF" w:rsidRDefault="00C132FF" w:rsidP="00792436">
                  <w:r>
                    <w:t>Y/N</w:t>
                  </w:r>
                </w:p>
              </w:tc>
              <w:tc>
                <w:tcPr>
                  <w:tcW w:w="1057" w:type="dxa"/>
                </w:tcPr>
                <w:p w14:paraId="5628A3C7" w14:textId="77777777" w:rsidR="00C132FF" w:rsidRDefault="00C132FF" w:rsidP="00792436">
                  <w:r>
                    <w:t>Y/N</w:t>
                  </w:r>
                </w:p>
              </w:tc>
              <w:tc>
                <w:tcPr>
                  <w:tcW w:w="620" w:type="dxa"/>
                </w:tcPr>
                <w:p w14:paraId="701FF184" w14:textId="77777777" w:rsidR="00C132FF" w:rsidRDefault="00C132FF" w:rsidP="00792436">
                  <w:r>
                    <w:t>Y/N</w:t>
                  </w:r>
                </w:p>
              </w:tc>
              <w:tc>
                <w:tcPr>
                  <w:tcW w:w="620" w:type="dxa"/>
                </w:tcPr>
                <w:p w14:paraId="14814832" w14:textId="77777777" w:rsidR="00C132FF" w:rsidRDefault="00C132FF" w:rsidP="00792436">
                  <w:r>
                    <w:t>Y/N</w:t>
                  </w:r>
                </w:p>
              </w:tc>
            </w:tr>
          </w:tbl>
          <w:p w14:paraId="368721F0" w14:textId="77777777" w:rsidR="00C132FF" w:rsidRDefault="00C132FF" w:rsidP="00792436"/>
          <w:tbl>
            <w:tblPr>
              <w:tblStyle w:val="aff8"/>
              <w:tblW w:w="0" w:type="auto"/>
              <w:tblLook w:val="04A0" w:firstRow="1" w:lastRow="0" w:firstColumn="1" w:lastColumn="0" w:noHBand="0" w:noVBand="1"/>
            </w:tblPr>
            <w:tblGrid>
              <w:gridCol w:w="1263"/>
              <w:gridCol w:w="2371"/>
              <w:gridCol w:w="5883"/>
            </w:tblGrid>
            <w:tr w:rsidR="00C132FF" w14:paraId="515000A6" w14:textId="77777777" w:rsidTr="00792436">
              <w:tc>
                <w:tcPr>
                  <w:tcW w:w="1271" w:type="dxa"/>
                  <w:shd w:val="clear" w:color="auto" w:fill="D6E3BC" w:themeFill="accent3" w:themeFillTint="66"/>
                </w:tcPr>
                <w:p w14:paraId="792DC615" w14:textId="77777777" w:rsidR="00C132FF" w:rsidRDefault="00C132FF" w:rsidP="00792436">
                  <w:r>
                    <w:rPr>
                      <w:rFonts w:hint="eastAsia"/>
                    </w:rPr>
                    <w:t>部件件号</w:t>
                  </w:r>
                </w:p>
                <w:p w14:paraId="6C1501EC" w14:textId="77777777" w:rsidR="00154041" w:rsidRDefault="00154041" w:rsidP="00792436">
                  <w:r>
                    <w:rPr>
                      <w:rFonts w:hint="eastAsia"/>
                    </w:rPr>
                    <w:t>P</w:t>
                  </w:r>
                  <w:r>
                    <w:t>art Number</w:t>
                  </w:r>
                </w:p>
              </w:tc>
              <w:tc>
                <w:tcPr>
                  <w:tcW w:w="2410" w:type="dxa"/>
                  <w:shd w:val="clear" w:color="auto" w:fill="D6E3BC" w:themeFill="accent3" w:themeFillTint="66"/>
                </w:tcPr>
                <w:p w14:paraId="7CF7A2F5" w14:textId="77777777" w:rsidR="00C132FF" w:rsidRDefault="00C132FF" w:rsidP="00792436">
                  <w:r>
                    <w:rPr>
                      <w:rFonts w:hint="eastAsia"/>
                    </w:rPr>
                    <w:t>C</w:t>
                  </w:r>
                  <w:r>
                    <w:t>MM</w:t>
                  </w:r>
                  <w:r>
                    <w:rPr>
                      <w:rFonts w:hint="eastAsia"/>
                    </w:rPr>
                    <w:t>修订已评估</w:t>
                  </w:r>
                </w:p>
                <w:p w14:paraId="43338452" w14:textId="77777777" w:rsidR="00154041" w:rsidRDefault="00154041" w:rsidP="00792436">
                  <w:r>
                    <w:rPr>
                      <w:rFonts w:hint="eastAsia"/>
                    </w:rPr>
                    <w:t>C</w:t>
                  </w:r>
                  <w:r>
                    <w:t>MM Revision Evaluation</w:t>
                  </w:r>
                </w:p>
              </w:tc>
              <w:tc>
                <w:tcPr>
                  <w:tcW w:w="6062" w:type="dxa"/>
                  <w:shd w:val="clear" w:color="auto" w:fill="D6E3BC" w:themeFill="accent3" w:themeFillTint="66"/>
                </w:tcPr>
                <w:p w14:paraId="2A68063F" w14:textId="77777777" w:rsidR="00C132FF" w:rsidRDefault="00C132FF" w:rsidP="00792436">
                  <w:r>
                    <w:rPr>
                      <w:rFonts w:hint="eastAsia"/>
                    </w:rPr>
                    <w:t>备注</w:t>
                  </w:r>
                </w:p>
                <w:p w14:paraId="73C46B29" w14:textId="77777777" w:rsidR="00154041" w:rsidRDefault="00154041" w:rsidP="00792436">
                  <w:r>
                    <w:rPr>
                      <w:rFonts w:hint="eastAsia"/>
                    </w:rPr>
                    <w:t>N</w:t>
                  </w:r>
                  <w:r>
                    <w:t>ote</w:t>
                  </w:r>
                </w:p>
              </w:tc>
            </w:tr>
            <w:tr w:rsidR="00C132FF" w14:paraId="6E535369" w14:textId="77777777" w:rsidTr="00792436">
              <w:tc>
                <w:tcPr>
                  <w:tcW w:w="1271" w:type="dxa"/>
                </w:tcPr>
                <w:p w14:paraId="0535CAC8" w14:textId="77777777" w:rsidR="00C132FF" w:rsidRDefault="00C132FF" w:rsidP="00792436"/>
              </w:tc>
              <w:tc>
                <w:tcPr>
                  <w:tcW w:w="2410" w:type="dxa"/>
                </w:tcPr>
                <w:p w14:paraId="7BB11266" w14:textId="77777777" w:rsidR="00C132FF" w:rsidRDefault="00C132FF" w:rsidP="00792436"/>
              </w:tc>
              <w:tc>
                <w:tcPr>
                  <w:tcW w:w="6062" w:type="dxa"/>
                </w:tcPr>
                <w:p w14:paraId="531BD8A7" w14:textId="77777777" w:rsidR="00C132FF" w:rsidRDefault="00C132FF" w:rsidP="00792436"/>
              </w:tc>
            </w:tr>
            <w:tr w:rsidR="00C132FF" w14:paraId="560F7D85" w14:textId="77777777" w:rsidTr="00792436">
              <w:tc>
                <w:tcPr>
                  <w:tcW w:w="1271" w:type="dxa"/>
                </w:tcPr>
                <w:p w14:paraId="0DB3CDB2" w14:textId="77777777" w:rsidR="00C132FF" w:rsidRDefault="00C132FF" w:rsidP="00792436"/>
              </w:tc>
              <w:tc>
                <w:tcPr>
                  <w:tcW w:w="2410" w:type="dxa"/>
                </w:tcPr>
                <w:p w14:paraId="45E6E487" w14:textId="77777777" w:rsidR="00C132FF" w:rsidRDefault="00C132FF" w:rsidP="00792436"/>
              </w:tc>
              <w:tc>
                <w:tcPr>
                  <w:tcW w:w="6062" w:type="dxa"/>
                </w:tcPr>
                <w:p w14:paraId="45D9F818" w14:textId="77777777" w:rsidR="00C132FF" w:rsidRDefault="00C132FF" w:rsidP="00792436"/>
              </w:tc>
            </w:tr>
          </w:tbl>
          <w:p w14:paraId="2B4F3820" w14:textId="77777777" w:rsidR="00C132FF" w:rsidRDefault="00C132FF" w:rsidP="00792436"/>
        </w:tc>
      </w:tr>
    </w:tbl>
    <w:p w14:paraId="52B9251C" w14:textId="77777777" w:rsidR="00C132FF" w:rsidRPr="00243E48" w:rsidRDefault="00C132FF" w:rsidP="00C132FF"/>
    <w:p w14:paraId="23D1943E" w14:textId="77777777" w:rsidR="00C132FF" w:rsidRDefault="00C132FF" w:rsidP="003A73DA">
      <w:pPr>
        <w:pStyle w:val="4"/>
        <w:numPr>
          <w:ilvl w:val="0"/>
          <w:numId w:val="12"/>
        </w:numPr>
        <w:ind w:left="2105"/>
      </w:pPr>
      <w:r>
        <w:rPr>
          <w:rFonts w:hint="eastAsia"/>
        </w:rPr>
        <w:t>逻辑控制</w:t>
      </w:r>
    </w:p>
    <w:p w14:paraId="3A30C5AC" w14:textId="4A59BC94" w:rsidR="00C132FF" w:rsidRPr="00D61674" w:rsidRDefault="00C132FF" w:rsidP="003A73DA">
      <w:pPr>
        <w:pStyle w:val="afff0"/>
        <w:widowControl w:val="0"/>
        <w:numPr>
          <w:ilvl w:val="0"/>
          <w:numId w:val="27"/>
        </w:numPr>
        <w:autoSpaceDE w:val="0"/>
        <w:autoSpaceDN w:val="0"/>
        <w:adjustRightInd w:val="0"/>
        <w:ind w:right="50" w:firstLineChars="0"/>
        <w:rPr>
          <w:rFonts w:ascii="微软雅黑" w:hAnsi="微软雅黑" w:cs="Arial"/>
          <w:bCs/>
          <w:color w:val="000000"/>
        </w:rPr>
      </w:pPr>
      <w:r w:rsidRPr="00D61674">
        <w:rPr>
          <w:rFonts w:ascii="微软雅黑" w:hAnsi="微软雅黑" w:cs="Arial" w:hint="eastAsia"/>
          <w:bCs/>
          <w:color w:val="000000"/>
        </w:rPr>
        <w:t>按照</w:t>
      </w:r>
      <w:r w:rsidRPr="00D61674">
        <w:rPr>
          <w:rFonts w:ascii="微软雅黑" w:hAnsi="微软雅黑" w:cs="Arial"/>
          <w:bCs/>
          <w:color w:val="000000"/>
        </w:rPr>
        <w:t>TC</w:t>
      </w:r>
      <w:r w:rsidRPr="00D61674">
        <w:rPr>
          <w:rFonts w:ascii="微软雅黑" w:hAnsi="微软雅黑" w:cs="Arial" w:hint="eastAsia"/>
          <w:bCs/>
          <w:color w:val="000000"/>
        </w:rPr>
        <w:t>型号列出全部许可的机型，</w:t>
      </w:r>
      <w:r w:rsidRPr="00D61674">
        <w:rPr>
          <w:rFonts w:ascii="微软雅黑" w:hAnsi="微软雅黑" w:cs="Arial"/>
          <w:bCs/>
          <w:color w:val="000000"/>
        </w:rPr>
        <w:t>“</w:t>
      </w:r>
      <w:r w:rsidRPr="00D61674">
        <w:rPr>
          <w:rFonts w:ascii="微软雅黑" w:hAnsi="微软雅黑" w:cs="Arial" w:hint="eastAsia"/>
          <w:bCs/>
          <w:color w:val="000000"/>
        </w:rPr>
        <w:t>技术资料可获得</w:t>
      </w:r>
      <w:r w:rsidRPr="00D61674">
        <w:rPr>
          <w:rFonts w:ascii="微软雅黑" w:hAnsi="微软雅黑" w:cs="Arial"/>
          <w:bCs/>
          <w:color w:val="000000"/>
        </w:rPr>
        <w:t>”</w:t>
      </w:r>
      <w:r w:rsidRPr="00D61674">
        <w:rPr>
          <w:rFonts w:ascii="微软雅黑" w:hAnsi="微软雅黑" w:cs="Arial" w:hint="eastAsia"/>
          <w:bCs/>
          <w:color w:val="000000"/>
        </w:rPr>
        <w:t>可以选择</w:t>
      </w:r>
      <w:r w:rsidRPr="00D61674">
        <w:rPr>
          <w:rFonts w:ascii="微软雅黑" w:hAnsi="微软雅黑" w:cs="Arial"/>
          <w:bCs/>
          <w:color w:val="000000"/>
        </w:rPr>
        <w:t>“</w:t>
      </w:r>
      <w:r w:rsidRPr="00D61674">
        <w:rPr>
          <w:rFonts w:ascii="微软雅黑" w:hAnsi="微软雅黑" w:cs="Arial" w:hint="eastAsia"/>
          <w:bCs/>
          <w:color w:val="000000"/>
        </w:rPr>
        <w:t>是</w:t>
      </w:r>
      <w:r w:rsidRPr="00D61674">
        <w:rPr>
          <w:rFonts w:ascii="微软雅黑" w:hAnsi="微软雅黑" w:cs="Arial"/>
          <w:bCs/>
          <w:color w:val="000000"/>
        </w:rPr>
        <w:t>/YES”</w:t>
      </w:r>
      <w:r w:rsidRPr="00D61674">
        <w:rPr>
          <w:rFonts w:ascii="微软雅黑" w:hAnsi="微软雅黑" w:cs="Arial" w:hint="eastAsia"/>
          <w:bCs/>
          <w:color w:val="000000"/>
        </w:rPr>
        <w:t>和</w:t>
      </w:r>
      <w:r w:rsidRPr="00D61674">
        <w:rPr>
          <w:rFonts w:ascii="微软雅黑" w:hAnsi="微软雅黑" w:cs="Arial"/>
          <w:bCs/>
          <w:color w:val="000000"/>
        </w:rPr>
        <w:t>“</w:t>
      </w:r>
      <w:r w:rsidRPr="00D61674">
        <w:rPr>
          <w:rFonts w:ascii="微软雅黑" w:hAnsi="微软雅黑" w:cs="Arial" w:hint="eastAsia"/>
          <w:bCs/>
          <w:color w:val="000000"/>
        </w:rPr>
        <w:t>否</w:t>
      </w:r>
      <w:r w:rsidRPr="00D61674">
        <w:rPr>
          <w:rFonts w:ascii="微软雅黑" w:hAnsi="微软雅黑" w:cs="Arial"/>
          <w:bCs/>
          <w:color w:val="000000"/>
        </w:rPr>
        <w:t>/NO”</w:t>
      </w:r>
      <w:r w:rsidRPr="00D61674">
        <w:rPr>
          <w:rFonts w:ascii="微软雅黑" w:hAnsi="微软雅黑" w:cs="Arial" w:hint="eastAsia"/>
          <w:bCs/>
          <w:color w:val="000000"/>
        </w:rPr>
        <w:t>，对于选择了</w:t>
      </w:r>
      <w:r w:rsidRPr="00D61674">
        <w:rPr>
          <w:rFonts w:ascii="微软雅黑" w:hAnsi="微软雅黑" w:cs="Arial"/>
          <w:bCs/>
          <w:color w:val="000000"/>
        </w:rPr>
        <w:t>“</w:t>
      </w:r>
      <w:r w:rsidRPr="00D61674">
        <w:rPr>
          <w:rFonts w:ascii="微软雅黑" w:hAnsi="微软雅黑" w:cs="Arial" w:hint="eastAsia"/>
          <w:bCs/>
          <w:color w:val="000000"/>
        </w:rPr>
        <w:t>否</w:t>
      </w:r>
      <w:r w:rsidRPr="00D61674">
        <w:rPr>
          <w:rFonts w:ascii="微软雅黑" w:hAnsi="微软雅黑" w:cs="Arial"/>
          <w:bCs/>
          <w:color w:val="000000"/>
        </w:rPr>
        <w:t>/NO”</w:t>
      </w:r>
      <w:r w:rsidRPr="00D61674">
        <w:rPr>
          <w:rFonts w:ascii="微软雅黑" w:hAnsi="微软雅黑" w:cs="Arial" w:hint="eastAsia"/>
          <w:bCs/>
          <w:color w:val="000000"/>
        </w:rPr>
        <w:t>的项目在备注栏中注明具体的原因，此项目将被暂停，对应的能力查询页，该项目将被阴影覆盖，双击覆盖的项目可以显示对应的</w:t>
      </w:r>
      <w:r w:rsidRPr="00D61674">
        <w:rPr>
          <w:rFonts w:ascii="微软雅黑" w:hAnsi="微软雅黑" w:cs="Arial"/>
          <w:bCs/>
          <w:color w:val="000000"/>
        </w:rPr>
        <w:t>“</w:t>
      </w:r>
      <w:r w:rsidRPr="00D61674">
        <w:rPr>
          <w:rFonts w:ascii="微软雅黑" w:hAnsi="微软雅黑" w:cs="Arial" w:hint="eastAsia"/>
          <w:bCs/>
          <w:color w:val="000000"/>
        </w:rPr>
        <w:t>备注</w:t>
      </w:r>
      <w:r w:rsidRPr="00D61674">
        <w:rPr>
          <w:rFonts w:ascii="微软雅黑" w:hAnsi="微软雅黑" w:cs="Arial"/>
          <w:bCs/>
          <w:color w:val="000000"/>
        </w:rPr>
        <w:t>”</w:t>
      </w:r>
      <w:r w:rsidRPr="00D61674">
        <w:rPr>
          <w:rFonts w:ascii="微软雅黑" w:hAnsi="微软雅黑" w:cs="Arial" w:hint="eastAsia"/>
          <w:bCs/>
          <w:color w:val="000000"/>
        </w:rPr>
        <w:t>内容。。</w:t>
      </w:r>
    </w:p>
    <w:p w14:paraId="7C1C2555" w14:textId="77777777" w:rsidR="00C132FF" w:rsidRPr="00192895" w:rsidRDefault="00C132FF" w:rsidP="003A73DA">
      <w:pPr>
        <w:pStyle w:val="afff0"/>
        <w:widowControl w:val="0"/>
        <w:numPr>
          <w:ilvl w:val="0"/>
          <w:numId w:val="27"/>
        </w:numPr>
        <w:autoSpaceDE w:val="0"/>
        <w:autoSpaceDN w:val="0"/>
        <w:adjustRightInd w:val="0"/>
        <w:ind w:right="50" w:firstLineChars="0"/>
        <w:rPr>
          <w:rFonts w:ascii="Arial" w:eastAsia="宋体" w:hAnsi="Arial" w:cs="Arial"/>
          <w:b/>
          <w:bCs/>
          <w:color w:val="000000"/>
        </w:rPr>
      </w:pPr>
      <w:r w:rsidRPr="00D61674">
        <w:rPr>
          <w:rFonts w:ascii="微软雅黑" w:hAnsi="微软雅黑" w:cs="Arial" w:hint="eastAsia"/>
          <w:bCs/>
          <w:color w:val="000000"/>
        </w:rPr>
        <w:t>此页通常只显示</w:t>
      </w:r>
      <w:r w:rsidRPr="00D61674">
        <w:rPr>
          <w:rFonts w:ascii="微软雅黑" w:hAnsi="微软雅黑" w:cs="Arial"/>
          <w:bCs/>
          <w:color w:val="000000"/>
        </w:rPr>
        <w:t>“</w:t>
      </w:r>
      <w:r w:rsidRPr="00D61674">
        <w:rPr>
          <w:rFonts w:ascii="微软雅黑" w:hAnsi="微软雅黑" w:cs="Arial" w:hint="eastAsia"/>
          <w:bCs/>
          <w:color w:val="000000"/>
        </w:rPr>
        <w:t>飞机维修</w:t>
      </w:r>
      <w:r w:rsidRPr="00D61674">
        <w:rPr>
          <w:rFonts w:ascii="微软雅黑" w:hAnsi="微软雅黑" w:cs="Arial"/>
          <w:bCs/>
          <w:color w:val="000000"/>
        </w:rPr>
        <w:t>”</w:t>
      </w:r>
      <w:r w:rsidRPr="00D61674">
        <w:rPr>
          <w:rFonts w:ascii="微软雅黑" w:hAnsi="微软雅黑" w:cs="Arial" w:hint="eastAsia"/>
          <w:bCs/>
          <w:color w:val="000000"/>
        </w:rPr>
        <w:t>或</w:t>
      </w:r>
      <w:r w:rsidRPr="00D61674">
        <w:rPr>
          <w:rFonts w:ascii="微软雅黑" w:hAnsi="微软雅黑" w:cs="Arial"/>
          <w:bCs/>
          <w:color w:val="000000"/>
        </w:rPr>
        <w:t>“</w:t>
      </w:r>
      <w:r w:rsidRPr="00D61674">
        <w:rPr>
          <w:rFonts w:ascii="微软雅黑" w:hAnsi="微软雅黑" w:cs="Arial" w:hint="eastAsia"/>
          <w:bCs/>
          <w:color w:val="000000"/>
        </w:rPr>
        <w:t>部件维修</w:t>
      </w:r>
      <w:r w:rsidRPr="00D61674">
        <w:rPr>
          <w:rFonts w:ascii="微软雅黑" w:hAnsi="微软雅黑" w:cs="Arial"/>
          <w:bCs/>
          <w:color w:val="000000"/>
        </w:rPr>
        <w:t>”</w:t>
      </w:r>
      <w:r w:rsidRPr="00D61674">
        <w:rPr>
          <w:rFonts w:ascii="微软雅黑" w:hAnsi="微软雅黑" w:cs="Arial" w:hint="eastAsia"/>
          <w:bCs/>
          <w:color w:val="000000"/>
        </w:rPr>
        <w:t>中的一个，另一个自动隐藏。</w:t>
      </w:r>
    </w:p>
    <w:p w14:paraId="5ED12384" w14:textId="77777777" w:rsidR="00192895" w:rsidRPr="00192895" w:rsidRDefault="00192895" w:rsidP="003A73DA">
      <w:pPr>
        <w:pStyle w:val="afff0"/>
        <w:widowControl w:val="0"/>
        <w:numPr>
          <w:ilvl w:val="0"/>
          <w:numId w:val="27"/>
        </w:numPr>
        <w:autoSpaceDE w:val="0"/>
        <w:autoSpaceDN w:val="0"/>
        <w:adjustRightInd w:val="0"/>
        <w:ind w:right="50" w:firstLineChars="0"/>
        <w:rPr>
          <w:rFonts w:ascii="Arial" w:eastAsia="宋体" w:hAnsi="Arial" w:cs="Arial"/>
          <w:b/>
          <w:bCs/>
          <w:color w:val="000000"/>
        </w:rPr>
      </w:pPr>
      <w:r w:rsidRPr="00192895">
        <w:rPr>
          <w:rFonts w:ascii="微软雅黑" w:hAnsi="微软雅黑" w:cs="Arial" w:hint="eastAsia"/>
          <w:bCs/>
          <w:color w:val="000000"/>
        </w:rPr>
        <w:t>能力评估同意或者否定时,说明原因</w:t>
      </w:r>
    </w:p>
    <w:p w14:paraId="184C5FB0" w14:textId="77777777" w:rsidR="00192895" w:rsidRPr="001C72CE" w:rsidRDefault="00192895" w:rsidP="003A73DA">
      <w:pPr>
        <w:pStyle w:val="afff0"/>
        <w:numPr>
          <w:ilvl w:val="0"/>
          <w:numId w:val="27"/>
        </w:numPr>
        <w:ind w:firstLineChars="0"/>
        <w:rPr>
          <w:rFonts w:ascii="Arial" w:eastAsia="宋体" w:hAnsi="Arial" w:cs="Arial"/>
          <w:bCs/>
        </w:rPr>
      </w:pPr>
      <w:r w:rsidRPr="001C72CE">
        <w:rPr>
          <w:rFonts w:ascii="Arial" w:eastAsia="宋体" w:hAnsi="Arial" w:cs="Arial" w:hint="eastAsia"/>
          <w:bCs/>
        </w:rPr>
        <w:lastRenderedPageBreak/>
        <w:t>定期批量发起能力评估，各自部门各自负责，互不干扰</w:t>
      </w:r>
    </w:p>
    <w:p w14:paraId="44FFA985" w14:textId="77777777" w:rsidR="00AA2CEA" w:rsidRDefault="00AA2CEA" w:rsidP="00C132FF"/>
    <w:p w14:paraId="27F95D2F" w14:textId="35F11355" w:rsidR="00C043DC" w:rsidRDefault="00214AE2" w:rsidP="00C043DC">
      <w:pPr>
        <w:pStyle w:val="3"/>
        <w:ind w:left="851"/>
      </w:pPr>
      <w:bookmarkStart w:id="32" w:name="_Toc503778759"/>
      <w:r>
        <w:rPr>
          <w:rFonts w:hint="eastAsia"/>
        </w:rPr>
        <w:t>能力评估报告</w:t>
      </w:r>
      <w:bookmarkEnd w:id="32"/>
    </w:p>
    <w:p w14:paraId="2478AE4A" w14:textId="77777777" w:rsidR="00C043DC" w:rsidRDefault="00C043DC" w:rsidP="00C043DC">
      <w:pPr>
        <w:pStyle w:val="4"/>
        <w:numPr>
          <w:ilvl w:val="0"/>
          <w:numId w:val="12"/>
        </w:numPr>
        <w:ind w:left="2105"/>
      </w:pPr>
      <w:r>
        <w:rPr>
          <w:rFonts w:hint="eastAsia"/>
        </w:rPr>
        <w:t>功能目标</w:t>
      </w:r>
    </w:p>
    <w:p w14:paraId="44C31B08" w14:textId="583EBB6D" w:rsidR="00C043DC" w:rsidRPr="00D6594F" w:rsidRDefault="00C043DC" w:rsidP="00C043DC">
      <w:pPr>
        <w:pStyle w:val="afff0"/>
        <w:ind w:left="1360" w:firstLine="560"/>
        <w:rPr>
          <w:sz w:val="28"/>
          <w:szCs w:val="28"/>
        </w:rPr>
      </w:pPr>
      <w:r>
        <w:rPr>
          <w:rFonts w:hint="eastAsia"/>
          <w:sz w:val="28"/>
          <w:szCs w:val="28"/>
        </w:rPr>
        <w:t>展示历史所有能力评估结果数据。。</w:t>
      </w:r>
    </w:p>
    <w:p w14:paraId="0BF0ED0F" w14:textId="77777777" w:rsidR="00C043DC" w:rsidRDefault="00C043DC" w:rsidP="00C043DC">
      <w:pPr>
        <w:pStyle w:val="4"/>
        <w:numPr>
          <w:ilvl w:val="0"/>
          <w:numId w:val="12"/>
        </w:numPr>
        <w:ind w:left="2105"/>
      </w:pPr>
      <w:r>
        <w:rPr>
          <w:rFonts w:hint="eastAsia"/>
        </w:rPr>
        <w:t>岗位权限</w:t>
      </w:r>
    </w:p>
    <w:p w14:paraId="34C3022F" w14:textId="77777777" w:rsidR="00C043DC" w:rsidRPr="00E47B78" w:rsidRDefault="00C043DC" w:rsidP="00C043DC"/>
    <w:p w14:paraId="52484E5E" w14:textId="65E48555" w:rsidR="00C043DC" w:rsidRDefault="00C043DC" w:rsidP="00C043DC">
      <w:pPr>
        <w:pStyle w:val="4"/>
        <w:numPr>
          <w:ilvl w:val="0"/>
          <w:numId w:val="12"/>
        </w:numPr>
        <w:ind w:left="2105"/>
      </w:pPr>
      <w:r>
        <w:rPr>
          <w:rFonts w:hint="eastAsia"/>
        </w:rPr>
        <w:t>信息项描述</w:t>
      </w:r>
    </w:p>
    <w:tbl>
      <w:tblPr>
        <w:tblStyle w:val="aff8"/>
        <w:tblW w:w="0" w:type="auto"/>
        <w:jc w:val="center"/>
        <w:tblLook w:val="04A0" w:firstRow="1" w:lastRow="0" w:firstColumn="1" w:lastColumn="0" w:noHBand="0" w:noVBand="1"/>
      </w:tblPr>
      <w:tblGrid>
        <w:gridCol w:w="8324"/>
      </w:tblGrid>
      <w:tr w:rsidR="00C043DC" w14:paraId="26E6BE9A" w14:textId="77777777" w:rsidTr="00547148">
        <w:trPr>
          <w:trHeight w:val="689"/>
          <w:jc w:val="center"/>
        </w:trPr>
        <w:tc>
          <w:tcPr>
            <w:tcW w:w="8060" w:type="dxa"/>
          </w:tcPr>
          <w:p w14:paraId="56F21D60" w14:textId="77777777" w:rsidR="00C043DC" w:rsidRDefault="00C043DC" w:rsidP="00547148">
            <w:r>
              <w:rPr>
                <w:rFonts w:hint="eastAsia"/>
              </w:rPr>
              <w:t>查询条件</w:t>
            </w:r>
          </w:p>
          <w:p w14:paraId="215DCF4F" w14:textId="77777777" w:rsidR="00C043DC" w:rsidRDefault="00C043DC" w:rsidP="00547148"/>
        </w:tc>
      </w:tr>
      <w:tr w:rsidR="00C043DC" w14:paraId="2AE1D786" w14:textId="77777777" w:rsidTr="00547148">
        <w:trPr>
          <w:trHeight w:val="1088"/>
          <w:jc w:val="center"/>
        </w:trPr>
        <w:tc>
          <w:tcPr>
            <w:tcW w:w="8060" w:type="dxa"/>
          </w:tcPr>
          <w:p w14:paraId="7D2AD68F" w14:textId="77777777" w:rsidR="00C043DC" w:rsidRDefault="00C043DC" w:rsidP="00547148">
            <w:r>
              <w:rPr>
                <w:rFonts w:hint="eastAsia"/>
              </w:rPr>
              <w:t>按钮功能</w:t>
            </w:r>
          </w:p>
          <w:p w14:paraId="6F762A20" w14:textId="77777777" w:rsidR="00C043DC" w:rsidRDefault="00C043DC" w:rsidP="00547148"/>
          <w:p w14:paraId="233B0955" w14:textId="09430509" w:rsidR="00C043DC" w:rsidRDefault="00C043DC" w:rsidP="00C043DC">
            <w:r>
              <w:rPr>
                <w:rFonts w:hint="eastAsia"/>
              </w:rPr>
              <w:t>查询、重置</w:t>
            </w:r>
          </w:p>
        </w:tc>
      </w:tr>
      <w:tr w:rsidR="00C043DC" w14:paraId="2F883FD0" w14:textId="77777777" w:rsidTr="00547148">
        <w:trPr>
          <w:trHeight w:val="1102"/>
          <w:jc w:val="center"/>
        </w:trPr>
        <w:tc>
          <w:tcPr>
            <w:tcW w:w="8060" w:type="dxa"/>
          </w:tcPr>
          <w:p w14:paraId="3515FAC2" w14:textId="77777777" w:rsidR="00C043DC" w:rsidRDefault="00C043DC" w:rsidP="00547148">
            <w:r>
              <w:rPr>
                <w:rFonts w:hint="eastAsia"/>
              </w:rPr>
              <w:t>查询列表</w:t>
            </w:r>
          </w:p>
          <w:tbl>
            <w:tblPr>
              <w:tblStyle w:val="aff8"/>
              <w:tblW w:w="8098" w:type="dxa"/>
              <w:tblLook w:val="04A0" w:firstRow="1" w:lastRow="0" w:firstColumn="1" w:lastColumn="0" w:noHBand="0" w:noVBand="1"/>
            </w:tblPr>
            <w:tblGrid>
              <w:gridCol w:w="2008"/>
              <w:gridCol w:w="2156"/>
              <w:gridCol w:w="1797"/>
              <w:gridCol w:w="2137"/>
            </w:tblGrid>
            <w:tr w:rsidR="00C043DC" w14:paraId="170C3F47" w14:textId="77777777" w:rsidTr="00C043DC">
              <w:trPr>
                <w:trHeight w:val="241"/>
              </w:trPr>
              <w:tc>
                <w:tcPr>
                  <w:tcW w:w="2008" w:type="dxa"/>
                  <w:shd w:val="clear" w:color="auto" w:fill="EAF1DD" w:themeFill="accent3" w:themeFillTint="33"/>
                </w:tcPr>
                <w:p w14:paraId="2741BE78" w14:textId="69C6E6DD" w:rsidR="00C043DC" w:rsidRDefault="00C043DC" w:rsidP="00547148">
                  <w:r>
                    <w:rPr>
                      <w:rFonts w:hint="eastAsia"/>
                    </w:rPr>
                    <w:t>评估编号</w:t>
                  </w:r>
                </w:p>
                <w:p w14:paraId="2034BAD7" w14:textId="77777777" w:rsidR="00C043DC" w:rsidRDefault="00C043DC" w:rsidP="00547148">
                  <w:r w:rsidRPr="00E33443">
                    <w:t>Scope &amp; Area</w:t>
                  </w:r>
                </w:p>
              </w:tc>
              <w:tc>
                <w:tcPr>
                  <w:tcW w:w="2156" w:type="dxa"/>
                  <w:shd w:val="clear" w:color="auto" w:fill="EAF1DD" w:themeFill="accent3" w:themeFillTint="33"/>
                </w:tcPr>
                <w:p w14:paraId="2680DB97" w14:textId="3F1F93F2" w:rsidR="00C043DC" w:rsidRPr="00842878" w:rsidRDefault="00C043DC" w:rsidP="00547148">
                  <w:pPr>
                    <w:rPr>
                      <w:b/>
                    </w:rPr>
                  </w:pPr>
                  <w:r>
                    <w:rPr>
                      <w:rFonts w:hint="eastAsia"/>
                    </w:rPr>
                    <w:t>评估日期</w:t>
                  </w:r>
                </w:p>
              </w:tc>
              <w:tc>
                <w:tcPr>
                  <w:tcW w:w="1797" w:type="dxa"/>
                  <w:shd w:val="clear" w:color="auto" w:fill="EAF1DD" w:themeFill="accent3" w:themeFillTint="33"/>
                </w:tcPr>
                <w:p w14:paraId="79D727CD" w14:textId="795B9203" w:rsidR="00C043DC" w:rsidRDefault="00C043DC" w:rsidP="00547148">
                  <w:r>
                    <w:rPr>
                      <w:rFonts w:hint="eastAsia"/>
                    </w:rPr>
                    <w:t>评估状态</w:t>
                  </w:r>
                </w:p>
              </w:tc>
              <w:tc>
                <w:tcPr>
                  <w:tcW w:w="2137" w:type="dxa"/>
                  <w:shd w:val="clear" w:color="auto" w:fill="EAF1DD" w:themeFill="accent3" w:themeFillTint="33"/>
                </w:tcPr>
                <w:p w14:paraId="13AF22F9" w14:textId="540F0A1B" w:rsidR="00C043DC" w:rsidRDefault="00C043DC" w:rsidP="00547148">
                  <w:r>
                    <w:rPr>
                      <w:rFonts w:hint="eastAsia"/>
                    </w:rPr>
                    <w:t>操作说明</w:t>
                  </w:r>
                </w:p>
              </w:tc>
            </w:tr>
            <w:tr w:rsidR="00C043DC" w14:paraId="43E1C127" w14:textId="77777777" w:rsidTr="00C043DC">
              <w:trPr>
                <w:trHeight w:val="289"/>
              </w:trPr>
              <w:tc>
                <w:tcPr>
                  <w:tcW w:w="2008" w:type="dxa"/>
                </w:tcPr>
                <w:p w14:paraId="4BE44210" w14:textId="68DE404D" w:rsidR="00C043DC" w:rsidRDefault="00C043DC" w:rsidP="00547148">
                  <w:r>
                    <w:rPr>
                      <w:rFonts w:hint="eastAsia"/>
                    </w:rPr>
                    <w:t>0001</w:t>
                  </w:r>
                </w:p>
              </w:tc>
              <w:tc>
                <w:tcPr>
                  <w:tcW w:w="2156" w:type="dxa"/>
                </w:tcPr>
                <w:p w14:paraId="0EC72D4B" w14:textId="44887334" w:rsidR="00C043DC" w:rsidRDefault="00C043DC" w:rsidP="00547148">
                  <w:r>
                    <w:rPr>
                      <w:rFonts w:hint="eastAsia"/>
                    </w:rPr>
                    <w:t>2017-07-01</w:t>
                  </w:r>
                </w:p>
              </w:tc>
              <w:tc>
                <w:tcPr>
                  <w:tcW w:w="1797" w:type="dxa"/>
                </w:tcPr>
                <w:p w14:paraId="0A2142AF" w14:textId="515ABF75" w:rsidR="00C043DC" w:rsidRDefault="00C043DC" w:rsidP="00547148">
                  <w:r>
                    <w:rPr>
                      <w:rFonts w:hint="eastAsia"/>
                    </w:rPr>
                    <w:t>已完成</w:t>
                  </w:r>
                </w:p>
              </w:tc>
              <w:tc>
                <w:tcPr>
                  <w:tcW w:w="2137" w:type="dxa"/>
                </w:tcPr>
                <w:p w14:paraId="3907DC09" w14:textId="56805BC3" w:rsidR="00C043DC" w:rsidRPr="00C043DC" w:rsidRDefault="00C043DC" w:rsidP="00547148">
                  <w:pPr>
                    <w:rPr>
                      <w:u w:val="single"/>
                    </w:rPr>
                  </w:pPr>
                  <w:r w:rsidRPr="00C043DC">
                    <w:rPr>
                      <w:rFonts w:hint="eastAsia"/>
                      <w:u w:val="single"/>
                    </w:rPr>
                    <w:t>明细链接</w:t>
                  </w:r>
                </w:p>
              </w:tc>
            </w:tr>
            <w:tr w:rsidR="00C043DC" w14:paraId="1968C5B6" w14:textId="77777777" w:rsidTr="00C043DC">
              <w:trPr>
                <w:trHeight w:val="289"/>
              </w:trPr>
              <w:tc>
                <w:tcPr>
                  <w:tcW w:w="2008" w:type="dxa"/>
                </w:tcPr>
                <w:p w14:paraId="12F3B78D" w14:textId="77777777" w:rsidR="00C043DC" w:rsidRDefault="00C043DC" w:rsidP="00547148"/>
              </w:tc>
              <w:tc>
                <w:tcPr>
                  <w:tcW w:w="2156" w:type="dxa"/>
                </w:tcPr>
                <w:p w14:paraId="2AD54536" w14:textId="77777777" w:rsidR="00C043DC" w:rsidRDefault="00C043DC" w:rsidP="00547148"/>
              </w:tc>
              <w:tc>
                <w:tcPr>
                  <w:tcW w:w="1797" w:type="dxa"/>
                </w:tcPr>
                <w:p w14:paraId="52CCE9CE" w14:textId="77777777" w:rsidR="00C043DC" w:rsidRDefault="00C043DC" w:rsidP="00547148"/>
              </w:tc>
              <w:tc>
                <w:tcPr>
                  <w:tcW w:w="2137" w:type="dxa"/>
                </w:tcPr>
                <w:p w14:paraId="1A325EBA" w14:textId="77777777" w:rsidR="00C043DC" w:rsidRDefault="00C043DC" w:rsidP="00547148"/>
              </w:tc>
            </w:tr>
          </w:tbl>
          <w:p w14:paraId="46BBD932" w14:textId="77777777" w:rsidR="00C043DC" w:rsidRDefault="00C043DC" w:rsidP="00547148"/>
        </w:tc>
      </w:tr>
    </w:tbl>
    <w:p w14:paraId="3AF34C48" w14:textId="154D232E" w:rsidR="00C043DC" w:rsidRDefault="00C043DC" w:rsidP="00C043DC">
      <w:pPr>
        <w:rPr>
          <w:noProof/>
        </w:rPr>
      </w:pPr>
      <w:r>
        <w:rPr>
          <w:noProof/>
        </w:rPr>
        <w:tab/>
      </w:r>
    </w:p>
    <w:p w14:paraId="1CB9A85A" w14:textId="197C3361" w:rsidR="00C043DC" w:rsidRDefault="00C043DC" w:rsidP="00C043DC">
      <w:pPr>
        <w:rPr>
          <w:noProof/>
        </w:rPr>
      </w:pPr>
      <w:r>
        <w:rPr>
          <w:noProof/>
        </w:rPr>
        <w:tab/>
      </w:r>
      <w:r>
        <w:rPr>
          <w:rFonts w:hint="eastAsia"/>
          <w:noProof/>
        </w:rPr>
        <w:t>点击“明细链接”，展示对应评估编号的所有评估结论数据。</w:t>
      </w:r>
    </w:p>
    <w:tbl>
      <w:tblPr>
        <w:tblStyle w:val="aff8"/>
        <w:tblW w:w="0" w:type="auto"/>
        <w:tblLook w:val="04A0" w:firstRow="1" w:lastRow="0" w:firstColumn="1" w:lastColumn="0" w:noHBand="0" w:noVBand="1"/>
      </w:tblPr>
      <w:tblGrid>
        <w:gridCol w:w="9743"/>
      </w:tblGrid>
      <w:tr w:rsidR="00C043DC" w14:paraId="2AF1CC68" w14:textId="77777777" w:rsidTr="00547148">
        <w:tc>
          <w:tcPr>
            <w:tcW w:w="9743" w:type="dxa"/>
          </w:tcPr>
          <w:p w14:paraId="02E3E4E0" w14:textId="77777777" w:rsidR="00C043DC" w:rsidRDefault="00C043DC" w:rsidP="00547148">
            <w:r>
              <w:rPr>
                <w:rFonts w:hint="eastAsia"/>
              </w:rPr>
              <w:t>飞机维修能力评估</w:t>
            </w:r>
          </w:p>
          <w:tbl>
            <w:tblPr>
              <w:tblStyle w:val="aff8"/>
              <w:tblW w:w="0" w:type="auto"/>
              <w:tblLook w:val="04A0" w:firstRow="1" w:lastRow="0" w:firstColumn="1" w:lastColumn="0" w:noHBand="0" w:noVBand="1"/>
            </w:tblPr>
            <w:tblGrid>
              <w:gridCol w:w="1348"/>
              <w:gridCol w:w="1374"/>
              <w:gridCol w:w="1341"/>
              <w:gridCol w:w="1367"/>
              <w:gridCol w:w="1366"/>
              <w:gridCol w:w="1366"/>
              <w:gridCol w:w="1355"/>
            </w:tblGrid>
            <w:tr w:rsidR="00C043DC" w14:paraId="60F49C89" w14:textId="77777777" w:rsidTr="00547148">
              <w:tc>
                <w:tcPr>
                  <w:tcW w:w="1391" w:type="dxa"/>
                  <w:shd w:val="clear" w:color="auto" w:fill="D6E3BC" w:themeFill="accent3" w:themeFillTint="66"/>
                </w:tcPr>
                <w:p w14:paraId="7BD00837" w14:textId="77777777" w:rsidR="00C043DC" w:rsidRDefault="00C043DC" w:rsidP="00547148">
                  <w:r>
                    <w:rPr>
                      <w:rFonts w:hint="eastAsia"/>
                    </w:rPr>
                    <w:t>定检许可机型</w:t>
                  </w:r>
                </w:p>
                <w:p w14:paraId="76D81194" w14:textId="77777777" w:rsidR="00C043DC" w:rsidRDefault="00C043DC" w:rsidP="00547148">
                  <w:r>
                    <w:rPr>
                      <w:rFonts w:hint="eastAsia"/>
                    </w:rPr>
                    <w:t>R</w:t>
                  </w:r>
                  <w:r>
                    <w:t>ating</w:t>
                  </w:r>
                </w:p>
              </w:tc>
              <w:tc>
                <w:tcPr>
                  <w:tcW w:w="1392" w:type="dxa"/>
                  <w:shd w:val="clear" w:color="auto" w:fill="D6E3BC" w:themeFill="accent3" w:themeFillTint="66"/>
                </w:tcPr>
                <w:p w14:paraId="5A274563" w14:textId="77777777" w:rsidR="00C043DC" w:rsidRDefault="00C043DC" w:rsidP="00547148">
                  <w:r>
                    <w:rPr>
                      <w:rFonts w:hint="eastAsia"/>
                    </w:rPr>
                    <w:t>商务需求评估</w:t>
                  </w:r>
                </w:p>
                <w:p w14:paraId="2F9DD316" w14:textId="77777777" w:rsidR="00C043DC" w:rsidRDefault="00C043DC" w:rsidP="00547148">
                  <w:r>
                    <w:rPr>
                      <w:rFonts w:hint="eastAsia"/>
                    </w:rPr>
                    <w:t>C</w:t>
                  </w:r>
                  <w:r>
                    <w:t>ustomer</w:t>
                  </w:r>
                </w:p>
              </w:tc>
              <w:tc>
                <w:tcPr>
                  <w:tcW w:w="1392" w:type="dxa"/>
                  <w:shd w:val="clear" w:color="auto" w:fill="D6E3BC" w:themeFill="accent3" w:themeFillTint="66"/>
                </w:tcPr>
                <w:p w14:paraId="54B7D0F4" w14:textId="77777777" w:rsidR="00C043DC" w:rsidRDefault="00C043DC" w:rsidP="00547148">
                  <w:r>
                    <w:rPr>
                      <w:rFonts w:hint="eastAsia"/>
                    </w:rPr>
                    <w:t>技术资料评估</w:t>
                  </w:r>
                </w:p>
                <w:p w14:paraId="2AD7F1F0" w14:textId="77777777" w:rsidR="00C043DC" w:rsidRDefault="00C043DC" w:rsidP="00547148">
                  <w:r>
                    <w:rPr>
                      <w:rFonts w:hint="eastAsia"/>
                    </w:rPr>
                    <w:t>T</w:t>
                  </w:r>
                  <w:r>
                    <w:t>ech. Data</w:t>
                  </w:r>
                </w:p>
              </w:tc>
              <w:tc>
                <w:tcPr>
                  <w:tcW w:w="1392" w:type="dxa"/>
                  <w:shd w:val="clear" w:color="auto" w:fill="D6E3BC" w:themeFill="accent3" w:themeFillTint="66"/>
                </w:tcPr>
                <w:p w14:paraId="39696119" w14:textId="77777777" w:rsidR="00C043DC" w:rsidRDefault="00C043DC" w:rsidP="00547148">
                  <w:r>
                    <w:rPr>
                      <w:rFonts w:hint="eastAsia"/>
                    </w:rPr>
                    <w:t>技术</w:t>
                  </w:r>
                  <w:r>
                    <w:rPr>
                      <w:rFonts w:hint="eastAsia"/>
                    </w:rPr>
                    <w:t>M</w:t>
                  </w:r>
                  <w:r>
                    <w:t>PD</w:t>
                  </w:r>
                  <w:r>
                    <w:rPr>
                      <w:rFonts w:hint="eastAsia"/>
                    </w:rPr>
                    <w:t>符合评估</w:t>
                  </w:r>
                </w:p>
                <w:p w14:paraId="1ABEDEEA" w14:textId="77777777" w:rsidR="00C043DC" w:rsidRDefault="00C043DC" w:rsidP="00547148">
                  <w:r>
                    <w:rPr>
                      <w:rFonts w:hint="eastAsia"/>
                    </w:rPr>
                    <w:t>T</w:t>
                  </w:r>
                  <w:r>
                    <w:t>E MPD Conform</w:t>
                  </w:r>
                </w:p>
              </w:tc>
              <w:tc>
                <w:tcPr>
                  <w:tcW w:w="1392" w:type="dxa"/>
                  <w:shd w:val="clear" w:color="auto" w:fill="D6E3BC" w:themeFill="accent3" w:themeFillTint="66"/>
                </w:tcPr>
                <w:p w14:paraId="277A80E4" w14:textId="77777777" w:rsidR="00C043DC" w:rsidRDefault="00C043DC" w:rsidP="00547148">
                  <w:r>
                    <w:rPr>
                      <w:rFonts w:hint="eastAsia"/>
                    </w:rPr>
                    <w:t>生产计划评估</w:t>
                  </w:r>
                </w:p>
                <w:p w14:paraId="21AF620D" w14:textId="77777777" w:rsidR="00C043DC" w:rsidRDefault="00C043DC" w:rsidP="00547148">
                  <w:r>
                    <w:rPr>
                      <w:rFonts w:hint="eastAsia"/>
                    </w:rPr>
                    <w:t>P</w:t>
                  </w:r>
                  <w:r>
                    <w:t>lanning Eva</w:t>
                  </w:r>
                </w:p>
              </w:tc>
              <w:tc>
                <w:tcPr>
                  <w:tcW w:w="1392" w:type="dxa"/>
                  <w:shd w:val="clear" w:color="auto" w:fill="D6E3BC" w:themeFill="accent3" w:themeFillTint="66"/>
                </w:tcPr>
                <w:p w14:paraId="6051618A" w14:textId="77777777" w:rsidR="00C043DC" w:rsidRDefault="00C043DC" w:rsidP="00547148">
                  <w:r>
                    <w:rPr>
                      <w:rFonts w:hint="eastAsia"/>
                    </w:rPr>
                    <w:t>培训评估</w:t>
                  </w:r>
                </w:p>
                <w:p w14:paraId="2D17DCA7" w14:textId="77777777" w:rsidR="00C043DC" w:rsidRDefault="00C043DC" w:rsidP="00547148">
                  <w:r>
                    <w:rPr>
                      <w:rFonts w:hint="eastAsia"/>
                    </w:rPr>
                    <w:t>P</w:t>
                  </w:r>
                  <w:r>
                    <w:t>lanning Eva</w:t>
                  </w:r>
                </w:p>
              </w:tc>
              <w:tc>
                <w:tcPr>
                  <w:tcW w:w="1392" w:type="dxa"/>
                  <w:shd w:val="clear" w:color="auto" w:fill="D6E3BC" w:themeFill="accent3" w:themeFillTint="66"/>
                </w:tcPr>
                <w:p w14:paraId="0778AD44" w14:textId="77777777" w:rsidR="00C043DC" w:rsidRDefault="00C043DC" w:rsidP="00547148">
                  <w:r>
                    <w:rPr>
                      <w:rFonts w:hint="eastAsia"/>
                    </w:rPr>
                    <w:t>质量评估</w:t>
                  </w:r>
                </w:p>
                <w:p w14:paraId="3B9BBED4" w14:textId="77777777" w:rsidR="00C043DC" w:rsidRDefault="00C043DC" w:rsidP="00547148">
                  <w:r>
                    <w:rPr>
                      <w:rFonts w:hint="eastAsia"/>
                    </w:rPr>
                    <w:t>Q</w:t>
                  </w:r>
                  <w:r>
                    <w:t xml:space="preserve">uality Eva </w:t>
                  </w:r>
                </w:p>
              </w:tc>
            </w:tr>
            <w:tr w:rsidR="00C043DC" w14:paraId="17DA9699" w14:textId="77777777" w:rsidTr="00547148">
              <w:tc>
                <w:tcPr>
                  <w:tcW w:w="1391" w:type="dxa"/>
                </w:tcPr>
                <w:p w14:paraId="23262596" w14:textId="77777777" w:rsidR="00C043DC" w:rsidRDefault="00C043DC" w:rsidP="00547148">
                  <w:r>
                    <w:rPr>
                      <w:rFonts w:hint="eastAsia"/>
                    </w:rPr>
                    <w:t>X</w:t>
                  </w:r>
                  <w:r>
                    <w:t>XX</w:t>
                  </w:r>
                </w:p>
              </w:tc>
              <w:tc>
                <w:tcPr>
                  <w:tcW w:w="1392" w:type="dxa"/>
                </w:tcPr>
                <w:p w14:paraId="097CC1F7" w14:textId="77777777" w:rsidR="00C043DC" w:rsidRDefault="00C043DC" w:rsidP="00547148">
                  <w:r>
                    <w:rPr>
                      <w:rFonts w:hint="eastAsia"/>
                    </w:rPr>
                    <w:t>Y</w:t>
                  </w:r>
                  <w:r>
                    <w:t>/N</w:t>
                  </w:r>
                </w:p>
              </w:tc>
              <w:tc>
                <w:tcPr>
                  <w:tcW w:w="1392" w:type="dxa"/>
                </w:tcPr>
                <w:p w14:paraId="1229C560" w14:textId="77777777" w:rsidR="00C043DC" w:rsidRDefault="00C043DC" w:rsidP="00547148">
                  <w:r>
                    <w:rPr>
                      <w:rFonts w:hint="eastAsia"/>
                    </w:rPr>
                    <w:t>Y</w:t>
                  </w:r>
                  <w:r>
                    <w:t>/N</w:t>
                  </w:r>
                </w:p>
              </w:tc>
              <w:tc>
                <w:tcPr>
                  <w:tcW w:w="1392" w:type="dxa"/>
                </w:tcPr>
                <w:p w14:paraId="6785A088" w14:textId="77777777" w:rsidR="00C043DC" w:rsidRDefault="00C043DC" w:rsidP="00547148">
                  <w:r>
                    <w:rPr>
                      <w:rFonts w:hint="eastAsia"/>
                    </w:rPr>
                    <w:t>Y</w:t>
                  </w:r>
                  <w:r>
                    <w:t>/N</w:t>
                  </w:r>
                </w:p>
              </w:tc>
              <w:tc>
                <w:tcPr>
                  <w:tcW w:w="1392" w:type="dxa"/>
                </w:tcPr>
                <w:p w14:paraId="0C6C6524" w14:textId="77777777" w:rsidR="00C043DC" w:rsidRDefault="00C043DC" w:rsidP="00547148">
                  <w:r>
                    <w:rPr>
                      <w:rFonts w:hint="eastAsia"/>
                    </w:rPr>
                    <w:t>Y</w:t>
                  </w:r>
                  <w:r>
                    <w:t>/N</w:t>
                  </w:r>
                </w:p>
              </w:tc>
              <w:tc>
                <w:tcPr>
                  <w:tcW w:w="1392" w:type="dxa"/>
                </w:tcPr>
                <w:p w14:paraId="3570C07D" w14:textId="77777777" w:rsidR="00C043DC" w:rsidRDefault="00C043DC" w:rsidP="00547148">
                  <w:r>
                    <w:rPr>
                      <w:rFonts w:hint="eastAsia"/>
                    </w:rPr>
                    <w:t>Y</w:t>
                  </w:r>
                  <w:r>
                    <w:t>/N</w:t>
                  </w:r>
                </w:p>
              </w:tc>
              <w:tc>
                <w:tcPr>
                  <w:tcW w:w="1392" w:type="dxa"/>
                </w:tcPr>
                <w:p w14:paraId="41954DE8" w14:textId="77777777" w:rsidR="00C043DC" w:rsidRDefault="00C043DC" w:rsidP="00547148">
                  <w:r>
                    <w:rPr>
                      <w:rFonts w:hint="eastAsia"/>
                    </w:rPr>
                    <w:t>Y</w:t>
                  </w:r>
                  <w:r>
                    <w:t>/N</w:t>
                  </w:r>
                </w:p>
              </w:tc>
            </w:tr>
            <w:tr w:rsidR="00C043DC" w14:paraId="7E42AE68" w14:textId="77777777" w:rsidTr="00547148">
              <w:tc>
                <w:tcPr>
                  <w:tcW w:w="1391" w:type="dxa"/>
                </w:tcPr>
                <w:p w14:paraId="37D032D7" w14:textId="77777777" w:rsidR="00C043DC" w:rsidRDefault="00C043DC" w:rsidP="00547148"/>
              </w:tc>
              <w:tc>
                <w:tcPr>
                  <w:tcW w:w="1392" w:type="dxa"/>
                </w:tcPr>
                <w:p w14:paraId="493B31FB" w14:textId="77777777" w:rsidR="00C043DC" w:rsidRDefault="00C043DC" w:rsidP="00547148"/>
              </w:tc>
              <w:tc>
                <w:tcPr>
                  <w:tcW w:w="1392" w:type="dxa"/>
                </w:tcPr>
                <w:p w14:paraId="7EF935C8" w14:textId="77777777" w:rsidR="00C043DC" w:rsidRDefault="00C043DC" w:rsidP="00547148"/>
              </w:tc>
              <w:tc>
                <w:tcPr>
                  <w:tcW w:w="1392" w:type="dxa"/>
                </w:tcPr>
                <w:p w14:paraId="3991446D" w14:textId="77777777" w:rsidR="00C043DC" w:rsidRDefault="00C043DC" w:rsidP="00547148"/>
              </w:tc>
              <w:tc>
                <w:tcPr>
                  <w:tcW w:w="1392" w:type="dxa"/>
                </w:tcPr>
                <w:p w14:paraId="14FACC5D" w14:textId="77777777" w:rsidR="00C043DC" w:rsidRDefault="00C043DC" w:rsidP="00547148"/>
              </w:tc>
              <w:tc>
                <w:tcPr>
                  <w:tcW w:w="1392" w:type="dxa"/>
                </w:tcPr>
                <w:p w14:paraId="747EB930" w14:textId="77777777" w:rsidR="00C043DC" w:rsidRDefault="00C043DC" w:rsidP="00547148"/>
              </w:tc>
              <w:tc>
                <w:tcPr>
                  <w:tcW w:w="1392" w:type="dxa"/>
                </w:tcPr>
                <w:p w14:paraId="3C93697D" w14:textId="77777777" w:rsidR="00C043DC" w:rsidRDefault="00C043DC" w:rsidP="00547148"/>
              </w:tc>
            </w:tr>
          </w:tbl>
          <w:p w14:paraId="5F29CF5B" w14:textId="3688072B" w:rsidR="00C043DC" w:rsidRDefault="00121BFC" w:rsidP="00547148">
            <w:r>
              <w:rPr>
                <w:rFonts w:hint="eastAsia"/>
              </w:rPr>
              <w:t>·</w:t>
            </w:r>
          </w:p>
          <w:tbl>
            <w:tblPr>
              <w:tblStyle w:val="aff8"/>
              <w:tblW w:w="0" w:type="auto"/>
              <w:tblLook w:val="04A0" w:firstRow="1" w:lastRow="0" w:firstColumn="1" w:lastColumn="0" w:noHBand="0" w:noVBand="1"/>
            </w:tblPr>
            <w:tblGrid>
              <w:gridCol w:w="1188"/>
              <w:gridCol w:w="1189"/>
              <w:gridCol w:w="1190"/>
              <w:gridCol w:w="1190"/>
              <w:gridCol w:w="1190"/>
              <w:gridCol w:w="1190"/>
              <w:gridCol w:w="1190"/>
              <w:gridCol w:w="1190"/>
            </w:tblGrid>
            <w:tr w:rsidR="00C043DC" w14:paraId="6B26BD71" w14:textId="77777777" w:rsidTr="00547148">
              <w:tc>
                <w:tcPr>
                  <w:tcW w:w="1188" w:type="dxa"/>
                  <w:shd w:val="clear" w:color="auto" w:fill="D6E3BC" w:themeFill="accent3" w:themeFillTint="66"/>
                </w:tcPr>
                <w:p w14:paraId="6204AE66" w14:textId="77777777" w:rsidR="00C043DC" w:rsidRDefault="00C043DC" w:rsidP="00547148">
                  <w:r>
                    <w:rPr>
                      <w:rFonts w:hint="eastAsia"/>
                    </w:rPr>
                    <w:t>航线许可机型</w:t>
                  </w:r>
                </w:p>
                <w:p w14:paraId="68A35ED0" w14:textId="77777777" w:rsidR="00C043DC" w:rsidRDefault="00C043DC" w:rsidP="00547148">
                  <w:r>
                    <w:rPr>
                      <w:rFonts w:hint="eastAsia"/>
                    </w:rPr>
                    <w:t>R</w:t>
                  </w:r>
                  <w:r>
                    <w:t>ating</w:t>
                  </w:r>
                </w:p>
              </w:tc>
              <w:tc>
                <w:tcPr>
                  <w:tcW w:w="1189" w:type="dxa"/>
                  <w:shd w:val="clear" w:color="auto" w:fill="D6E3BC" w:themeFill="accent3" w:themeFillTint="66"/>
                </w:tcPr>
                <w:p w14:paraId="5E7930A5" w14:textId="77777777" w:rsidR="00C043DC" w:rsidRDefault="00C043DC" w:rsidP="00547148">
                  <w:r>
                    <w:rPr>
                      <w:rFonts w:hint="eastAsia"/>
                    </w:rPr>
                    <w:t>地点</w:t>
                  </w:r>
                </w:p>
                <w:p w14:paraId="6A4C1709" w14:textId="77777777" w:rsidR="00C043DC" w:rsidRDefault="00C043DC" w:rsidP="00547148">
                  <w:r>
                    <w:rPr>
                      <w:rFonts w:hint="eastAsia"/>
                    </w:rPr>
                    <w:t>P</w:t>
                  </w:r>
                  <w:r>
                    <w:t>lace</w:t>
                  </w:r>
                </w:p>
              </w:tc>
              <w:tc>
                <w:tcPr>
                  <w:tcW w:w="1190" w:type="dxa"/>
                  <w:shd w:val="clear" w:color="auto" w:fill="D6E3BC" w:themeFill="accent3" w:themeFillTint="66"/>
                </w:tcPr>
                <w:p w14:paraId="041CA018" w14:textId="77777777" w:rsidR="00C043DC" w:rsidRDefault="00C043DC" w:rsidP="00547148">
                  <w:r>
                    <w:rPr>
                      <w:rFonts w:hint="eastAsia"/>
                    </w:rPr>
                    <w:t>客户</w:t>
                  </w:r>
                </w:p>
                <w:p w14:paraId="59367ACE" w14:textId="77777777" w:rsidR="00C043DC" w:rsidRDefault="00C043DC" w:rsidP="00547148">
                  <w:r>
                    <w:rPr>
                      <w:rFonts w:hint="eastAsia"/>
                    </w:rPr>
                    <w:t>C</w:t>
                  </w:r>
                  <w:r>
                    <w:t>ustomer</w:t>
                  </w:r>
                </w:p>
              </w:tc>
              <w:tc>
                <w:tcPr>
                  <w:tcW w:w="1190" w:type="dxa"/>
                  <w:shd w:val="clear" w:color="auto" w:fill="D6E3BC" w:themeFill="accent3" w:themeFillTint="66"/>
                </w:tcPr>
                <w:p w14:paraId="1A12129F" w14:textId="77777777" w:rsidR="00C043DC" w:rsidRDefault="00C043DC" w:rsidP="00547148">
                  <w:r>
                    <w:rPr>
                      <w:rFonts w:hint="eastAsia"/>
                    </w:rPr>
                    <w:t>商务需求评估</w:t>
                  </w:r>
                </w:p>
                <w:p w14:paraId="426112D0" w14:textId="77777777" w:rsidR="00C043DC" w:rsidRDefault="00C043DC" w:rsidP="00547148">
                  <w:r>
                    <w:rPr>
                      <w:rFonts w:hint="eastAsia"/>
                    </w:rPr>
                    <w:t>C</w:t>
                  </w:r>
                  <w:r>
                    <w:t>ustomer</w:t>
                  </w:r>
                </w:p>
              </w:tc>
              <w:tc>
                <w:tcPr>
                  <w:tcW w:w="1190" w:type="dxa"/>
                  <w:shd w:val="clear" w:color="auto" w:fill="D6E3BC" w:themeFill="accent3" w:themeFillTint="66"/>
                </w:tcPr>
                <w:p w14:paraId="211B801E" w14:textId="77777777" w:rsidR="00C043DC" w:rsidRDefault="00C043DC" w:rsidP="00547148">
                  <w:r>
                    <w:rPr>
                      <w:rFonts w:hint="eastAsia"/>
                    </w:rPr>
                    <w:t>技术资料评估</w:t>
                  </w:r>
                </w:p>
                <w:p w14:paraId="370ECE79" w14:textId="77777777" w:rsidR="00C043DC" w:rsidRDefault="00C043DC" w:rsidP="00547148">
                  <w:r>
                    <w:rPr>
                      <w:rFonts w:hint="eastAsia"/>
                    </w:rPr>
                    <w:t>T</w:t>
                  </w:r>
                  <w:r>
                    <w:t>ech. Data</w:t>
                  </w:r>
                </w:p>
              </w:tc>
              <w:tc>
                <w:tcPr>
                  <w:tcW w:w="1190" w:type="dxa"/>
                  <w:shd w:val="clear" w:color="auto" w:fill="D6E3BC" w:themeFill="accent3" w:themeFillTint="66"/>
                </w:tcPr>
                <w:p w14:paraId="4E13CE0D" w14:textId="77777777" w:rsidR="00C043DC" w:rsidRDefault="00C043DC" w:rsidP="00547148">
                  <w:r>
                    <w:rPr>
                      <w:rFonts w:hint="eastAsia"/>
                    </w:rPr>
                    <w:t>生产计划评估</w:t>
                  </w:r>
                </w:p>
                <w:p w14:paraId="68D4973F" w14:textId="77777777" w:rsidR="00C043DC" w:rsidRDefault="00C043DC" w:rsidP="00547148">
                  <w:r>
                    <w:rPr>
                      <w:rFonts w:hint="eastAsia"/>
                    </w:rPr>
                    <w:t>P</w:t>
                  </w:r>
                  <w:r>
                    <w:t>lanning Eva</w:t>
                  </w:r>
                </w:p>
              </w:tc>
              <w:tc>
                <w:tcPr>
                  <w:tcW w:w="1190" w:type="dxa"/>
                  <w:shd w:val="clear" w:color="auto" w:fill="D6E3BC" w:themeFill="accent3" w:themeFillTint="66"/>
                </w:tcPr>
                <w:p w14:paraId="3EBB3383" w14:textId="77777777" w:rsidR="00C043DC" w:rsidRDefault="00C043DC" w:rsidP="00547148">
                  <w:r>
                    <w:rPr>
                      <w:rFonts w:hint="eastAsia"/>
                    </w:rPr>
                    <w:t>培训评估</w:t>
                  </w:r>
                </w:p>
                <w:p w14:paraId="2EB40A73" w14:textId="77777777" w:rsidR="00C043DC" w:rsidRDefault="00C043DC" w:rsidP="00547148">
                  <w:r>
                    <w:rPr>
                      <w:rFonts w:hint="eastAsia"/>
                    </w:rPr>
                    <w:t>P</w:t>
                  </w:r>
                  <w:r>
                    <w:t>lanning Eva</w:t>
                  </w:r>
                </w:p>
              </w:tc>
              <w:tc>
                <w:tcPr>
                  <w:tcW w:w="1190" w:type="dxa"/>
                  <w:shd w:val="clear" w:color="auto" w:fill="D6E3BC" w:themeFill="accent3" w:themeFillTint="66"/>
                </w:tcPr>
                <w:p w14:paraId="4C0199CB" w14:textId="77777777" w:rsidR="00C043DC" w:rsidRDefault="00C043DC" w:rsidP="00547148">
                  <w:r>
                    <w:rPr>
                      <w:rFonts w:hint="eastAsia"/>
                    </w:rPr>
                    <w:t>质量评估</w:t>
                  </w:r>
                </w:p>
                <w:p w14:paraId="7475ED8A" w14:textId="77777777" w:rsidR="00C043DC" w:rsidRDefault="00C043DC" w:rsidP="00547148">
                  <w:r>
                    <w:rPr>
                      <w:rFonts w:hint="eastAsia"/>
                    </w:rPr>
                    <w:t>Q</w:t>
                  </w:r>
                  <w:r>
                    <w:t xml:space="preserve">uality Eva </w:t>
                  </w:r>
                </w:p>
              </w:tc>
            </w:tr>
            <w:tr w:rsidR="00C043DC" w14:paraId="23B1DDA3" w14:textId="77777777" w:rsidTr="00547148">
              <w:tc>
                <w:tcPr>
                  <w:tcW w:w="1188" w:type="dxa"/>
                </w:tcPr>
                <w:p w14:paraId="483E910F" w14:textId="77777777" w:rsidR="00C043DC" w:rsidRDefault="00C043DC" w:rsidP="00547148">
                  <w:r>
                    <w:rPr>
                      <w:rFonts w:hint="eastAsia"/>
                    </w:rPr>
                    <w:t>X</w:t>
                  </w:r>
                  <w:r>
                    <w:t>XX</w:t>
                  </w:r>
                </w:p>
              </w:tc>
              <w:tc>
                <w:tcPr>
                  <w:tcW w:w="1189" w:type="dxa"/>
                </w:tcPr>
                <w:p w14:paraId="234FD3C7" w14:textId="77777777" w:rsidR="00C043DC" w:rsidRDefault="00C043DC" w:rsidP="00547148">
                  <w:r>
                    <w:rPr>
                      <w:rFonts w:hint="eastAsia"/>
                    </w:rPr>
                    <w:t>X</w:t>
                  </w:r>
                  <w:r>
                    <w:t>XX</w:t>
                  </w:r>
                </w:p>
              </w:tc>
              <w:tc>
                <w:tcPr>
                  <w:tcW w:w="1190" w:type="dxa"/>
                </w:tcPr>
                <w:p w14:paraId="487C3F47" w14:textId="77777777" w:rsidR="00C043DC" w:rsidRDefault="00C043DC" w:rsidP="00547148">
                  <w:r>
                    <w:rPr>
                      <w:rFonts w:hint="eastAsia"/>
                    </w:rPr>
                    <w:t>X</w:t>
                  </w:r>
                  <w:r>
                    <w:t>XX</w:t>
                  </w:r>
                </w:p>
              </w:tc>
              <w:tc>
                <w:tcPr>
                  <w:tcW w:w="1190" w:type="dxa"/>
                </w:tcPr>
                <w:p w14:paraId="6194534B" w14:textId="77777777" w:rsidR="00C043DC" w:rsidRDefault="00C043DC" w:rsidP="00547148">
                  <w:r>
                    <w:rPr>
                      <w:rFonts w:hint="eastAsia"/>
                    </w:rPr>
                    <w:t>Y</w:t>
                  </w:r>
                  <w:r>
                    <w:t>/N</w:t>
                  </w:r>
                </w:p>
              </w:tc>
              <w:tc>
                <w:tcPr>
                  <w:tcW w:w="1190" w:type="dxa"/>
                </w:tcPr>
                <w:p w14:paraId="124C4F8C" w14:textId="77777777" w:rsidR="00C043DC" w:rsidRDefault="00C043DC" w:rsidP="00547148">
                  <w:r>
                    <w:rPr>
                      <w:rFonts w:hint="eastAsia"/>
                    </w:rPr>
                    <w:t>Y</w:t>
                  </w:r>
                  <w:r>
                    <w:t>/N</w:t>
                  </w:r>
                </w:p>
              </w:tc>
              <w:tc>
                <w:tcPr>
                  <w:tcW w:w="1190" w:type="dxa"/>
                </w:tcPr>
                <w:p w14:paraId="14946589" w14:textId="77777777" w:rsidR="00C043DC" w:rsidRDefault="00C043DC" w:rsidP="00547148">
                  <w:r>
                    <w:rPr>
                      <w:rFonts w:hint="eastAsia"/>
                    </w:rPr>
                    <w:t>Y</w:t>
                  </w:r>
                  <w:r>
                    <w:t>/N</w:t>
                  </w:r>
                </w:p>
              </w:tc>
              <w:tc>
                <w:tcPr>
                  <w:tcW w:w="1190" w:type="dxa"/>
                </w:tcPr>
                <w:p w14:paraId="1C07EAAD" w14:textId="77777777" w:rsidR="00C043DC" w:rsidRDefault="00C043DC" w:rsidP="00547148">
                  <w:r>
                    <w:rPr>
                      <w:rFonts w:hint="eastAsia"/>
                    </w:rPr>
                    <w:t>Y</w:t>
                  </w:r>
                  <w:r>
                    <w:t>/N</w:t>
                  </w:r>
                </w:p>
              </w:tc>
              <w:tc>
                <w:tcPr>
                  <w:tcW w:w="1190" w:type="dxa"/>
                </w:tcPr>
                <w:p w14:paraId="76C2A145" w14:textId="77777777" w:rsidR="00C043DC" w:rsidRDefault="00C043DC" w:rsidP="00547148">
                  <w:r>
                    <w:rPr>
                      <w:rFonts w:hint="eastAsia"/>
                    </w:rPr>
                    <w:t>Y</w:t>
                  </w:r>
                  <w:r>
                    <w:t>/N</w:t>
                  </w:r>
                </w:p>
              </w:tc>
            </w:tr>
          </w:tbl>
          <w:p w14:paraId="79907C92" w14:textId="77777777" w:rsidR="00C043DC" w:rsidRDefault="00C043DC" w:rsidP="00547148"/>
          <w:tbl>
            <w:tblPr>
              <w:tblStyle w:val="aff8"/>
              <w:tblW w:w="0" w:type="auto"/>
              <w:tblLook w:val="04A0" w:firstRow="1" w:lastRow="0" w:firstColumn="1" w:lastColumn="0" w:noHBand="0" w:noVBand="1"/>
            </w:tblPr>
            <w:tblGrid>
              <w:gridCol w:w="1253"/>
              <w:gridCol w:w="3059"/>
              <w:gridCol w:w="5205"/>
            </w:tblGrid>
            <w:tr w:rsidR="00C043DC" w14:paraId="09214D5C" w14:textId="77777777" w:rsidTr="00547148">
              <w:tc>
                <w:tcPr>
                  <w:tcW w:w="1271" w:type="dxa"/>
                  <w:shd w:val="clear" w:color="auto" w:fill="D6E3BC" w:themeFill="accent3" w:themeFillTint="66"/>
                </w:tcPr>
                <w:p w14:paraId="3707DC62" w14:textId="77777777" w:rsidR="00C043DC" w:rsidRDefault="00C043DC" w:rsidP="00547148">
                  <w:r>
                    <w:rPr>
                      <w:rFonts w:hint="eastAsia"/>
                    </w:rPr>
                    <w:t>许可机型</w:t>
                  </w:r>
                </w:p>
                <w:p w14:paraId="439E7272" w14:textId="77777777" w:rsidR="00C043DC" w:rsidRDefault="00C043DC" w:rsidP="00547148">
                  <w:r>
                    <w:rPr>
                      <w:rFonts w:hint="eastAsia"/>
                    </w:rPr>
                    <w:t>T</w:t>
                  </w:r>
                  <w:r>
                    <w:t>ype</w:t>
                  </w:r>
                </w:p>
              </w:tc>
              <w:tc>
                <w:tcPr>
                  <w:tcW w:w="3119" w:type="dxa"/>
                  <w:shd w:val="clear" w:color="auto" w:fill="D6E3BC" w:themeFill="accent3" w:themeFillTint="66"/>
                </w:tcPr>
                <w:p w14:paraId="309946E6" w14:textId="77777777" w:rsidR="00C043DC" w:rsidRDefault="00C043DC" w:rsidP="00547148">
                  <w:r>
                    <w:rPr>
                      <w:rFonts w:hint="eastAsia"/>
                    </w:rPr>
                    <w:t>M</w:t>
                  </w:r>
                  <w:r>
                    <w:t>PD</w:t>
                  </w:r>
                  <w:r>
                    <w:rPr>
                      <w:rFonts w:hint="eastAsia"/>
                    </w:rPr>
                    <w:t>修订已经评估</w:t>
                  </w:r>
                </w:p>
                <w:p w14:paraId="0341A3F9" w14:textId="77777777" w:rsidR="00C043DC" w:rsidRDefault="00C043DC" w:rsidP="00547148">
                  <w:r>
                    <w:rPr>
                      <w:rFonts w:hint="eastAsia"/>
                    </w:rPr>
                    <w:t>M</w:t>
                  </w:r>
                  <w:r>
                    <w:t>PD Revision  Evaluation</w:t>
                  </w:r>
                </w:p>
              </w:tc>
              <w:tc>
                <w:tcPr>
                  <w:tcW w:w="5353" w:type="dxa"/>
                  <w:shd w:val="clear" w:color="auto" w:fill="D6E3BC" w:themeFill="accent3" w:themeFillTint="66"/>
                </w:tcPr>
                <w:p w14:paraId="083C46B3" w14:textId="77777777" w:rsidR="00C043DC" w:rsidRDefault="00C043DC" w:rsidP="00547148">
                  <w:r>
                    <w:rPr>
                      <w:rFonts w:hint="eastAsia"/>
                    </w:rPr>
                    <w:t>备注</w:t>
                  </w:r>
                </w:p>
                <w:p w14:paraId="0B710033" w14:textId="77777777" w:rsidR="00C043DC" w:rsidRDefault="00C043DC" w:rsidP="00547148">
                  <w:r>
                    <w:rPr>
                      <w:rFonts w:hint="eastAsia"/>
                    </w:rPr>
                    <w:t>N</w:t>
                  </w:r>
                  <w:r>
                    <w:t>ote</w:t>
                  </w:r>
                </w:p>
              </w:tc>
            </w:tr>
            <w:tr w:rsidR="00C043DC" w14:paraId="0988E93F" w14:textId="77777777" w:rsidTr="00547148">
              <w:tc>
                <w:tcPr>
                  <w:tcW w:w="1271" w:type="dxa"/>
                </w:tcPr>
                <w:p w14:paraId="5DA1666A" w14:textId="77777777" w:rsidR="00C043DC" w:rsidRDefault="00C043DC" w:rsidP="00547148"/>
              </w:tc>
              <w:tc>
                <w:tcPr>
                  <w:tcW w:w="3119" w:type="dxa"/>
                </w:tcPr>
                <w:p w14:paraId="13E2D8F4" w14:textId="77777777" w:rsidR="00C043DC" w:rsidRDefault="00C043DC" w:rsidP="00547148"/>
              </w:tc>
              <w:tc>
                <w:tcPr>
                  <w:tcW w:w="5353" w:type="dxa"/>
                </w:tcPr>
                <w:p w14:paraId="00A9B4C7" w14:textId="77777777" w:rsidR="00C043DC" w:rsidRDefault="00C043DC" w:rsidP="00547148"/>
              </w:tc>
            </w:tr>
            <w:tr w:rsidR="00C043DC" w14:paraId="031A963B" w14:textId="77777777" w:rsidTr="00547148">
              <w:tc>
                <w:tcPr>
                  <w:tcW w:w="1271" w:type="dxa"/>
                </w:tcPr>
                <w:p w14:paraId="6468DD25" w14:textId="77777777" w:rsidR="00C043DC" w:rsidRDefault="00C043DC" w:rsidP="00547148"/>
              </w:tc>
              <w:tc>
                <w:tcPr>
                  <w:tcW w:w="3119" w:type="dxa"/>
                </w:tcPr>
                <w:p w14:paraId="25F8AFD2" w14:textId="77777777" w:rsidR="00C043DC" w:rsidRDefault="00C043DC" w:rsidP="00547148"/>
              </w:tc>
              <w:tc>
                <w:tcPr>
                  <w:tcW w:w="5353" w:type="dxa"/>
                </w:tcPr>
                <w:p w14:paraId="507DBF24" w14:textId="77777777" w:rsidR="00C043DC" w:rsidRDefault="00C043DC" w:rsidP="00547148"/>
              </w:tc>
            </w:tr>
          </w:tbl>
          <w:p w14:paraId="2E021A38" w14:textId="77777777" w:rsidR="00C043DC" w:rsidRDefault="00C043DC" w:rsidP="00547148">
            <w:r>
              <w:rPr>
                <w:rFonts w:hint="eastAsia"/>
              </w:rPr>
              <w:lastRenderedPageBreak/>
              <w:t>部件维修能力评估</w:t>
            </w:r>
          </w:p>
          <w:tbl>
            <w:tblPr>
              <w:tblStyle w:val="aff8"/>
              <w:tblW w:w="0" w:type="auto"/>
              <w:tblLook w:val="04A0" w:firstRow="1" w:lastRow="0" w:firstColumn="1" w:lastColumn="0" w:noHBand="0" w:noVBand="1"/>
            </w:tblPr>
            <w:tblGrid>
              <w:gridCol w:w="588"/>
              <w:gridCol w:w="698"/>
              <w:gridCol w:w="712"/>
              <w:gridCol w:w="641"/>
              <w:gridCol w:w="1199"/>
              <w:gridCol w:w="1089"/>
              <w:gridCol w:w="748"/>
              <w:gridCol w:w="1003"/>
              <w:gridCol w:w="989"/>
              <w:gridCol w:w="989"/>
              <w:gridCol w:w="861"/>
            </w:tblGrid>
            <w:tr w:rsidR="00C043DC" w14:paraId="4066BE58" w14:textId="77777777" w:rsidTr="00547148">
              <w:tc>
                <w:tcPr>
                  <w:tcW w:w="654" w:type="dxa"/>
                  <w:shd w:val="clear" w:color="auto" w:fill="D6E3BC" w:themeFill="accent3" w:themeFillTint="66"/>
                </w:tcPr>
                <w:p w14:paraId="21B4A672" w14:textId="77777777" w:rsidR="00C043DC" w:rsidRDefault="00C043DC" w:rsidP="00547148">
                  <w:r>
                    <w:rPr>
                      <w:rFonts w:hint="eastAsia"/>
                    </w:rPr>
                    <w:t>部件件号</w:t>
                  </w:r>
                </w:p>
                <w:p w14:paraId="2A623490" w14:textId="77777777" w:rsidR="00C043DC" w:rsidRDefault="00C043DC" w:rsidP="00547148">
                  <w:r>
                    <w:rPr>
                      <w:rFonts w:hint="eastAsia"/>
                    </w:rPr>
                    <w:t>P</w:t>
                  </w:r>
                  <w:r>
                    <w:t>art</w:t>
                  </w:r>
                </w:p>
              </w:tc>
              <w:tc>
                <w:tcPr>
                  <w:tcW w:w="759" w:type="dxa"/>
                  <w:shd w:val="clear" w:color="auto" w:fill="D6E3BC" w:themeFill="accent3" w:themeFillTint="66"/>
                </w:tcPr>
                <w:p w14:paraId="1487474A" w14:textId="77777777" w:rsidR="00C043DC" w:rsidRDefault="00C043DC" w:rsidP="00547148">
                  <w:r>
                    <w:rPr>
                      <w:rFonts w:hint="eastAsia"/>
                    </w:rPr>
                    <w:t>部件名称</w:t>
                  </w:r>
                </w:p>
                <w:p w14:paraId="24C6A698" w14:textId="77777777" w:rsidR="00C043DC" w:rsidRDefault="00C043DC" w:rsidP="00547148">
                  <w:r>
                    <w:rPr>
                      <w:rFonts w:hint="eastAsia"/>
                    </w:rPr>
                    <w:t>P</w:t>
                  </w:r>
                  <w:r>
                    <w:t xml:space="preserve">art </w:t>
                  </w:r>
                </w:p>
                <w:p w14:paraId="73F1DE59" w14:textId="77777777" w:rsidR="00C043DC" w:rsidRDefault="00C043DC" w:rsidP="00547148">
                  <w:r>
                    <w:rPr>
                      <w:rFonts w:hint="eastAsia"/>
                    </w:rPr>
                    <w:t>D</w:t>
                  </w:r>
                  <w:r>
                    <w:t>esc.</w:t>
                  </w:r>
                </w:p>
              </w:tc>
              <w:tc>
                <w:tcPr>
                  <w:tcW w:w="772" w:type="dxa"/>
                  <w:shd w:val="clear" w:color="auto" w:fill="D6E3BC" w:themeFill="accent3" w:themeFillTint="66"/>
                </w:tcPr>
                <w:p w14:paraId="20EBE0F7" w14:textId="77777777" w:rsidR="00C043DC" w:rsidRDefault="00C043DC" w:rsidP="00547148">
                  <w:r>
                    <w:rPr>
                      <w:rFonts w:hint="eastAsia"/>
                    </w:rPr>
                    <w:t>参考部件手册</w:t>
                  </w:r>
                </w:p>
                <w:p w14:paraId="1422151C" w14:textId="77777777" w:rsidR="00C043DC" w:rsidRDefault="00C043DC" w:rsidP="00547148">
                  <w:r>
                    <w:rPr>
                      <w:rFonts w:hint="eastAsia"/>
                    </w:rPr>
                    <w:t>R</w:t>
                  </w:r>
                  <w:r>
                    <w:t>ef. CMM</w:t>
                  </w:r>
                </w:p>
              </w:tc>
              <w:tc>
                <w:tcPr>
                  <w:tcW w:w="705" w:type="dxa"/>
                  <w:shd w:val="clear" w:color="auto" w:fill="D6E3BC" w:themeFill="accent3" w:themeFillTint="66"/>
                </w:tcPr>
                <w:p w14:paraId="7A90A18B" w14:textId="77777777" w:rsidR="00C043DC" w:rsidRDefault="00C043DC" w:rsidP="00547148">
                  <w:r>
                    <w:rPr>
                      <w:rFonts w:hint="eastAsia"/>
                    </w:rPr>
                    <w:t>T</w:t>
                  </w:r>
                  <w:r>
                    <w:t>SPS</w:t>
                  </w:r>
                </w:p>
              </w:tc>
              <w:tc>
                <w:tcPr>
                  <w:tcW w:w="1285" w:type="dxa"/>
                  <w:shd w:val="clear" w:color="auto" w:fill="D6E3BC" w:themeFill="accent3" w:themeFillTint="66"/>
                </w:tcPr>
                <w:p w14:paraId="1992518D" w14:textId="77777777" w:rsidR="00C043DC" w:rsidRDefault="00C043DC" w:rsidP="00547148">
                  <w:r>
                    <w:rPr>
                      <w:rFonts w:hint="eastAsia"/>
                    </w:rPr>
                    <w:t>大型设备</w:t>
                  </w:r>
                </w:p>
                <w:p w14:paraId="1D4F5209" w14:textId="77777777" w:rsidR="00C043DC" w:rsidRDefault="00C043DC" w:rsidP="00547148">
                  <w:r>
                    <w:rPr>
                      <w:rFonts w:hint="eastAsia"/>
                    </w:rPr>
                    <w:t>E</w:t>
                  </w:r>
                  <w:r>
                    <w:t>quipment</w:t>
                  </w:r>
                </w:p>
              </w:tc>
              <w:tc>
                <w:tcPr>
                  <w:tcW w:w="1166" w:type="dxa"/>
                  <w:shd w:val="clear" w:color="auto" w:fill="D6E3BC" w:themeFill="accent3" w:themeFillTint="66"/>
                </w:tcPr>
                <w:p w14:paraId="070AE583" w14:textId="77777777" w:rsidR="00C043DC" w:rsidRDefault="00C043DC" w:rsidP="00547148">
                  <w:r>
                    <w:rPr>
                      <w:rFonts w:hint="eastAsia"/>
                    </w:rPr>
                    <w:t>商务需求评估</w:t>
                  </w:r>
                </w:p>
                <w:p w14:paraId="48137595" w14:textId="77777777" w:rsidR="00C043DC" w:rsidRDefault="00C043DC" w:rsidP="00547148">
                  <w:r>
                    <w:rPr>
                      <w:rFonts w:hint="eastAsia"/>
                    </w:rPr>
                    <w:t>C</w:t>
                  </w:r>
                  <w:r>
                    <w:t>ustomer</w:t>
                  </w:r>
                </w:p>
              </w:tc>
              <w:tc>
                <w:tcPr>
                  <w:tcW w:w="807" w:type="dxa"/>
                  <w:shd w:val="clear" w:color="auto" w:fill="D6E3BC" w:themeFill="accent3" w:themeFillTint="66"/>
                </w:tcPr>
                <w:p w14:paraId="2D92A84D" w14:textId="77777777" w:rsidR="00C043DC" w:rsidRDefault="00C043DC" w:rsidP="00547148">
                  <w:r>
                    <w:rPr>
                      <w:rFonts w:hint="eastAsia"/>
                    </w:rPr>
                    <w:t>技术资料评估</w:t>
                  </w:r>
                </w:p>
                <w:p w14:paraId="6E4F5D46" w14:textId="77777777" w:rsidR="00C043DC" w:rsidRDefault="00C043DC" w:rsidP="00547148">
                  <w:r>
                    <w:rPr>
                      <w:rFonts w:hint="eastAsia"/>
                    </w:rPr>
                    <w:t>T</w:t>
                  </w:r>
                  <w:r>
                    <w:t>ech . Data</w:t>
                  </w:r>
                </w:p>
              </w:tc>
              <w:tc>
                <w:tcPr>
                  <w:tcW w:w="1072" w:type="dxa"/>
                  <w:shd w:val="clear" w:color="auto" w:fill="D6E3BC" w:themeFill="accent3" w:themeFillTint="66"/>
                </w:tcPr>
                <w:p w14:paraId="75BA3552" w14:textId="77777777" w:rsidR="00C043DC" w:rsidRDefault="00C043DC" w:rsidP="00547148">
                  <w:r>
                    <w:rPr>
                      <w:rFonts w:hint="eastAsia"/>
                    </w:rPr>
                    <w:t>技术</w:t>
                  </w:r>
                  <w:r>
                    <w:rPr>
                      <w:rFonts w:hint="eastAsia"/>
                    </w:rPr>
                    <w:t>C</w:t>
                  </w:r>
                  <w:r>
                    <w:t>MM</w:t>
                  </w:r>
                  <w:r>
                    <w:rPr>
                      <w:rFonts w:hint="eastAsia"/>
                    </w:rPr>
                    <w:t>符合评估</w:t>
                  </w:r>
                </w:p>
                <w:p w14:paraId="039C8467" w14:textId="77777777" w:rsidR="00C043DC" w:rsidRDefault="00C043DC" w:rsidP="00547148">
                  <w:r>
                    <w:rPr>
                      <w:rFonts w:hint="eastAsia"/>
                    </w:rPr>
                    <w:t>C</w:t>
                  </w:r>
                  <w:r>
                    <w:t xml:space="preserve">MM  </w:t>
                  </w:r>
                </w:p>
                <w:p w14:paraId="26900F67" w14:textId="77777777" w:rsidR="00C043DC" w:rsidRDefault="00C043DC" w:rsidP="00547148">
                  <w:r>
                    <w:rPr>
                      <w:rFonts w:hint="eastAsia"/>
                    </w:rPr>
                    <w:t>C</w:t>
                  </w:r>
                  <w:r>
                    <w:t>onform</w:t>
                  </w:r>
                </w:p>
              </w:tc>
              <w:tc>
                <w:tcPr>
                  <w:tcW w:w="1057" w:type="dxa"/>
                  <w:shd w:val="clear" w:color="auto" w:fill="D6E3BC" w:themeFill="accent3" w:themeFillTint="66"/>
                </w:tcPr>
                <w:p w14:paraId="7FABADCB" w14:textId="77777777" w:rsidR="00C043DC" w:rsidRDefault="00C043DC" w:rsidP="00547148">
                  <w:r>
                    <w:rPr>
                      <w:rFonts w:hint="eastAsia"/>
                    </w:rPr>
                    <w:t>生产计划评估</w:t>
                  </w:r>
                </w:p>
                <w:p w14:paraId="78373A9B" w14:textId="77777777" w:rsidR="00C043DC" w:rsidRDefault="00C043DC" w:rsidP="00547148">
                  <w:r>
                    <w:rPr>
                      <w:rFonts w:hint="eastAsia"/>
                    </w:rPr>
                    <w:t>P</w:t>
                  </w:r>
                  <w:r>
                    <w:t>lanning</w:t>
                  </w:r>
                </w:p>
              </w:tc>
              <w:tc>
                <w:tcPr>
                  <w:tcW w:w="620" w:type="dxa"/>
                  <w:shd w:val="clear" w:color="auto" w:fill="D6E3BC" w:themeFill="accent3" w:themeFillTint="66"/>
                </w:tcPr>
                <w:p w14:paraId="79D041DE" w14:textId="77777777" w:rsidR="00C043DC" w:rsidRDefault="00C043DC" w:rsidP="00547148">
                  <w:r>
                    <w:rPr>
                      <w:rFonts w:hint="eastAsia"/>
                    </w:rPr>
                    <w:t>培训评估</w:t>
                  </w:r>
                </w:p>
                <w:p w14:paraId="457BE1B3" w14:textId="77777777" w:rsidR="00C043DC" w:rsidRDefault="00C043DC" w:rsidP="00547148">
                  <w:r>
                    <w:rPr>
                      <w:rFonts w:hint="eastAsia"/>
                    </w:rPr>
                    <w:t>P</w:t>
                  </w:r>
                  <w:r>
                    <w:t>lanning Eva</w:t>
                  </w:r>
                </w:p>
              </w:tc>
              <w:tc>
                <w:tcPr>
                  <w:tcW w:w="620" w:type="dxa"/>
                  <w:shd w:val="clear" w:color="auto" w:fill="D6E3BC" w:themeFill="accent3" w:themeFillTint="66"/>
                </w:tcPr>
                <w:p w14:paraId="3C8E7A34" w14:textId="77777777" w:rsidR="00C043DC" w:rsidRDefault="00C043DC" w:rsidP="00547148">
                  <w:r>
                    <w:rPr>
                      <w:rFonts w:hint="eastAsia"/>
                    </w:rPr>
                    <w:t>质量评估</w:t>
                  </w:r>
                </w:p>
                <w:p w14:paraId="40F2DF21" w14:textId="77777777" w:rsidR="00C043DC" w:rsidRDefault="00C043DC" w:rsidP="00547148">
                  <w:r>
                    <w:rPr>
                      <w:rFonts w:hint="eastAsia"/>
                    </w:rPr>
                    <w:t>Q</w:t>
                  </w:r>
                  <w:r>
                    <w:t xml:space="preserve">uality Eva </w:t>
                  </w:r>
                </w:p>
              </w:tc>
            </w:tr>
            <w:tr w:rsidR="00C043DC" w14:paraId="33E7B0F5" w14:textId="77777777" w:rsidTr="00547148">
              <w:tc>
                <w:tcPr>
                  <w:tcW w:w="654" w:type="dxa"/>
                </w:tcPr>
                <w:p w14:paraId="40A10924" w14:textId="77777777" w:rsidR="00C043DC" w:rsidRDefault="00C043DC" w:rsidP="00547148">
                  <w:r>
                    <w:rPr>
                      <w:rFonts w:hint="eastAsia"/>
                    </w:rPr>
                    <w:t>X</w:t>
                  </w:r>
                  <w:r>
                    <w:t>XX</w:t>
                  </w:r>
                </w:p>
              </w:tc>
              <w:tc>
                <w:tcPr>
                  <w:tcW w:w="759" w:type="dxa"/>
                </w:tcPr>
                <w:p w14:paraId="7CE87561" w14:textId="77777777" w:rsidR="00C043DC" w:rsidRDefault="00C043DC" w:rsidP="00547148">
                  <w:r>
                    <w:rPr>
                      <w:rFonts w:hint="eastAsia"/>
                    </w:rPr>
                    <w:t>X</w:t>
                  </w:r>
                  <w:r>
                    <w:t>XX</w:t>
                  </w:r>
                </w:p>
              </w:tc>
              <w:tc>
                <w:tcPr>
                  <w:tcW w:w="772" w:type="dxa"/>
                </w:tcPr>
                <w:p w14:paraId="7CEBF921" w14:textId="77777777" w:rsidR="00C043DC" w:rsidRDefault="00C043DC" w:rsidP="00547148">
                  <w:r>
                    <w:rPr>
                      <w:rFonts w:hint="eastAsia"/>
                    </w:rPr>
                    <w:t>X</w:t>
                  </w:r>
                  <w:r>
                    <w:t>XX</w:t>
                  </w:r>
                </w:p>
              </w:tc>
              <w:tc>
                <w:tcPr>
                  <w:tcW w:w="705" w:type="dxa"/>
                </w:tcPr>
                <w:p w14:paraId="03C1609A" w14:textId="77777777" w:rsidR="00C043DC" w:rsidRDefault="00C043DC" w:rsidP="00547148">
                  <w:r>
                    <w:rPr>
                      <w:rFonts w:hint="eastAsia"/>
                    </w:rPr>
                    <w:t>X</w:t>
                  </w:r>
                  <w:r>
                    <w:t>XX</w:t>
                  </w:r>
                </w:p>
              </w:tc>
              <w:tc>
                <w:tcPr>
                  <w:tcW w:w="1285" w:type="dxa"/>
                </w:tcPr>
                <w:p w14:paraId="2CA39FEE" w14:textId="77777777" w:rsidR="00C043DC" w:rsidRDefault="00C043DC" w:rsidP="00547148">
                  <w:r>
                    <w:rPr>
                      <w:rFonts w:hint="eastAsia"/>
                    </w:rPr>
                    <w:t>X</w:t>
                  </w:r>
                  <w:r>
                    <w:t>XX</w:t>
                  </w:r>
                </w:p>
              </w:tc>
              <w:tc>
                <w:tcPr>
                  <w:tcW w:w="1166" w:type="dxa"/>
                </w:tcPr>
                <w:p w14:paraId="1C3B38D7" w14:textId="77777777" w:rsidR="00C043DC" w:rsidRDefault="00C043DC" w:rsidP="00547148">
                  <w:r>
                    <w:t>Y/N</w:t>
                  </w:r>
                </w:p>
              </w:tc>
              <w:tc>
                <w:tcPr>
                  <w:tcW w:w="807" w:type="dxa"/>
                </w:tcPr>
                <w:p w14:paraId="27005F9B" w14:textId="77777777" w:rsidR="00C043DC" w:rsidRDefault="00C043DC" w:rsidP="00547148">
                  <w:r>
                    <w:t>Y/N</w:t>
                  </w:r>
                </w:p>
              </w:tc>
              <w:tc>
                <w:tcPr>
                  <w:tcW w:w="1072" w:type="dxa"/>
                </w:tcPr>
                <w:p w14:paraId="54608C6F" w14:textId="77777777" w:rsidR="00C043DC" w:rsidRDefault="00C043DC" w:rsidP="00547148">
                  <w:r>
                    <w:t>Y/N</w:t>
                  </w:r>
                </w:p>
              </w:tc>
              <w:tc>
                <w:tcPr>
                  <w:tcW w:w="1057" w:type="dxa"/>
                </w:tcPr>
                <w:p w14:paraId="16F850F9" w14:textId="77777777" w:rsidR="00C043DC" w:rsidRDefault="00C043DC" w:rsidP="00547148">
                  <w:r>
                    <w:t>Y/N</w:t>
                  </w:r>
                </w:p>
              </w:tc>
              <w:tc>
                <w:tcPr>
                  <w:tcW w:w="620" w:type="dxa"/>
                </w:tcPr>
                <w:p w14:paraId="4F472158" w14:textId="77777777" w:rsidR="00C043DC" w:rsidRDefault="00C043DC" w:rsidP="00547148">
                  <w:r>
                    <w:t>Y/N</w:t>
                  </w:r>
                </w:p>
              </w:tc>
              <w:tc>
                <w:tcPr>
                  <w:tcW w:w="620" w:type="dxa"/>
                </w:tcPr>
                <w:p w14:paraId="76D71258" w14:textId="77777777" w:rsidR="00C043DC" w:rsidRDefault="00C043DC" w:rsidP="00547148">
                  <w:r>
                    <w:t>Y/N</w:t>
                  </w:r>
                </w:p>
              </w:tc>
            </w:tr>
          </w:tbl>
          <w:p w14:paraId="5A7C6B90" w14:textId="77777777" w:rsidR="00C043DC" w:rsidRDefault="00C043DC" w:rsidP="00547148"/>
          <w:tbl>
            <w:tblPr>
              <w:tblStyle w:val="aff8"/>
              <w:tblW w:w="0" w:type="auto"/>
              <w:tblLook w:val="04A0" w:firstRow="1" w:lastRow="0" w:firstColumn="1" w:lastColumn="0" w:noHBand="0" w:noVBand="1"/>
            </w:tblPr>
            <w:tblGrid>
              <w:gridCol w:w="1263"/>
              <w:gridCol w:w="2371"/>
              <w:gridCol w:w="5883"/>
            </w:tblGrid>
            <w:tr w:rsidR="00C043DC" w14:paraId="77266854" w14:textId="77777777" w:rsidTr="00547148">
              <w:tc>
                <w:tcPr>
                  <w:tcW w:w="1271" w:type="dxa"/>
                  <w:shd w:val="clear" w:color="auto" w:fill="D6E3BC" w:themeFill="accent3" w:themeFillTint="66"/>
                </w:tcPr>
                <w:p w14:paraId="723754DE" w14:textId="77777777" w:rsidR="00C043DC" w:rsidRDefault="00C043DC" w:rsidP="00547148">
                  <w:r>
                    <w:rPr>
                      <w:rFonts w:hint="eastAsia"/>
                    </w:rPr>
                    <w:t>部件件号</w:t>
                  </w:r>
                </w:p>
                <w:p w14:paraId="4FBFB585" w14:textId="77777777" w:rsidR="00C043DC" w:rsidRDefault="00C043DC" w:rsidP="00547148">
                  <w:r>
                    <w:rPr>
                      <w:rFonts w:hint="eastAsia"/>
                    </w:rPr>
                    <w:t>P</w:t>
                  </w:r>
                  <w:r>
                    <w:t>art Number</w:t>
                  </w:r>
                </w:p>
              </w:tc>
              <w:tc>
                <w:tcPr>
                  <w:tcW w:w="2410" w:type="dxa"/>
                  <w:shd w:val="clear" w:color="auto" w:fill="D6E3BC" w:themeFill="accent3" w:themeFillTint="66"/>
                </w:tcPr>
                <w:p w14:paraId="08A38650" w14:textId="77777777" w:rsidR="00C043DC" w:rsidRDefault="00C043DC" w:rsidP="00547148">
                  <w:r>
                    <w:rPr>
                      <w:rFonts w:hint="eastAsia"/>
                    </w:rPr>
                    <w:t>C</w:t>
                  </w:r>
                  <w:r>
                    <w:t>MM</w:t>
                  </w:r>
                  <w:r>
                    <w:rPr>
                      <w:rFonts w:hint="eastAsia"/>
                    </w:rPr>
                    <w:t>修订已评估</w:t>
                  </w:r>
                </w:p>
                <w:p w14:paraId="04645A1F" w14:textId="77777777" w:rsidR="00C043DC" w:rsidRDefault="00C043DC" w:rsidP="00547148">
                  <w:r>
                    <w:rPr>
                      <w:rFonts w:hint="eastAsia"/>
                    </w:rPr>
                    <w:t>C</w:t>
                  </w:r>
                  <w:r>
                    <w:t>MM Revision Evaluation</w:t>
                  </w:r>
                </w:p>
              </w:tc>
              <w:tc>
                <w:tcPr>
                  <w:tcW w:w="6062" w:type="dxa"/>
                  <w:shd w:val="clear" w:color="auto" w:fill="D6E3BC" w:themeFill="accent3" w:themeFillTint="66"/>
                </w:tcPr>
                <w:p w14:paraId="18E20D70" w14:textId="77777777" w:rsidR="00C043DC" w:rsidRDefault="00C043DC" w:rsidP="00547148">
                  <w:r>
                    <w:rPr>
                      <w:rFonts w:hint="eastAsia"/>
                    </w:rPr>
                    <w:t>备注</w:t>
                  </w:r>
                </w:p>
                <w:p w14:paraId="332A41AD" w14:textId="77777777" w:rsidR="00C043DC" w:rsidRDefault="00C043DC" w:rsidP="00547148">
                  <w:r>
                    <w:rPr>
                      <w:rFonts w:hint="eastAsia"/>
                    </w:rPr>
                    <w:t>N</w:t>
                  </w:r>
                  <w:r>
                    <w:t>ote</w:t>
                  </w:r>
                </w:p>
              </w:tc>
            </w:tr>
            <w:tr w:rsidR="00C043DC" w14:paraId="41BBAA43" w14:textId="77777777" w:rsidTr="00547148">
              <w:tc>
                <w:tcPr>
                  <w:tcW w:w="1271" w:type="dxa"/>
                </w:tcPr>
                <w:p w14:paraId="177D6098" w14:textId="77777777" w:rsidR="00C043DC" w:rsidRDefault="00C043DC" w:rsidP="00547148"/>
              </w:tc>
              <w:tc>
                <w:tcPr>
                  <w:tcW w:w="2410" w:type="dxa"/>
                </w:tcPr>
                <w:p w14:paraId="3FEF6748" w14:textId="77777777" w:rsidR="00C043DC" w:rsidRDefault="00C043DC" w:rsidP="00547148"/>
              </w:tc>
              <w:tc>
                <w:tcPr>
                  <w:tcW w:w="6062" w:type="dxa"/>
                </w:tcPr>
                <w:p w14:paraId="5E5A1A9C" w14:textId="77777777" w:rsidR="00C043DC" w:rsidRDefault="00C043DC" w:rsidP="00547148"/>
              </w:tc>
            </w:tr>
            <w:tr w:rsidR="00C043DC" w14:paraId="1FFB9D94" w14:textId="77777777" w:rsidTr="00547148">
              <w:tc>
                <w:tcPr>
                  <w:tcW w:w="1271" w:type="dxa"/>
                </w:tcPr>
                <w:p w14:paraId="577FB324" w14:textId="77777777" w:rsidR="00C043DC" w:rsidRDefault="00C043DC" w:rsidP="00547148"/>
              </w:tc>
              <w:tc>
                <w:tcPr>
                  <w:tcW w:w="2410" w:type="dxa"/>
                </w:tcPr>
                <w:p w14:paraId="59084E02" w14:textId="77777777" w:rsidR="00C043DC" w:rsidRDefault="00C043DC" w:rsidP="00547148"/>
              </w:tc>
              <w:tc>
                <w:tcPr>
                  <w:tcW w:w="6062" w:type="dxa"/>
                </w:tcPr>
                <w:p w14:paraId="2EA58C14" w14:textId="77777777" w:rsidR="00C043DC" w:rsidRDefault="00C043DC" w:rsidP="00547148"/>
              </w:tc>
            </w:tr>
          </w:tbl>
          <w:p w14:paraId="12D90718" w14:textId="77777777" w:rsidR="00C043DC" w:rsidRDefault="00C043DC" w:rsidP="00547148"/>
        </w:tc>
      </w:tr>
    </w:tbl>
    <w:p w14:paraId="1A48DCE1" w14:textId="77777777" w:rsidR="00C043DC" w:rsidRDefault="00C043DC" w:rsidP="00C043DC">
      <w:pPr>
        <w:pStyle w:val="4"/>
        <w:numPr>
          <w:ilvl w:val="0"/>
          <w:numId w:val="12"/>
        </w:numPr>
        <w:ind w:left="2105"/>
      </w:pPr>
      <w:r>
        <w:rPr>
          <w:rFonts w:hint="eastAsia"/>
        </w:rPr>
        <w:lastRenderedPageBreak/>
        <w:t>逻辑控制</w:t>
      </w:r>
    </w:p>
    <w:p w14:paraId="69FB0F51" w14:textId="77777777" w:rsidR="00A337DE" w:rsidRPr="00C043DC" w:rsidRDefault="00A337DE" w:rsidP="00C132FF"/>
    <w:p w14:paraId="1F173134" w14:textId="3F1F7A8F" w:rsidR="00C132FF" w:rsidRDefault="008152D3" w:rsidP="00C132FF">
      <w:pPr>
        <w:pStyle w:val="3"/>
        <w:ind w:left="851"/>
      </w:pPr>
      <w:bookmarkStart w:id="33" w:name="_Toc503778760"/>
      <w:r>
        <w:rPr>
          <w:rFonts w:hint="eastAsia"/>
        </w:rPr>
        <w:t>许可</w:t>
      </w:r>
      <w:r w:rsidR="00C132FF">
        <w:rPr>
          <w:rFonts w:hint="eastAsia"/>
        </w:rPr>
        <w:t>定期检测</w:t>
      </w:r>
      <w:bookmarkEnd w:id="33"/>
    </w:p>
    <w:p w14:paraId="57C76238" w14:textId="77777777" w:rsidR="00C132FF" w:rsidRDefault="00C132FF" w:rsidP="003A73DA">
      <w:pPr>
        <w:pStyle w:val="4"/>
        <w:numPr>
          <w:ilvl w:val="0"/>
          <w:numId w:val="13"/>
        </w:numPr>
        <w:ind w:left="2105"/>
      </w:pPr>
      <w:r>
        <w:rPr>
          <w:rFonts w:hint="eastAsia"/>
        </w:rPr>
        <w:t>功能目标</w:t>
      </w:r>
    </w:p>
    <w:p w14:paraId="170FDF61" w14:textId="77777777" w:rsidR="00C132FF" w:rsidRDefault="002C13F2" w:rsidP="00C132FF">
      <w:r>
        <w:tab/>
      </w:r>
      <w:r>
        <w:tab/>
      </w:r>
      <w:r>
        <w:tab/>
      </w:r>
      <w:r>
        <w:rPr>
          <w:rFonts w:hint="eastAsia"/>
        </w:rPr>
        <w:t>系统自动根据许可证有效期跟当前日期对比，检测其是否超期。</w:t>
      </w:r>
    </w:p>
    <w:p w14:paraId="56F94854" w14:textId="77777777" w:rsidR="00C132FF" w:rsidRDefault="00C132FF" w:rsidP="003A73DA">
      <w:pPr>
        <w:pStyle w:val="4"/>
        <w:numPr>
          <w:ilvl w:val="0"/>
          <w:numId w:val="13"/>
        </w:numPr>
        <w:ind w:left="2105"/>
      </w:pPr>
      <w:r>
        <w:rPr>
          <w:rFonts w:hint="eastAsia"/>
        </w:rPr>
        <w:t>岗位权限</w:t>
      </w:r>
    </w:p>
    <w:p w14:paraId="3458B248" w14:textId="77777777" w:rsidR="00C132FF" w:rsidRDefault="00C132FF" w:rsidP="00C132FF">
      <w:r>
        <w:tab/>
      </w:r>
      <w:r>
        <w:tab/>
      </w:r>
    </w:p>
    <w:p w14:paraId="49BC3FFC" w14:textId="77777777" w:rsidR="00C132FF" w:rsidRDefault="00252212" w:rsidP="003A73DA">
      <w:pPr>
        <w:pStyle w:val="4"/>
        <w:numPr>
          <w:ilvl w:val="0"/>
          <w:numId w:val="13"/>
        </w:numPr>
        <w:ind w:left="2105"/>
      </w:pPr>
      <w:r>
        <w:rPr>
          <w:noProof/>
        </w:rPr>
        <w:drawing>
          <wp:anchor distT="0" distB="0" distL="114300" distR="114300" simplePos="0" relativeHeight="251659264" behindDoc="0" locked="0" layoutInCell="1" allowOverlap="1" wp14:anchorId="373CCAB5" wp14:editId="32394C15">
            <wp:simplePos x="0" y="0"/>
            <wp:positionH relativeFrom="column">
              <wp:posOffset>335280</wp:posOffset>
            </wp:positionH>
            <wp:positionV relativeFrom="paragraph">
              <wp:posOffset>434340</wp:posOffset>
            </wp:positionV>
            <wp:extent cx="5281930" cy="278511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t="4250"/>
                    <a:stretch>
                      <a:fillRect/>
                    </a:stretch>
                  </pic:blipFill>
                  <pic:spPr>
                    <a:xfrm>
                      <a:off x="0" y="0"/>
                      <a:ext cx="5281930" cy="278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2FF">
        <w:rPr>
          <w:rFonts w:hint="eastAsia"/>
        </w:rPr>
        <w:t>信息项描述</w:t>
      </w:r>
    </w:p>
    <w:p w14:paraId="5F14B388" w14:textId="0ADBF103" w:rsidR="00C132FF" w:rsidRDefault="00C132FF" w:rsidP="001C72CE">
      <w:r>
        <w:tab/>
      </w:r>
      <w:r>
        <w:rPr>
          <w:rFonts w:hint="eastAsia"/>
        </w:rPr>
        <w:t>逻辑控制</w:t>
      </w:r>
    </w:p>
    <w:p w14:paraId="383863AA" w14:textId="77777777" w:rsidR="00C132FF" w:rsidRPr="00447110" w:rsidRDefault="002C13F2" w:rsidP="003A73DA">
      <w:pPr>
        <w:pStyle w:val="afff0"/>
        <w:numPr>
          <w:ilvl w:val="0"/>
          <w:numId w:val="28"/>
        </w:numPr>
        <w:ind w:firstLineChars="0"/>
      </w:pPr>
      <w:r>
        <w:rPr>
          <w:rFonts w:hint="eastAsia"/>
        </w:rPr>
        <w:t>具体判断设计，参照“</w:t>
      </w:r>
      <w:r>
        <w:rPr>
          <w:rFonts w:hint="eastAsia"/>
        </w:rPr>
        <w:t>3.4.3</w:t>
      </w:r>
      <w:r>
        <w:rPr>
          <w:rFonts w:hint="eastAsia"/>
        </w:rPr>
        <w:t>消息提醒定义”部分。</w:t>
      </w:r>
    </w:p>
    <w:p w14:paraId="665442E1" w14:textId="32B9BF7B" w:rsidR="007664C3" w:rsidRDefault="007664C3"/>
    <w:p w14:paraId="49968E93" w14:textId="77777777" w:rsidR="00694C62" w:rsidRPr="00694C62" w:rsidRDefault="00E74110" w:rsidP="00694C62">
      <w:pPr>
        <w:pStyle w:val="2"/>
        <w:rPr>
          <w:sz w:val="32"/>
          <w:szCs w:val="32"/>
        </w:rPr>
      </w:pPr>
      <w:bookmarkStart w:id="34" w:name="_Toc503778761"/>
      <w:r>
        <w:rPr>
          <w:rFonts w:hint="eastAsia"/>
          <w:sz w:val="32"/>
          <w:szCs w:val="32"/>
        </w:rPr>
        <w:t>配置信息</w:t>
      </w:r>
      <w:r w:rsidR="00694C62" w:rsidRPr="00694C62">
        <w:rPr>
          <w:rFonts w:hint="eastAsia"/>
          <w:sz w:val="32"/>
          <w:szCs w:val="32"/>
        </w:rPr>
        <w:t>管理</w:t>
      </w:r>
      <w:bookmarkEnd w:id="34"/>
    </w:p>
    <w:p w14:paraId="2FE87944" w14:textId="77777777" w:rsidR="00694C62" w:rsidRPr="00444909" w:rsidRDefault="00694C62" w:rsidP="00694C62"/>
    <w:p w14:paraId="0480F3B5" w14:textId="77777777" w:rsidR="00A2226D" w:rsidRPr="0000339B" w:rsidRDefault="00A2226D" w:rsidP="00694C62">
      <w:pPr>
        <w:pStyle w:val="3"/>
        <w:ind w:left="851"/>
      </w:pPr>
      <w:bookmarkStart w:id="35" w:name="_Toc503778762"/>
      <w:r w:rsidRPr="0000339B">
        <w:rPr>
          <w:rFonts w:hint="eastAsia"/>
        </w:rPr>
        <w:t>消息提醒</w:t>
      </w:r>
      <w:r w:rsidR="00E74110">
        <w:rPr>
          <w:rFonts w:hint="eastAsia"/>
        </w:rPr>
        <w:t>配置</w:t>
      </w:r>
      <w:bookmarkEnd w:id="35"/>
    </w:p>
    <w:p w14:paraId="62121D9A" w14:textId="77777777" w:rsidR="00183855" w:rsidRPr="000244BC" w:rsidRDefault="00183855" w:rsidP="00694C62">
      <w:pPr>
        <w:pStyle w:val="4"/>
      </w:pPr>
      <w:r>
        <w:rPr>
          <w:rFonts w:hint="eastAsia"/>
        </w:rPr>
        <w:t>消息提醒维护</w:t>
      </w:r>
    </w:p>
    <w:p w14:paraId="6C067549" w14:textId="77777777" w:rsidR="00183855" w:rsidRDefault="00183855" w:rsidP="00183855">
      <w:pPr>
        <w:pStyle w:val="5"/>
      </w:pPr>
      <w:r>
        <w:rPr>
          <w:rFonts w:hint="eastAsia"/>
        </w:rPr>
        <w:t>功能目标</w:t>
      </w:r>
    </w:p>
    <w:p w14:paraId="4ECE5147" w14:textId="77777777" w:rsidR="00183855" w:rsidRDefault="00183855" w:rsidP="00183855">
      <w:pPr>
        <w:spacing w:beforeLines="50" w:before="120" w:afterLines="50" w:after="120"/>
      </w:pPr>
      <w:r>
        <w:tab/>
      </w:r>
      <w:r>
        <w:rPr>
          <w:sz w:val="28"/>
          <w:szCs w:val="28"/>
        </w:rPr>
        <w:tab/>
      </w:r>
      <w:r>
        <w:rPr>
          <w:rFonts w:hint="eastAsia"/>
          <w:sz w:val="28"/>
          <w:szCs w:val="28"/>
        </w:rPr>
        <w:t>针对所有消息提醒进行有效性维护。</w:t>
      </w:r>
    </w:p>
    <w:p w14:paraId="5C10F007" w14:textId="77777777" w:rsidR="00183855" w:rsidRDefault="00183855" w:rsidP="00183855">
      <w:pPr>
        <w:pStyle w:val="5"/>
      </w:pPr>
      <w:r>
        <w:rPr>
          <w:rFonts w:hint="eastAsia"/>
        </w:rPr>
        <w:t>岗位权限</w:t>
      </w:r>
    </w:p>
    <w:p w14:paraId="10D51137" w14:textId="77777777" w:rsidR="00183855" w:rsidRDefault="00183855" w:rsidP="00183855">
      <w:r>
        <w:tab/>
      </w:r>
      <w:r>
        <w:tab/>
      </w:r>
    </w:p>
    <w:p w14:paraId="59022832" w14:textId="77777777" w:rsidR="00183855" w:rsidRDefault="00183855" w:rsidP="00183855">
      <w:pPr>
        <w:pStyle w:val="5"/>
        <w:spacing w:line="360" w:lineRule="auto"/>
      </w:pPr>
      <w:r>
        <w:rPr>
          <w:rFonts w:hint="eastAsia"/>
        </w:rPr>
        <w:t>信息项描述</w:t>
      </w:r>
    </w:p>
    <w:tbl>
      <w:tblPr>
        <w:tblStyle w:val="aff8"/>
        <w:tblW w:w="0" w:type="auto"/>
        <w:jc w:val="center"/>
        <w:tblLook w:val="04A0" w:firstRow="1" w:lastRow="0" w:firstColumn="1" w:lastColumn="0" w:noHBand="0" w:noVBand="1"/>
      </w:tblPr>
      <w:tblGrid>
        <w:gridCol w:w="8125"/>
      </w:tblGrid>
      <w:tr w:rsidR="00183855" w14:paraId="7E32F63E" w14:textId="77777777" w:rsidTr="00252212">
        <w:trPr>
          <w:trHeight w:val="601"/>
          <w:jc w:val="center"/>
        </w:trPr>
        <w:tc>
          <w:tcPr>
            <w:tcW w:w="8125" w:type="dxa"/>
          </w:tcPr>
          <w:p w14:paraId="42CCEF5D" w14:textId="77777777" w:rsidR="00183855" w:rsidRDefault="00183855" w:rsidP="00252212">
            <w:r>
              <w:rPr>
                <w:rFonts w:hint="eastAsia"/>
              </w:rPr>
              <w:t>查询</w:t>
            </w:r>
          </w:p>
          <w:p w14:paraId="4B079D86" w14:textId="77777777" w:rsidR="00183855" w:rsidRDefault="00183855" w:rsidP="00252212"/>
        </w:tc>
      </w:tr>
      <w:tr w:rsidR="00183855" w14:paraId="523F01E6" w14:textId="77777777" w:rsidTr="00252212">
        <w:trPr>
          <w:trHeight w:val="947"/>
          <w:jc w:val="center"/>
        </w:trPr>
        <w:tc>
          <w:tcPr>
            <w:tcW w:w="8125" w:type="dxa"/>
          </w:tcPr>
          <w:p w14:paraId="041D9D31" w14:textId="77777777" w:rsidR="00183855" w:rsidRDefault="00183855" w:rsidP="00252212">
            <w:r>
              <w:rPr>
                <w:rFonts w:hint="eastAsia"/>
              </w:rPr>
              <w:t>按钮功能</w:t>
            </w:r>
          </w:p>
          <w:p w14:paraId="7F240D3B" w14:textId="77777777" w:rsidR="00183855" w:rsidRDefault="00183855" w:rsidP="00252212"/>
          <w:p w14:paraId="251C85A0" w14:textId="77777777" w:rsidR="00183855" w:rsidRDefault="00183855" w:rsidP="00252212">
            <w:r>
              <w:rPr>
                <w:rFonts w:hint="eastAsia"/>
              </w:rPr>
              <w:t>查询，增加，修改，删除</w:t>
            </w:r>
          </w:p>
        </w:tc>
      </w:tr>
      <w:tr w:rsidR="00183855" w14:paraId="4A5C4D88" w14:textId="77777777" w:rsidTr="00252212">
        <w:trPr>
          <w:trHeight w:val="588"/>
          <w:jc w:val="center"/>
        </w:trPr>
        <w:tc>
          <w:tcPr>
            <w:tcW w:w="8125" w:type="dxa"/>
          </w:tcPr>
          <w:p w14:paraId="5638A5ED" w14:textId="77777777" w:rsidR="00183855" w:rsidRDefault="00183855" w:rsidP="00252212">
            <w:r>
              <w:rPr>
                <w:rFonts w:hint="eastAsia"/>
              </w:rPr>
              <w:t>查询列表</w:t>
            </w:r>
          </w:p>
          <w:p w14:paraId="564258FA" w14:textId="77777777" w:rsidR="00183855" w:rsidRDefault="00183855" w:rsidP="00252212"/>
        </w:tc>
      </w:tr>
    </w:tbl>
    <w:p w14:paraId="521724A9" w14:textId="77777777" w:rsidR="00183855" w:rsidRDefault="00183855" w:rsidP="00183855">
      <w:pPr>
        <w:ind w:firstLineChars="300" w:firstLine="720"/>
      </w:pPr>
      <w:r>
        <w:tab/>
      </w:r>
      <w:r>
        <w:rPr>
          <w:rFonts w:hint="eastAsia"/>
        </w:rPr>
        <w:t>点击“新增”</w:t>
      </w:r>
    </w:p>
    <w:tbl>
      <w:tblPr>
        <w:tblStyle w:val="aff8"/>
        <w:tblW w:w="0" w:type="auto"/>
        <w:jc w:val="center"/>
        <w:tblLook w:val="04A0" w:firstRow="1" w:lastRow="0" w:firstColumn="1" w:lastColumn="0" w:noHBand="0" w:noVBand="1"/>
      </w:tblPr>
      <w:tblGrid>
        <w:gridCol w:w="1555"/>
        <w:gridCol w:w="1882"/>
        <w:gridCol w:w="1945"/>
        <w:gridCol w:w="2737"/>
      </w:tblGrid>
      <w:tr w:rsidR="00183855" w14:paraId="78BA6791" w14:textId="77777777" w:rsidTr="007C4925">
        <w:trPr>
          <w:trHeight w:val="1153"/>
          <w:jc w:val="center"/>
        </w:trPr>
        <w:tc>
          <w:tcPr>
            <w:tcW w:w="1555" w:type="dxa"/>
            <w:shd w:val="clear" w:color="auto" w:fill="EAF1DD" w:themeFill="accent3" w:themeFillTint="33"/>
          </w:tcPr>
          <w:p w14:paraId="5CE64175" w14:textId="77777777" w:rsidR="00183855" w:rsidRDefault="00183855" w:rsidP="00252212">
            <w:r>
              <w:rPr>
                <w:rFonts w:hint="eastAsia"/>
              </w:rPr>
              <w:t>消息频率</w:t>
            </w:r>
          </w:p>
          <w:p w14:paraId="086A0C16" w14:textId="77777777" w:rsidR="005A09C3" w:rsidRDefault="005A09C3" w:rsidP="00252212">
            <w:r w:rsidRPr="005A09C3">
              <w:t>message frequency</w:t>
            </w:r>
          </w:p>
        </w:tc>
        <w:tc>
          <w:tcPr>
            <w:tcW w:w="1882" w:type="dxa"/>
          </w:tcPr>
          <w:p w14:paraId="675E4EA7" w14:textId="77777777" w:rsidR="00183855" w:rsidRDefault="00183855" w:rsidP="00252212">
            <w:r>
              <w:rPr>
                <w:rFonts w:hint="eastAsia"/>
              </w:rPr>
              <w:t>每日</w:t>
            </w:r>
            <w:r>
              <w:rPr>
                <w:rFonts w:hint="eastAsia"/>
              </w:rPr>
              <w:t>\</w:t>
            </w:r>
            <w:r>
              <w:rPr>
                <w:rFonts w:hint="eastAsia"/>
              </w:rPr>
              <w:t>每月</w:t>
            </w:r>
            <w:r w:rsidR="002C13F2">
              <w:rPr>
                <w:rFonts w:hint="eastAsia"/>
              </w:rPr>
              <w:t>，</w:t>
            </w:r>
            <w:r>
              <w:rPr>
                <w:rFonts w:hint="eastAsia"/>
              </w:rPr>
              <w:t>\</w:t>
            </w:r>
            <w:r>
              <w:rPr>
                <w:rFonts w:hint="eastAsia"/>
              </w:rPr>
              <w:t>每季每半年</w:t>
            </w:r>
            <w:r>
              <w:rPr>
                <w:rFonts w:hint="eastAsia"/>
              </w:rPr>
              <w:t>\</w:t>
            </w:r>
            <w:r>
              <w:rPr>
                <w:rFonts w:hint="eastAsia"/>
              </w:rPr>
              <w:t>每年</w:t>
            </w:r>
          </w:p>
        </w:tc>
        <w:tc>
          <w:tcPr>
            <w:tcW w:w="1945" w:type="dxa"/>
            <w:shd w:val="clear" w:color="auto" w:fill="EAF1DD" w:themeFill="accent3" w:themeFillTint="33"/>
          </w:tcPr>
          <w:p w14:paraId="27FC5262" w14:textId="77777777" w:rsidR="00183855" w:rsidRDefault="00183855" w:rsidP="00252212">
            <w:r>
              <w:rPr>
                <w:rFonts w:hint="eastAsia"/>
              </w:rPr>
              <w:t>消息类型</w:t>
            </w:r>
          </w:p>
          <w:p w14:paraId="15F13ACB" w14:textId="77777777" w:rsidR="005A09C3" w:rsidRDefault="005A09C3" w:rsidP="00252212">
            <w:r w:rsidRPr="005A09C3">
              <w:t>message type</w:t>
            </w:r>
          </w:p>
        </w:tc>
        <w:tc>
          <w:tcPr>
            <w:tcW w:w="2737" w:type="dxa"/>
          </w:tcPr>
          <w:p w14:paraId="62693245" w14:textId="77777777" w:rsidR="00183855" w:rsidRDefault="00183855" w:rsidP="00252212">
            <w:r>
              <w:rPr>
                <w:rFonts w:hint="eastAsia"/>
              </w:rPr>
              <w:t>通知</w:t>
            </w:r>
            <w:r>
              <w:rPr>
                <w:rFonts w:hint="eastAsia"/>
              </w:rPr>
              <w:t>\</w:t>
            </w:r>
            <w:r>
              <w:rPr>
                <w:rFonts w:hint="eastAsia"/>
              </w:rPr>
              <w:t>提醒</w:t>
            </w:r>
            <w:r>
              <w:rPr>
                <w:rFonts w:hint="eastAsia"/>
              </w:rPr>
              <w:t>\</w:t>
            </w:r>
            <w:r>
              <w:rPr>
                <w:rFonts w:hint="eastAsia"/>
              </w:rPr>
              <w:t>超时</w:t>
            </w:r>
            <w:r>
              <w:rPr>
                <w:rFonts w:hint="eastAsia"/>
              </w:rPr>
              <w:t>\</w:t>
            </w:r>
            <w:r>
              <w:rPr>
                <w:rFonts w:hint="eastAsia"/>
              </w:rPr>
              <w:t>逾期</w:t>
            </w:r>
            <w:r>
              <w:rPr>
                <w:rFonts w:hint="eastAsia"/>
              </w:rPr>
              <w:t>\</w:t>
            </w:r>
            <w:r>
              <w:rPr>
                <w:rFonts w:hint="eastAsia"/>
              </w:rPr>
              <w:t>其它</w:t>
            </w:r>
          </w:p>
        </w:tc>
      </w:tr>
      <w:tr w:rsidR="00183855" w14:paraId="5B050430" w14:textId="77777777" w:rsidTr="007C4925">
        <w:trPr>
          <w:trHeight w:val="566"/>
          <w:jc w:val="center"/>
        </w:trPr>
        <w:tc>
          <w:tcPr>
            <w:tcW w:w="1555" w:type="dxa"/>
            <w:shd w:val="clear" w:color="auto" w:fill="EAF1DD" w:themeFill="accent3" w:themeFillTint="33"/>
          </w:tcPr>
          <w:p w14:paraId="22241219" w14:textId="77777777" w:rsidR="00183855" w:rsidRDefault="00183855" w:rsidP="00252212">
            <w:r>
              <w:rPr>
                <w:rFonts w:hint="eastAsia"/>
              </w:rPr>
              <w:t>消息级别</w:t>
            </w:r>
          </w:p>
          <w:p w14:paraId="5CD71CA0" w14:textId="77777777" w:rsidR="005A09C3" w:rsidRDefault="005A09C3" w:rsidP="00252212">
            <w:r w:rsidRPr="005A09C3">
              <w:t>message level</w:t>
            </w:r>
          </w:p>
          <w:p w14:paraId="43721445" w14:textId="77777777" w:rsidR="005A09C3" w:rsidRDefault="005A09C3" w:rsidP="00252212"/>
        </w:tc>
        <w:tc>
          <w:tcPr>
            <w:tcW w:w="1882" w:type="dxa"/>
          </w:tcPr>
          <w:p w14:paraId="0A80755C" w14:textId="77777777" w:rsidR="00183855" w:rsidRDefault="00183855" w:rsidP="00252212">
            <w:r>
              <w:rPr>
                <w:rFonts w:hint="eastAsia"/>
              </w:rPr>
              <w:t>高</w:t>
            </w:r>
            <w:r>
              <w:rPr>
                <w:rFonts w:hint="eastAsia"/>
              </w:rPr>
              <w:t>\</w:t>
            </w:r>
            <w:r>
              <w:rPr>
                <w:rFonts w:hint="eastAsia"/>
              </w:rPr>
              <w:t>中</w:t>
            </w:r>
            <w:r>
              <w:rPr>
                <w:rFonts w:hint="eastAsia"/>
              </w:rPr>
              <w:t>\</w:t>
            </w:r>
            <w:r>
              <w:rPr>
                <w:rFonts w:hint="eastAsia"/>
              </w:rPr>
              <w:t>低</w:t>
            </w:r>
          </w:p>
        </w:tc>
        <w:tc>
          <w:tcPr>
            <w:tcW w:w="1945" w:type="dxa"/>
            <w:shd w:val="clear" w:color="auto" w:fill="EAF1DD" w:themeFill="accent3" w:themeFillTint="33"/>
          </w:tcPr>
          <w:p w14:paraId="7D22F92C" w14:textId="77777777" w:rsidR="00183855" w:rsidRDefault="00183855" w:rsidP="00252212">
            <w:r>
              <w:rPr>
                <w:rFonts w:hint="eastAsia"/>
              </w:rPr>
              <w:t>隶属模块</w:t>
            </w:r>
          </w:p>
          <w:p w14:paraId="41BE1A60" w14:textId="77777777" w:rsidR="005A09C3" w:rsidRDefault="005A09C3" w:rsidP="00252212">
            <w:r w:rsidRPr="005A09C3">
              <w:t>Membership module</w:t>
            </w:r>
          </w:p>
        </w:tc>
        <w:tc>
          <w:tcPr>
            <w:tcW w:w="2737" w:type="dxa"/>
          </w:tcPr>
          <w:p w14:paraId="3506A56D" w14:textId="77777777" w:rsidR="00183855" w:rsidRDefault="00183855" w:rsidP="00252212"/>
        </w:tc>
      </w:tr>
      <w:tr w:rsidR="00183855" w14:paraId="7936B960" w14:textId="77777777" w:rsidTr="007C4925">
        <w:trPr>
          <w:trHeight w:val="566"/>
          <w:jc w:val="center"/>
        </w:trPr>
        <w:tc>
          <w:tcPr>
            <w:tcW w:w="1555" w:type="dxa"/>
            <w:shd w:val="clear" w:color="auto" w:fill="EAF1DD" w:themeFill="accent3" w:themeFillTint="33"/>
          </w:tcPr>
          <w:p w14:paraId="6A7E8B1D" w14:textId="77777777" w:rsidR="00183855" w:rsidRDefault="00183855" w:rsidP="00252212">
            <w:r>
              <w:rPr>
                <w:rFonts w:hint="eastAsia"/>
              </w:rPr>
              <w:t>消息标题</w:t>
            </w:r>
          </w:p>
          <w:p w14:paraId="13ABC409" w14:textId="77777777" w:rsidR="005A09C3" w:rsidRDefault="005A09C3" w:rsidP="00252212">
            <w:r w:rsidRPr="005A09C3">
              <w:t>message header</w:t>
            </w:r>
          </w:p>
          <w:p w14:paraId="3F8C4158" w14:textId="77777777" w:rsidR="005A09C3" w:rsidRDefault="005A09C3" w:rsidP="00252212"/>
        </w:tc>
        <w:tc>
          <w:tcPr>
            <w:tcW w:w="1882" w:type="dxa"/>
          </w:tcPr>
          <w:p w14:paraId="02B3B007" w14:textId="77777777" w:rsidR="00183855" w:rsidRDefault="00183855" w:rsidP="00252212"/>
        </w:tc>
        <w:tc>
          <w:tcPr>
            <w:tcW w:w="1945" w:type="dxa"/>
            <w:shd w:val="clear" w:color="auto" w:fill="EAF1DD" w:themeFill="accent3" w:themeFillTint="33"/>
          </w:tcPr>
          <w:p w14:paraId="4274B4F7" w14:textId="77777777" w:rsidR="00183855" w:rsidRDefault="00183855" w:rsidP="00252212">
            <w:r>
              <w:rPr>
                <w:rFonts w:hint="eastAsia"/>
              </w:rPr>
              <w:t>有效标志</w:t>
            </w:r>
          </w:p>
          <w:p w14:paraId="124F38F5" w14:textId="77777777" w:rsidR="005A09C3" w:rsidRDefault="005A09C3" w:rsidP="00252212">
            <w:r w:rsidRPr="005A09C3">
              <w:t>available marker</w:t>
            </w:r>
          </w:p>
        </w:tc>
        <w:tc>
          <w:tcPr>
            <w:tcW w:w="2737" w:type="dxa"/>
          </w:tcPr>
          <w:p w14:paraId="0448D597" w14:textId="77777777" w:rsidR="00183855" w:rsidRDefault="00183855" w:rsidP="00252212">
            <w:r>
              <w:rPr>
                <w:rFonts w:hint="eastAsia"/>
              </w:rPr>
              <w:t>有效、失效</w:t>
            </w:r>
          </w:p>
        </w:tc>
      </w:tr>
      <w:tr w:rsidR="00183855" w14:paraId="214378DB" w14:textId="77777777" w:rsidTr="007C4925">
        <w:trPr>
          <w:trHeight w:val="566"/>
          <w:jc w:val="center"/>
        </w:trPr>
        <w:tc>
          <w:tcPr>
            <w:tcW w:w="1555" w:type="dxa"/>
            <w:shd w:val="clear" w:color="auto" w:fill="EAF1DD" w:themeFill="accent3" w:themeFillTint="33"/>
          </w:tcPr>
          <w:p w14:paraId="43728891" w14:textId="77777777" w:rsidR="00183855" w:rsidRDefault="00183855" w:rsidP="00252212">
            <w:r>
              <w:rPr>
                <w:rFonts w:hint="eastAsia"/>
              </w:rPr>
              <w:t>接收部门</w:t>
            </w:r>
          </w:p>
          <w:p w14:paraId="1BEE03B6" w14:textId="77777777" w:rsidR="005A09C3" w:rsidRDefault="005A09C3" w:rsidP="00252212">
            <w:r w:rsidRPr="005A09C3">
              <w:t>receiving department</w:t>
            </w:r>
          </w:p>
          <w:p w14:paraId="15111936" w14:textId="77777777" w:rsidR="005A09C3" w:rsidRDefault="005A09C3" w:rsidP="00252212"/>
        </w:tc>
        <w:tc>
          <w:tcPr>
            <w:tcW w:w="1882" w:type="dxa"/>
          </w:tcPr>
          <w:p w14:paraId="4C00FA05" w14:textId="77777777" w:rsidR="00183855" w:rsidRDefault="00183855" w:rsidP="00252212"/>
        </w:tc>
        <w:tc>
          <w:tcPr>
            <w:tcW w:w="1945" w:type="dxa"/>
            <w:shd w:val="clear" w:color="auto" w:fill="EAF1DD" w:themeFill="accent3" w:themeFillTint="33"/>
          </w:tcPr>
          <w:p w14:paraId="5C845DA4" w14:textId="77777777" w:rsidR="00183855" w:rsidRDefault="00183855" w:rsidP="00252212">
            <w:r>
              <w:rPr>
                <w:rFonts w:hint="eastAsia"/>
              </w:rPr>
              <w:t>接收人</w:t>
            </w:r>
          </w:p>
          <w:p w14:paraId="5D0955E3" w14:textId="77777777" w:rsidR="005A09C3" w:rsidRDefault="005A09C3" w:rsidP="00252212">
            <w:r w:rsidRPr="005A09C3">
              <w:t>recipient</w:t>
            </w:r>
          </w:p>
          <w:p w14:paraId="4A30C23A" w14:textId="77777777" w:rsidR="005A09C3" w:rsidRDefault="005A09C3" w:rsidP="00252212"/>
        </w:tc>
        <w:tc>
          <w:tcPr>
            <w:tcW w:w="2737" w:type="dxa"/>
          </w:tcPr>
          <w:p w14:paraId="4B97FFF7" w14:textId="77777777" w:rsidR="00183855" w:rsidRDefault="00183855" w:rsidP="00252212">
            <w:r>
              <w:rPr>
                <w:rFonts w:hint="eastAsia"/>
              </w:rPr>
              <w:t>选择</w:t>
            </w:r>
          </w:p>
        </w:tc>
      </w:tr>
      <w:tr w:rsidR="00183855" w14:paraId="0F5C48CF" w14:textId="77777777" w:rsidTr="007C4925">
        <w:trPr>
          <w:trHeight w:val="566"/>
          <w:jc w:val="center"/>
        </w:trPr>
        <w:tc>
          <w:tcPr>
            <w:tcW w:w="1555" w:type="dxa"/>
            <w:shd w:val="clear" w:color="auto" w:fill="EAF1DD" w:themeFill="accent3" w:themeFillTint="33"/>
          </w:tcPr>
          <w:p w14:paraId="34802008" w14:textId="77777777" w:rsidR="00183855" w:rsidRDefault="00183855" w:rsidP="00252212">
            <w:r>
              <w:rPr>
                <w:rFonts w:hint="eastAsia"/>
              </w:rPr>
              <w:t>消息筛选</w:t>
            </w:r>
          </w:p>
          <w:p w14:paraId="3259AEC5" w14:textId="77777777" w:rsidR="005A09C3" w:rsidRDefault="005A09C3" w:rsidP="00252212">
            <w:r w:rsidRPr="005A09C3">
              <w:t>Message Filter</w:t>
            </w:r>
          </w:p>
        </w:tc>
        <w:tc>
          <w:tcPr>
            <w:tcW w:w="6564" w:type="dxa"/>
            <w:gridSpan w:val="3"/>
          </w:tcPr>
          <w:p w14:paraId="35928991" w14:textId="77777777" w:rsidR="00D62C05" w:rsidRDefault="00183855" w:rsidP="00D62C05">
            <w:r>
              <w:rPr>
                <w:rFonts w:hint="eastAsia"/>
              </w:rPr>
              <w:t xml:space="preserve">XXX as </w:t>
            </w:r>
            <w:r>
              <w:t xml:space="preserve"> </w:t>
            </w:r>
            <w:r>
              <w:rPr>
                <w:rFonts w:hint="eastAsia"/>
              </w:rPr>
              <w:t>消息主题</w:t>
            </w:r>
          </w:p>
          <w:p w14:paraId="51B45CE3" w14:textId="77777777" w:rsidR="00183855" w:rsidRDefault="00183855" w:rsidP="00252212"/>
        </w:tc>
      </w:tr>
      <w:tr w:rsidR="00183855" w14:paraId="0364CD17" w14:textId="77777777" w:rsidTr="007C4925">
        <w:trPr>
          <w:trHeight w:val="566"/>
          <w:jc w:val="center"/>
        </w:trPr>
        <w:tc>
          <w:tcPr>
            <w:tcW w:w="1555" w:type="dxa"/>
            <w:shd w:val="clear" w:color="auto" w:fill="EAF1DD" w:themeFill="accent3" w:themeFillTint="33"/>
          </w:tcPr>
          <w:p w14:paraId="6261E698" w14:textId="77777777" w:rsidR="00183855" w:rsidRDefault="00183855" w:rsidP="00252212">
            <w:r>
              <w:rPr>
                <w:rFonts w:hint="eastAsia"/>
              </w:rPr>
              <w:lastRenderedPageBreak/>
              <w:t>消息内容</w:t>
            </w:r>
          </w:p>
          <w:p w14:paraId="60D8344D" w14:textId="77777777" w:rsidR="005A09C3" w:rsidRPr="005A09C3" w:rsidRDefault="005A09C3" w:rsidP="006F44EE">
            <w:pPr>
              <w:pBdr>
                <w:left w:val="single" w:sz="6" w:space="3" w:color="2B2B2B"/>
              </w:pBdr>
            </w:pPr>
            <w:r w:rsidRPr="005A09C3">
              <w:t>Messageblob</w:t>
            </w:r>
          </w:p>
          <w:p w14:paraId="615B5B11" w14:textId="77777777" w:rsidR="005A09C3" w:rsidRDefault="005A09C3" w:rsidP="00252212"/>
        </w:tc>
        <w:tc>
          <w:tcPr>
            <w:tcW w:w="6564" w:type="dxa"/>
            <w:gridSpan w:val="3"/>
          </w:tcPr>
          <w:p w14:paraId="08C18700" w14:textId="77777777" w:rsidR="00183855" w:rsidRDefault="00183855" w:rsidP="00252212">
            <w:r>
              <w:rPr>
                <w:rFonts w:hint="eastAsia"/>
              </w:rPr>
              <w:t>你好，消息主题</w:t>
            </w:r>
            <w:r>
              <w:rPr>
                <w:rFonts w:hint="eastAsia"/>
              </w:rPr>
              <w:t xml:space="preserve"> </w:t>
            </w:r>
            <w:r>
              <w:t xml:space="preserve">  </w:t>
            </w:r>
            <w:r>
              <w:rPr>
                <w:rFonts w:hint="eastAsia"/>
              </w:rPr>
              <w:t>出现什么变化，</w:t>
            </w:r>
            <w:r>
              <w:rPr>
                <w:rFonts w:hint="eastAsia"/>
              </w:rPr>
              <w:t xml:space="preserve"> </w:t>
            </w:r>
            <w:r>
              <w:rPr>
                <w:rFonts w:hint="eastAsia"/>
              </w:rPr>
              <w:t>请关注。</w:t>
            </w:r>
          </w:p>
        </w:tc>
      </w:tr>
      <w:tr w:rsidR="00183855" w14:paraId="55A35B85" w14:textId="77777777" w:rsidTr="00252212">
        <w:trPr>
          <w:trHeight w:val="566"/>
          <w:jc w:val="center"/>
        </w:trPr>
        <w:tc>
          <w:tcPr>
            <w:tcW w:w="8119" w:type="dxa"/>
            <w:gridSpan w:val="4"/>
            <w:shd w:val="clear" w:color="auto" w:fill="EAF1DD" w:themeFill="accent3" w:themeFillTint="33"/>
          </w:tcPr>
          <w:p w14:paraId="4D1CA6C6"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p w14:paraId="5F36D557" w14:textId="77777777" w:rsidR="005A09C3" w:rsidRDefault="005A09C3" w:rsidP="00252212">
            <w:pPr>
              <w:jc w:val="center"/>
            </w:pPr>
            <w:r>
              <w:rPr>
                <w:rFonts w:hint="eastAsia"/>
              </w:rPr>
              <w:t>S</w:t>
            </w:r>
            <w:r>
              <w:t>AVE   CANCEL</w:t>
            </w:r>
          </w:p>
        </w:tc>
      </w:tr>
    </w:tbl>
    <w:p w14:paraId="76FAF340" w14:textId="77777777" w:rsidR="00183855" w:rsidRPr="0090487F" w:rsidRDefault="00183855" w:rsidP="00183855"/>
    <w:p w14:paraId="1452DAB5" w14:textId="77777777" w:rsidR="00183855" w:rsidRPr="000244BC" w:rsidRDefault="00183855" w:rsidP="00694C62">
      <w:pPr>
        <w:pStyle w:val="4"/>
      </w:pPr>
      <w:r>
        <w:rPr>
          <w:rFonts w:hint="eastAsia"/>
        </w:rPr>
        <w:t>消息提醒查询</w:t>
      </w:r>
    </w:p>
    <w:p w14:paraId="499D205A" w14:textId="77777777" w:rsidR="00183855" w:rsidRDefault="00183855" w:rsidP="00183855">
      <w:pPr>
        <w:pStyle w:val="5"/>
      </w:pPr>
      <w:r>
        <w:rPr>
          <w:rFonts w:hint="eastAsia"/>
        </w:rPr>
        <w:t>功能目标</w:t>
      </w:r>
    </w:p>
    <w:p w14:paraId="2BEF0B4B" w14:textId="77777777" w:rsidR="00183855" w:rsidRDefault="00183855" w:rsidP="00183855">
      <w:pPr>
        <w:spacing w:beforeLines="50" w:before="120" w:afterLines="50" w:after="120"/>
      </w:pPr>
      <w:r>
        <w:tab/>
      </w:r>
      <w:r>
        <w:rPr>
          <w:sz w:val="28"/>
          <w:szCs w:val="28"/>
        </w:rPr>
        <w:tab/>
      </w:r>
      <w:r>
        <w:rPr>
          <w:rFonts w:hint="eastAsia"/>
          <w:sz w:val="28"/>
          <w:szCs w:val="28"/>
        </w:rPr>
        <w:t>查询所有消息提醒记录。</w:t>
      </w:r>
    </w:p>
    <w:p w14:paraId="0C90F39F" w14:textId="77777777" w:rsidR="00183855" w:rsidRDefault="00183855" w:rsidP="00183855">
      <w:pPr>
        <w:pStyle w:val="5"/>
      </w:pPr>
      <w:r>
        <w:rPr>
          <w:rFonts w:hint="eastAsia"/>
        </w:rPr>
        <w:t>岗位权限</w:t>
      </w:r>
    </w:p>
    <w:p w14:paraId="2FDED728" w14:textId="77777777" w:rsidR="00183855" w:rsidRDefault="00183855" w:rsidP="00183855">
      <w:r>
        <w:tab/>
      </w:r>
      <w:r>
        <w:tab/>
      </w:r>
    </w:p>
    <w:p w14:paraId="12F0DC72" w14:textId="77777777" w:rsidR="00183855" w:rsidRDefault="00183855" w:rsidP="00183855">
      <w:pPr>
        <w:pStyle w:val="5"/>
        <w:spacing w:line="360" w:lineRule="auto"/>
      </w:pPr>
      <w:r>
        <w:rPr>
          <w:rFonts w:hint="eastAsia"/>
        </w:rPr>
        <w:t>信息项描述</w:t>
      </w:r>
    </w:p>
    <w:tbl>
      <w:tblPr>
        <w:tblStyle w:val="aff8"/>
        <w:tblW w:w="0" w:type="auto"/>
        <w:jc w:val="center"/>
        <w:tblLook w:val="04A0" w:firstRow="1" w:lastRow="0" w:firstColumn="1" w:lastColumn="0" w:noHBand="0" w:noVBand="1"/>
      </w:tblPr>
      <w:tblGrid>
        <w:gridCol w:w="6941"/>
      </w:tblGrid>
      <w:tr w:rsidR="00183855" w14:paraId="0D19566A" w14:textId="77777777" w:rsidTr="00252212">
        <w:trPr>
          <w:jc w:val="center"/>
        </w:trPr>
        <w:tc>
          <w:tcPr>
            <w:tcW w:w="6941" w:type="dxa"/>
          </w:tcPr>
          <w:p w14:paraId="3D45BCC2" w14:textId="77777777" w:rsidR="00183855" w:rsidRDefault="00183855" w:rsidP="00252212">
            <w:r>
              <w:rPr>
                <w:rFonts w:hint="eastAsia"/>
              </w:rPr>
              <w:t>查询条件：</w:t>
            </w:r>
          </w:p>
          <w:p w14:paraId="376732EC" w14:textId="77777777" w:rsidR="00183855" w:rsidRDefault="00183855" w:rsidP="00252212"/>
        </w:tc>
      </w:tr>
      <w:tr w:rsidR="00183855" w14:paraId="7091C2BA" w14:textId="77777777" w:rsidTr="00252212">
        <w:trPr>
          <w:jc w:val="center"/>
        </w:trPr>
        <w:tc>
          <w:tcPr>
            <w:tcW w:w="6941" w:type="dxa"/>
          </w:tcPr>
          <w:p w14:paraId="2014C959" w14:textId="77777777" w:rsidR="00183855" w:rsidRDefault="00183855" w:rsidP="00252212">
            <w:r>
              <w:rPr>
                <w:rFonts w:hint="eastAsia"/>
              </w:rPr>
              <w:t>按钮功能</w:t>
            </w:r>
          </w:p>
          <w:p w14:paraId="587D0E95" w14:textId="77777777" w:rsidR="00183855" w:rsidRDefault="00183855" w:rsidP="00252212"/>
          <w:p w14:paraId="50A54D42" w14:textId="77777777" w:rsidR="00183855" w:rsidRDefault="00183855" w:rsidP="00252212">
            <w:r>
              <w:rPr>
                <w:rFonts w:hint="eastAsia"/>
              </w:rPr>
              <w:t>查询</w:t>
            </w:r>
            <w:r w:rsidR="007664C3">
              <w:rPr>
                <w:rFonts w:hint="eastAsia"/>
              </w:rPr>
              <w:t xml:space="preserve">   </w:t>
            </w:r>
            <w:r w:rsidR="003C0F50">
              <w:rPr>
                <w:rFonts w:hint="eastAsia"/>
              </w:rPr>
              <w:t xml:space="preserve"> </w:t>
            </w:r>
            <w:r w:rsidR="003C0F50">
              <w:rPr>
                <w:rFonts w:hint="eastAsia"/>
              </w:rPr>
              <w:t>重置</w:t>
            </w:r>
            <w:r w:rsidR="007664C3">
              <w:rPr>
                <w:rFonts w:hint="eastAsia"/>
              </w:rPr>
              <w:t xml:space="preserve">    </w:t>
            </w:r>
            <w:r w:rsidR="007664C3">
              <w:rPr>
                <w:rFonts w:hint="eastAsia"/>
              </w:rPr>
              <w:t>导出</w:t>
            </w:r>
          </w:p>
        </w:tc>
      </w:tr>
      <w:tr w:rsidR="00183855" w14:paraId="504DAA4D" w14:textId="77777777" w:rsidTr="00252212">
        <w:trPr>
          <w:jc w:val="center"/>
        </w:trPr>
        <w:tc>
          <w:tcPr>
            <w:tcW w:w="6941" w:type="dxa"/>
          </w:tcPr>
          <w:p w14:paraId="22E84D09" w14:textId="77777777" w:rsidR="00183855" w:rsidRDefault="00183855" w:rsidP="00252212">
            <w:r>
              <w:rPr>
                <w:rFonts w:hint="eastAsia"/>
              </w:rPr>
              <w:t>查询列表</w:t>
            </w:r>
          </w:p>
          <w:p w14:paraId="44E028A9" w14:textId="77777777" w:rsidR="00183855" w:rsidRDefault="00183855" w:rsidP="00252212"/>
          <w:tbl>
            <w:tblPr>
              <w:tblStyle w:val="aff8"/>
              <w:tblW w:w="0" w:type="auto"/>
              <w:jc w:val="center"/>
              <w:tblLook w:val="04A0" w:firstRow="1" w:lastRow="0" w:firstColumn="1" w:lastColumn="0" w:noHBand="0" w:noVBand="1"/>
            </w:tblPr>
            <w:tblGrid>
              <w:gridCol w:w="606"/>
              <w:gridCol w:w="695"/>
              <w:gridCol w:w="694"/>
              <w:gridCol w:w="670"/>
              <w:gridCol w:w="25"/>
              <w:gridCol w:w="608"/>
              <w:gridCol w:w="69"/>
              <w:gridCol w:w="626"/>
              <w:gridCol w:w="30"/>
              <w:gridCol w:w="667"/>
              <w:gridCol w:w="675"/>
              <w:gridCol w:w="675"/>
              <w:gridCol w:w="675"/>
            </w:tblGrid>
            <w:tr w:rsidR="00183855" w14:paraId="380D6ACE" w14:textId="77777777" w:rsidTr="00AD3CFE">
              <w:trPr>
                <w:trHeight w:val="1153"/>
                <w:jc w:val="center"/>
              </w:trPr>
              <w:tc>
                <w:tcPr>
                  <w:tcW w:w="606" w:type="dxa"/>
                  <w:shd w:val="clear" w:color="auto" w:fill="D6E3BC" w:themeFill="accent3" w:themeFillTint="66"/>
                </w:tcPr>
                <w:p w14:paraId="6684C5CA" w14:textId="77777777" w:rsidR="00183855" w:rsidRDefault="00183855" w:rsidP="00252212">
                  <w:r>
                    <w:rPr>
                      <w:rFonts w:hint="eastAsia"/>
                    </w:rPr>
                    <w:t>消息频率</w:t>
                  </w:r>
                </w:p>
              </w:tc>
              <w:tc>
                <w:tcPr>
                  <w:tcW w:w="695" w:type="dxa"/>
                  <w:shd w:val="clear" w:color="auto" w:fill="D6E3BC" w:themeFill="accent3" w:themeFillTint="66"/>
                </w:tcPr>
                <w:p w14:paraId="0EA4D3E4" w14:textId="77777777" w:rsidR="00183855" w:rsidRDefault="00183855" w:rsidP="00252212">
                  <w:r>
                    <w:rPr>
                      <w:rFonts w:hint="eastAsia"/>
                    </w:rPr>
                    <w:t>消息类型</w:t>
                  </w:r>
                </w:p>
              </w:tc>
              <w:tc>
                <w:tcPr>
                  <w:tcW w:w="694" w:type="dxa"/>
                  <w:shd w:val="clear" w:color="auto" w:fill="D6E3BC" w:themeFill="accent3" w:themeFillTint="66"/>
                </w:tcPr>
                <w:p w14:paraId="64618ED1" w14:textId="77777777" w:rsidR="00183855" w:rsidRDefault="00183855" w:rsidP="00252212">
                  <w:r>
                    <w:rPr>
                      <w:rFonts w:hint="eastAsia"/>
                    </w:rPr>
                    <w:t>消息级别</w:t>
                  </w:r>
                </w:p>
              </w:tc>
              <w:tc>
                <w:tcPr>
                  <w:tcW w:w="695" w:type="dxa"/>
                  <w:gridSpan w:val="2"/>
                  <w:shd w:val="clear" w:color="auto" w:fill="D6E3BC" w:themeFill="accent3" w:themeFillTint="66"/>
                </w:tcPr>
                <w:p w14:paraId="0DB0E296" w14:textId="77777777" w:rsidR="00183855" w:rsidRDefault="00183855" w:rsidP="00252212">
                  <w:r>
                    <w:rPr>
                      <w:rFonts w:hint="eastAsia"/>
                    </w:rPr>
                    <w:t>隶属模块</w:t>
                  </w:r>
                </w:p>
              </w:tc>
              <w:tc>
                <w:tcPr>
                  <w:tcW w:w="608" w:type="dxa"/>
                  <w:shd w:val="clear" w:color="auto" w:fill="D6E3BC" w:themeFill="accent3" w:themeFillTint="66"/>
                </w:tcPr>
                <w:p w14:paraId="55F1553B" w14:textId="77777777" w:rsidR="00183855" w:rsidRDefault="00183855" w:rsidP="00252212">
                  <w:r>
                    <w:rPr>
                      <w:rFonts w:hint="eastAsia"/>
                    </w:rPr>
                    <w:t>消息标题</w:t>
                  </w:r>
                </w:p>
              </w:tc>
              <w:tc>
                <w:tcPr>
                  <w:tcW w:w="695" w:type="dxa"/>
                  <w:gridSpan w:val="2"/>
                  <w:shd w:val="clear" w:color="auto" w:fill="D6E3BC" w:themeFill="accent3" w:themeFillTint="66"/>
                </w:tcPr>
                <w:p w14:paraId="265F8FE0" w14:textId="77777777" w:rsidR="00183855" w:rsidRDefault="00183855" w:rsidP="00252212">
                  <w:r>
                    <w:rPr>
                      <w:rFonts w:hint="eastAsia"/>
                    </w:rPr>
                    <w:t>有效标志</w:t>
                  </w:r>
                </w:p>
              </w:tc>
              <w:tc>
                <w:tcPr>
                  <w:tcW w:w="697" w:type="dxa"/>
                  <w:gridSpan w:val="2"/>
                  <w:shd w:val="clear" w:color="auto" w:fill="D6E3BC" w:themeFill="accent3" w:themeFillTint="66"/>
                </w:tcPr>
                <w:p w14:paraId="3B1F5D3E" w14:textId="77777777" w:rsidR="00183855" w:rsidRDefault="00183855" w:rsidP="00252212">
                  <w:r>
                    <w:rPr>
                      <w:rFonts w:hint="eastAsia"/>
                    </w:rPr>
                    <w:t>接受部门</w:t>
                  </w:r>
                </w:p>
              </w:tc>
              <w:tc>
                <w:tcPr>
                  <w:tcW w:w="675" w:type="dxa"/>
                  <w:shd w:val="clear" w:color="auto" w:fill="D6E3BC" w:themeFill="accent3" w:themeFillTint="66"/>
                </w:tcPr>
                <w:p w14:paraId="3D48D756" w14:textId="77777777" w:rsidR="00183855" w:rsidRDefault="00183855" w:rsidP="00252212">
                  <w:r>
                    <w:rPr>
                      <w:rFonts w:hint="eastAsia"/>
                    </w:rPr>
                    <w:t>接收人</w:t>
                  </w:r>
                </w:p>
              </w:tc>
              <w:tc>
                <w:tcPr>
                  <w:tcW w:w="675" w:type="dxa"/>
                  <w:shd w:val="clear" w:color="auto" w:fill="D6E3BC" w:themeFill="accent3" w:themeFillTint="66"/>
                </w:tcPr>
                <w:p w14:paraId="2E79C07B" w14:textId="77777777" w:rsidR="00183855" w:rsidRDefault="00183855" w:rsidP="00252212">
                  <w:r>
                    <w:rPr>
                      <w:rFonts w:hint="eastAsia"/>
                    </w:rPr>
                    <w:t>消息筛选</w:t>
                  </w:r>
                </w:p>
              </w:tc>
              <w:tc>
                <w:tcPr>
                  <w:tcW w:w="675" w:type="dxa"/>
                  <w:shd w:val="clear" w:color="auto" w:fill="D6E3BC" w:themeFill="accent3" w:themeFillTint="66"/>
                </w:tcPr>
                <w:p w14:paraId="0FD9F80B" w14:textId="77777777" w:rsidR="00183855" w:rsidRDefault="00183855" w:rsidP="00252212">
                  <w:r>
                    <w:rPr>
                      <w:rFonts w:hint="eastAsia"/>
                    </w:rPr>
                    <w:t>消息内容</w:t>
                  </w:r>
                </w:p>
              </w:tc>
            </w:tr>
            <w:tr w:rsidR="00183855" w14:paraId="5AFF8CAE" w14:textId="77777777" w:rsidTr="00AD3CFE">
              <w:trPr>
                <w:trHeight w:val="566"/>
                <w:jc w:val="center"/>
              </w:trPr>
              <w:tc>
                <w:tcPr>
                  <w:tcW w:w="606" w:type="dxa"/>
                  <w:shd w:val="clear" w:color="auto" w:fill="FFFFFF" w:themeFill="background1"/>
                </w:tcPr>
                <w:p w14:paraId="75C72C23" w14:textId="77777777" w:rsidR="00183855" w:rsidRDefault="00183855" w:rsidP="00252212"/>
              </w:tc>
              <w:tc>
                <w:tcPr>
                  <w:tcW w:w="695" w:type="dxa"/>
                  <w:shd w:val="clear" w:color="auto" w:fill="FFFFFF" w:themeFill="background1"/>
                </w:tcPr>
                <w:p w14:paraId="74F5299B" w14:textId="77777777" w:rsidR="00183855" w:rsidRDefault="00183855" w:rsidP="00252212"/>
              </w:tc>
              <w:tc>
                <w:tcPr>
                  <w:tcW w:w="694" w:type="dxa"/>
                  <w:shd w:val="clear" w:color="auto" w:fill="FFFFFF" w:themeFill="background1"/>
                </w:tcPr>
                <w:p w14:paraId="7C4A18EA" w14:textId="77777777" w:rsidR="00183855" w:rsidRDefault="00183855" w:rsidP="00252212"/>
              </w:tc>
              <w:tc>
                <w:tcPr>
                  <w:tcW w:w="670" w:type="dxa"/>
                </w:tcPr>
                <w:p w14:paraId="41AAC1B8" w14:textId="77777777" w:rsidR="00183855" w:rsidRDefault="00183855" w:rsidP="00252212"/>
              </w:tc>
              <w:tc>
                <w:tcPr>
                  <w:tcW w:w="702" w:type="dxa"/>
                  <w:gridSpan w:val="3"/>
                </w:tcPr>
                <w:p w14:paraId="4ED67B4C" w14:textId="77777777" w:rsidR="00183855" w:rsidRDefault="00183855" w:rsidP="00252212"/>
              </w:tc>
              <w:tc>
                <w:tcPr>
                  <w:tcW w:w="656" w:type="dxa"/>
                  <w:gridSpan w:val="2"/>
                </w:tcPr>
                <w:p w14:paraId="1544E914" w14:textId="77777777" w:rsidR="00183855" w:rsidRDefault="00183855" w:rsidP="00252212"/>
              </w:tc>
              <w:tc>
                <w:tcPr>
                  <w:tcW w:w="667" w:type="dxa"/>
                </w:tcPr>
                <w:p w14:paraId="0FAE6F46" w14:textId="77777777" w:rsidR="00183855" w:rsidRDefault="00183855" w:rsidP="00252212"/>
              </w:tc>
              <w:tc>
                <w:tcPr>
                  <w:tcW w:w="675" w:type="dxa"/>
                </w:tcPr>
                <w:p w14:paraId="31EF7D17" w14:textId="77777777" w:rsidR="00183855" w:rsidRDefault="00183855" w:rsidP="00252212"/>
              </w:tc>
              <w:tc>
                <w:tcPr>
                  <w:tcW w:w="675" w:type="dxa"/>
                </w:tcPr>
                <w:p w14:paraId="4B9E98B9" w14:textId="77777777" w:rsidR="00183855" w:rsidRDefault="00183855" w:rsidP="00252212"/>
              </w:tc>
              <w:tc>
                <w:tcPr>
                  <w:tcW w:w="675" w:type="dxa"/>
                </w:tcPr>
                <w:p w14:paraId="1E55C1FB" w14:textId="77777777" w:rsidR="00183855" w:rsidRDefault="00183855" w:rsidP="00252212"/>
              </w:tc>
            </w:tr>
          </w:tbl>
          <w:p w14:paraId="18C4C887" w14:textId="77777777" w:rsidR="00183855" w:rsidRDefault="00183855" w:rsidP="00252212"/>
        </w:tc>
      </w:tr>
    </w:tbl>
    <w:p w14:paraId="4E8B1BD8" w14:textId="77777777" w:rsidR="00183855" w:rsidRDefault="00183855" w:rsidP="00183855"/>
    <w:p w14:paraId="49B81F6F" w14:textId="77777777" w:rsidR="00183855" w:rsidRDefault="00DD31EB" w:rsidP="00694C62">
      <w:pPr>
        <w:pStyle w:val="4"/>
      </w:pPr>
      <w:r>
        <w:rPr>
          <w:rFonts w:hint="eastAsia"/>
        </w:rPr>
        <w:t>消息提醒定义</w:t>
      </w:r>
    </w:p>
    <w:p w14:paraId="379AC9BB" w14:textId="77777777" w:rsidR="00DD31EB" w:rsidRPr="000244BC" w:rsidRDefault="00DD31EB" w:rsidP="00694C62">
      <w:pPr>
        <w:pStyle w:val="5"/>
      </w:pPr>
      <w:r>
        <w:rPr>
          <w:rFonts w:hint="eastAsia"/>
        </w:rPr>
        <w:t>规则1-维修经历填写提醒</w:t>
      </w:r>
    </w:p>
    <w:p w14:paraId="4839CDB2" w14:textId="77777777" w:rsidR="00DD31EB" w:rsidRPr="00DD31EB" w:rsidRDefault="00DD31EB" w:rsidP="00DD31EB"/>
    <w:tbl>
      <w:tblPr>
        <w:tblStyle w:val="aff8"/>
        <w:tblW w:w="0" w:type="auto"/>
        <w:jc w:val="center"/>
        <w:tblLook w:val="04A0" w:firstRow="1" w:lastRow="0" w:firstColumn="1" w:lastColumn="0" w:noHBand="0" w:noVBand="1"/>
      </w:tblPr>
      <w:tblGrid>
        <w:gridCol w:w="1555"/>
        <w:gridCol w:w="1882"/>
        <w:gridCol w:w="1945"/>
        <w:gridCol w:w="2737"/>
      </w:tblGrid>
      <w:tr w:rsidR="00183855" w14:paraId="56C81304" w14:textId="77777777" w:rsidTr="00252212">
        <w:trPr>
          <w:trHeight w:val="505"/>
          <w:jc w:val="center"/>
        </w:trPr>
        <w:tc>
          <w:tcPr>
            <w:tcW w:w="1555" w:type="dxa"/>
            <w:shd w:val="clear" w:color="auto" w:fill="EAF1DD" w:themeFill="accent3" w:themeFillTint="33"/>
          </w:tcPr>
          <w:p w14:paraId="6C94F96E" w14:textId="77777777" w:rsidR="00183855" w:rsidRDefault="00183855" w:rsidP="00252212">
            <w:r>
              <w:rPr>
                <w:rFonts w:hint="eastAsia"/>
              </w:rPr>
              <w:t>消息频率</w:t>
            </w:r>
          </w:p>
        </w:tc>
        <w:tc>
          <w:tcPr>
            <w:tcW w:w="1882" w:type="dxa"/>
          </w:tcPr>
          <w:p w14:paraId="2A31F403" w14:textId="77777777" w:rsidR="00183855" w:rsidRDefault="00183855" w:rsidP="00252212">
            <w:r>
              <w:rPr>
                <w:rFonts w:hint="eastAsia"/>
              </w:rPr>
              <w:t>每半年</w:t>
            </w:r>
          </w:p>
        </w:tc>
        <w:tc>
          <w:tcPr>
            <w:tcW w:w="1945" w:type="dxa"/>
            <w:shd w:val="clear" w:color="auto" w:fill="EAF1DD" w:themeFill="accent3" w:themeFillTint="33"/>
          </w:tcPr>
          <w:p w14:paraId="596AE517" w14:textId="77777777" w:rsidR="00183855" w:rsidRDefault="00183855" w:rsidP="00252212">
            <w:r>
              <w:rPr>
                <w:rFonts w:hint="eastAsia"/>
              </w:rPr>
              <w:t>消息类型</w:t>
            </w:r>
          </w:p>
        </w:tc>
        <w:tc>
          <w:tcPr>
            <w:tcW w:w="2737" w:type="dxa"/>
          </w:tcPr>
          <w:p w14:paraId="74E38090" w14:textId="77777777" w:rsidR="00183855" w:rsidRDefault="00183855" w:rsidP="00252212">
            <w:r>
              <w:rPr>
                <w:rFonts w:hint="eastAsia"/>
              </w:rPr>
              <w:t>提醒</w:t>
            </w:r>
          </w:p>
        </w:tc>
      </w:tr>
      <w:tr w:rsidR="00183855" w14:paraId="78066051" w14:textId="77777777" w:rsidTr="00252212">
        <w:trPr>
          <w:trHeight w:val="566"/>
          <w:jc w:val="center"/>
        </w:trPr>
        <w:tc>
          <w:tcPr>
            <w:tcW w:w="1555" w:type="dxa"/>
            <w:shd w:val="clear" w:color="auto" w:fill="EAF1DD" w:themeFill="accent3" w:themeFillTint="33"/>
          </w:tcPr>
          <w:p w14:paraId="548E6049" w14:textId="77777777" w:rsidR="00183855" w:rsidRDefault="00183855" w:rsidP="00252212">
            <w:r>
              <w:rPr>
                <w:rFonts w:hint="eastAsia"/>
              </w:rPr>
              <w:t>消息级别</w:t>
            </w:r>
          </w:p>
        </w:tc>
        <w:tc>
          <w:tcPr>
            <w:tcW w:w="1882" w:type="dxa"/>
          </w:tcPr>
          <w:p w14:paraId="7510B692" w14:textId="77777777" w:rsidR="00183855" w:rsidRDefault="00183855" w:rsidP="00252212"/>
        </w:tc>
        <w:tc>
          <w:tcPr>
            <w:tcW w:w="1945" w:type="dxa"/>
            <w:shd w:val="clear" w:color="auto" w:fill="EAF1DD" w:themeFill="accent3" w:themeFillTint="33"/>
          </w:tcPr>
          <w:p w14:paraId="1D38E804" w14:textId="77777777" w:rsidR="00183855" w:rsidRDefault="00183855" w:rsidP="00252212">
            <w:r>
              <w:rPr>
                <w:rFonts w:hint="eastAsia"/>
              </w:rPr>
              <w:t>隶属模块</w:t>
            </w:r>
          </w:p>
        </w:tc>
        <w:tc>
          <w:tcPr>
            <w:tcW w:w="2737" w:type="dxa"/>
          </w:tcPr>
          <w:p w14:paraId="2B29A75D" w14:textId="77777777" w:rsidR="00183855" w:rsidRDefault="00183855" w:rsidP="00252212">
            <w:r>
              <w:rPr>
                <w:rFonts w:hint="eastAsia"/>
              </w:rPr>
              <w:t>人员资格管理</w:t>
            </w:r>
          </w:p>
        </w:tc>
      </w:tr>
      <w:tr w:rsidR="00183855" w14:paraId="7CC6E9AF" w14:textId="77777777" w:rsidTr="00252212">
        <w:trPr>
          <w:trHeight w:val="566"/>
          <w:jc w:val="center"/>
        </w:trPr>
        <w:tc>
          <w:tcPr>
            <w:tcW w:w="1555" w:type="dxa"/>
            <w:shd w:val="clear" w:color="auto" w:fill="EAF1DD" w:themeFill="accent3" w:themeFillTint="33"/>
          </w:tcPr>
          <w:p w14:paraId="27A9F2D9" w14:textId="77777777" w:rsidR="00183855" w:rsidRDefault="00183855" w:rsidP="00252212">
            <w:r>
              <w:rPr>
                <w:rFonts w:hint="eastAsia"/>
              </w:rPr>
              <w:t>消息标题</w:t>
            </w:r>
          </w:p>
        </w:tc>
        <w:tc>
          <w:tcPr>
            <w:tcW w:w="1882" w:type="dxa"/>
          </w:tcPr>
          <w:p w14:paraId="3DD62634" w14:textId="77777777" w:rsidR="00183855" w:rsidRDefault="00183855" w:rsidP="00252212">
            <w:r>
              <w:rPr>
                <w:rFonts w:hint="eastAsia"/>
              </w:rPr>
              <w:t>维修经历</w:t>
            </w:r>
          </w:p>
        </w:tc>
        <w:tc>
          <w:tcPr>
            <w:tcW w:w="1945" w:type="dxa"/>
            <w:shd w:val="clear" w:color="auto" w:fill="EAF1DD" w:themeFill="accent3" w:themeFillTint="33"/>
          </w:tcPr>
          <w:p w14:paraId="5B847BA5" w14:textId="77777777" w:rsidR="00183855" w:rsidRDefault="00183855" w:rsidP="00252212">
            <w:r>
              <w:rPr>
                <w:rFonts w:hint="eastAsia"/>
              </w:rPr>
              <w:t>有效标志</w:t>
            </w:r>
          </w:p>
        </w:tc>
        <w:tc>
          <w:tcPr>
            <w:tcW w:w="2737" w:type="dxa"/>
          </w:tcPr>
          <w:p w14:paraId="04885238" w14:textId="77777777" w:rsidR="00183855" w:rsidRDefault="00183855" w:rsidP="00252212">
            <w:r>
              <w:rPr>
                <w:rFonts w:hint="eastAsia"/>
              </w:rPr>
              <w:t>有效</w:t>
            </w:r>
          </w:p>
        </w:tc>
      </w:tr>
      <w:tr w:rsidR="00183855" w14:paraId="619447A2" w14:textId="77777777" w:rsidTr="00252212">
        <w:trPr>
          <w:trHeight w:val="566"/>
          <w:jc w:val="center"/>
        </w:trPr>
        <w:tc>
          <w:tcPr>
            <w:tcW w:w="1555" w:type="dxa"/>
            <w:shd w:val="clear" w:color="auto" w:fill="EAF1DD" w:themeFill="accent3" w:themeFillTint="33"/>
          </w:tcPr>
          <w:p w14:paraId="75FFD961" w14:textId="77777777" w:rsidR="00183855" w:rsidRDefault="00183855" w:rsidP="00252212">
            <w:r>
              <w:rPr>
                <w:rFonts w:hint="eastAsia"/>
              </w:rPr>
              <w:t>接收部门</w:t>
            </w:r>
          </w:p>
        </w:tc>
        <w:tc>
          <w:tcPr>
            <w:tcW w:w="1882" w:type="dxa"/>
          </w:tcPr>
          <w:p w14:paraId="73435359" w14:textId="77777777" w:rsidR="00183855" w:rsidRDefault="00183855" w:rsidP="00252212">
            <w:r>
              <w:rPr>
                <w:rFonts w:hint="eastAsia"/>
              </w:rPr>
              <w:t>质量安全部</w:t>
            </w:r>
          </w:p>
        </w:tc>
        <w:tc>
          <w:tcPr>
            <w:tcW w:w="1945" w:type="dxa"/>
            <w:shd w:val="clear" w:color="auto" w:fill="EAF1DD" w:themeFill="accent3" w:themeFillTint="33"/>
          </w:tcPr>
          <w:p w14:paraId="78E179EF" w14:textId="77777777" w:rsidR="00183855" w:rsidRDefault="00183855" w:rsidP="00252212">
            <w:r>
              <w:rPr>
                <w:rFonts w:hint="eastAsia"/>
              </w:rPr>
              <w:t>接收人</w:t>
            </w:r>
          </w:p>
        </w:tc>
        <w:tc>
          <w:tcPr>
            <w:tcW w:w="2737" w:type="dxa"/>
          </w:tcPr>
          <w:p w14:paraId="7D0FC8B8" w14:textId="77777777" w:rsidR="00183855" w:rsidRDefault="00183855" w:rsidP="00252212">
            <w:r>
              <w:rPr>
                <w:rFonts w:hint="eastAsia"/>
              </w:rPr>
              <w:t>选择</w:t>
            </w:r>
          </w:p>
        </w:tc>
      </w:tr>
      <w:tr w:rsidR="00183855" w14:paraId="5F72CECA" w14:textId="77777777" w:rsidTr="00252212">
        <w:trPr>
          <w:trHeight w:val="566"/>
          <w:jc w:val="center"/>
        </w:trPr>
        <w:tc>
          <w:tcPr>
            <w:tcW w:w="1555" w:type="dxa"/>
            <w:shd w:val="clear" w:color="auto" w:fill="EAF1DD" w:themeFill="accent3" w:themeFillTint="33"/>
          </w:tcPr>
          <w:p w14:paraId="108CF762" w14:textId="77777777" w:rsidR="00183855" w:rsidRDefault="00183855" w:rsidP="00252212">
            <w:r>
              <w:rPr>
                <w:rFonts w:hint="eastAsia"/>
              </w:rPr>
              <w:t>消息筛选</w:t>
            </w:r>
          </w:p>
        </w:tc>
        <w:tc>
          <w:tcPr>
            <w:tcW w:w="6564" w:type="dxa"/>
            <w:gridSpan w:val="3"/>
          </w:tcPr>
          <w:p w14:paraId="0AFB22CD" w14:textId="0A8D06FE" w:rsidR="00183855" w:rsidRDefault="00F95261" w:rsidP="00252212">
            <w:r>
              <w:t xml:space="preserve">From </w:t>
            </w:r>
          </w:p>
        </w:tc>
      </w:tr>
      <w:tr w:rsidR="00183855" w14:paraId="6E86E945" w14:textId="77777777" w:rsidTr="00252212">
        <w:trPr>
          <w:trHeight w:val="566"/>
          <w:jc w:val="center"/>
        </w:trPr>
        <w:tc>
          <w:tcPr>
            <w:tcW w:w="1555" w:type="dxa"/>
            <w:shd w:val="clear" w:color="auto" w:fill="EAF1DD" w:themeFill="accent3" w:themeFillTint="33"/>
          </w:tcPr>
          <w:p w14:paraId="5273FDB0" w14:textId="77777777" w:rsidR="00183855" w:rsidRDefault="00183855" w:rsidP="00252212">
            <w:r>
              <w:rPr>
                <w:rFonts w:hint="eastAsia"/>
              </w:rPr>
              <w:lastRenderedPageBreak/>
              <w:t>消息内容</w:t>
            </w:r>
          </w:p>
        </w:tc>
        <w:tc>
          <w:tcPr>
            <w:tcW w:w="6564" w:type="dxa"/>
            <w:gridSpan w:val="3"/>
          </w:tcPr>
          <w:p w14:paraId="46D82EC4" w14:textId="74E225B4" w:rsidR="00183855" w:rsidRDefault="00157A50" w:rsidP="00252212">
            <w:r>
              <w:rPr>
                <w:rFonts w:hint="eastAsia"/>
              </w:rPr>
              <w:t>你好，</w:t>
            </w:r>
            <w:r>
              <w:rPr>
                <w:rFonts w:hint="eastAsia"/>
              </w:rPr>
              <w:t>xxx</w:t>
            </w:r>
            <w:r>
              <w:rPr>
                <w:rFonts w:hint="eastAsia"/>
              </w:rPr>
              <w:t>维修经历需要填写，</w:t>
            </w:r>
            <w:r>
              <w:rPr>
                <w:rFonts w:hint="eastAsia"/>
              </w:rPr>
              <w:t xml:space="preserve"> </w:t>
            </w:r>
            <w:r>
              <w:rPr>
                <w:rFonts w:hint="eastAsia"/>
              </w:rPr>
              <w:t>请关注</w:t>
            </w:r>
            <w:r w:rsidR="00183855">
              <w:rPr>
                <w:rFonts w:hint="eastAsia"/>
              </w:rPr>
              <w:t>。</w:t>
            </w:r>
          </w:p>
        </w:tc>
      </w:tr>
      <w:tr w:rsidR="00183855" w14:paraId="21488202" w14:textId="77777777" w:rsidTr="00252212">
        <w:trPr>
          <w:trHeight w:val="566"/>
          <w:jc w:val="center"/>
        </w:trPr>
        <w:tc>
          <w:tcPr>
            <w:tcW w:w="8119" w:type="dxa"/>
            <w:gridSpan w:val="4"/>
            <w:shd w:val="clear" w:color="auto" w:fill="EAF1DD" w:themeFill="accent3" w:themeFillTint="33"/>
          </w:tcPr>
          <w:p w14:paraId="48AFF4A0"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75B03F12" w14:textId="77777777" w:rsidR="00183855" w:rsidRPr="00BD2FE6" w:rsidRDefault="00183855" w:rsidP="00183855"/>
    <w:p w14:paraId="05708629" w14:textId="77777777" w:rsidR="00183855" w:rsidRDefault="00183855" w:rsidP="00694C62">
      <w:pPr>
        <w:pStyle w:val="5"/>
      </w:pPr>
      <w:r>
        <w:rPr>
          <w:rFonts w:hint="eastAsia"/>
        </w:rPr>
        <w:t>规则2-试车</w:t>
      </w:r>
      <w:r w:rsidR="00E60D1E">
        <w:rPr>
          <w:rFonts w:hint="eastAsia"/>
        </w:rPr>
        <w:t>/</w:t>
      </w:r>
      <w:r>
        <w:rPr>
          <w:rFonts w:hint="eastAsia"/>
        </w:rPr>
        <w:t>孔探维修经历更新</w:t>
      </w:r>
    </w:p>
    <w:p w14:paraId="48D786AB"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28BC2A95" w14:textId="77777777" w:rsidTr="00252212">
        <w:trPr>
          <w:trHeight w:val="499"/>
          <w:jc w:val="center"/>
        </w:trPr>
        <w:tc>
          <w:tcPr>
            <w:tcW w:w="1555" w:type="dxa"/>
            <w:shd w:val="clear" w:color="auto" w:fill="EAF1DD" w:themeFill="accent3" w:themeFillTint="33"/>
          </w:tcPr>
          <w:p w14:paraId="0F563BAB" w14:textId="77777777" w:rsidR="00183855" w:rsidRDefault="00183855" w:rsidP="00252212">
            <w:r>
              <w:rPr>
                <w:rFonts w:hint="eastAsia"/>
              </w:rPr>
              <w:t>消息频率</w:t>
            </w:r>
          </w:p>
        </w:tc>
        <w:tc>
          <w:tcPr>
            <w:tcW w:w="1882" w:type="dxa"/>
          </w:tcPr>
          <w:p w14:paraId="7A3BD806" w14:textId="77777777" w:rsidR="00183855" w:rsidRDefault="00183855" w:rsidP="00252212">
            <w:r>
              <w:rPr>
                <w:rFonts w:hint="eastAsia"/>
              </w:rPr>
              <w:t>每年</w:t>
            </w:r>
          </w:p>
        </w:tc>
        <w:tc>
          <w:tcPr>
            <w:tcW w:w="1945" w:type="dxa"/>
            <w:shd w:val="clear" w:color="auto" w:fill="EAF1DD" w:themeFill="accent3" w:themeFillTint="33"/>
          </w:tcPr>
          <w:p w14:paraId="64DB5444" w14:textId="77777777" w:rsidR="00183855" w:rsidRDefault="00183855" w:rsidP="00252212">
            <w:r>
              <w:rPr>
                <w:rFonts w:hint="eastAsia"/>
              </w:rPr>
              <w:t>消息类型</w:t>
            </w:r>
          </w:p>
        </w:tc>
        <w:tc>
          <w:tcPr>
            <w:tcW w:w="2737" w:type="dxa"/>
          </w:tcPr>
          <w:p w14:paraId="4D3C98BB" w14:textId="77777777" w:rsidR="00183855" w:rsidRDefault="00183855" w:rsidP="00252212">
            <w:r>
              <w:rPr>
                <w:rFonts w:hint="eastAsia"/>
              </w:rPr>
              <w:t>提醒</w:t>
            </w:r>
          </w:p>
        </w:tc>
      </w:tr>
      <w:tr w:rsidR="00183855" w14:paraId="1FCAF8D4" w14:textId="77777777" w:rsidTr="00252212">
        <w:trPr>
          <w:trHeight w:val="566"/>
          <w:jc w:val="center"/>
        </w:trPr>
        <w:tc>
          <w:tcPr>
            <w:tcW w:w="1555" w:type="dxa"/>
            <w:shd w:val="clear" w:color="auto" w:fill="EAF1DD" w:themeFill="accent3" w:themeFillTint="33"/>
          </w:tcPr>
          <w:p w14:paraId="55BA5824" w14:textId="77777777" w:rsidR="00183855" w:rsidRDefault="00183855" w:rsidP="00252212">
            <w:r>
              <w:rPr>
                <w:rFonts w:hint="eastAsia"/>
              </w:rPr>
              <w:t>消息级别</w:t>
            </w:r>
          </w:p>
        </w:tc>
        <w:tc>
          <w:tcPr>
            <w:tcW w:w="1882" w:type="dxa"/>
          </w:tcPr>
          <w:p w14:paraId="68D437E4" w14:textId="77777777" w:rsidR="00183855" w:rsidRDefault="00183855" w:rsidP="00252212"/>
        </w:tc>
        <w:tc>
          <w:tcPr>
            <w:tcW w:w="1945" w:type="dxa"/>
            <w:shd w:val="clear" w:color="auto" w:fill="EAF1DD" w:themeFill="accent3" w:themeFillTint="33"/>
          </w:tcPr>
          <w:p w14:paraId="3071055D" w14:textId="77777777" w:rsidR="00183855" w:rsidRDefault="00183855" w:rsidP="00252212">
            <w:r>
              <w:rPr>
                <w:rFonts w:hint="eastAsia"/>
              </w:rPr>
              <w:t>隶属模块</w:t>
            </w:r>
          </w:p>
        </w:tc>
        <w:tc>
          <w:tcPr>
            <w:tcW w:w="2737" w:type="dxa"/>
          </w:tcPr>
          <w:p w14:paraId="7AE78AF6" w14:textId="77777777" w:rsidR="00183855" w:rsidRDefault="00183855" w:rsidP="00252212">
            <w:r>
              <w:rPr>
                <w:rFonts w:hint="eastAsia"/>
              </w:rPr>
              <w:t>人员资格模块</w:t>
            </w:r>
          </w:p>
        </w:tc>
      </w:tr>
      <w:tr w:rsidR="00183855" w14:paraId="39E5F8D4" w14:textId="77777777" w:rsidTr="00252212">
        <w:trPr>
          <w:trHeight w:val="566"/>
          <w:jc w:val="center"/>
        </w:trPr>
        <w:tc>
          <w:tcPr>
            <w:tcW w:w="1555" w:type="dxa"/>
            <w:shd w:val="clear" w:color="auto" w:fill="EAF1DD" w:themeFill="accent3" w:themeFillTint="33"/>
          </w:tcPr>
          <w:p w14:paraId="48B8A16D" w14:textId="77777777" w:rsidR="00183855" w:rsidRDefault="00183855" w:rsidP="00252212">
            <w:r>
              <w:rPr>
                <w:rFonts w:hint="eastAsia"/>
              </w:rPr>
              <w:t>消息标题</w:t>
            </w:r>
          </w:p>
        </w:tc>
        <w:tc>
          <w:tcPr>
            <w:tcW w:w="1882" w:type="dxa"/>
          </w:tcPr>
          <w:p w14:paraId="6E15A637" w14:textId="77777777" w:rsidR="00183855" w:rsidRDefault="00183855" w:rsidP="00252212">
            <w:r>
              <w:rPr>
                <w:rFonts w:hint="eastAsia"/>
              </w:rPr>
              <w:t>试车、孔探维修经历</w:t>
            </w:r>
          </w:p>
        </w:tc>
        <w:tc>
          <w:tcPr>
            <w:tcW w:w="1945" w:type="dxa"/>
            <w:shd w:val="clear" w:color="auto" w:fill="EAF1DD" w:themeFill="accent3" w:themeFillTint="33"/>
          </w:tcPr>
          <w:p w14:paraId="4F968118" w14:textId="77777777" w:rsidR="00183855" w:rsidRDefault="00183855" w:rsidP="00252212">
            <w:r>
              <w:rPr>
                <w:rFonts w:hint="eastAsia"/>
              </w:rPr>
              <w:t>有效标志</w:t>
            </w:r>
          </w:p>
        </w:tc>
        <w:tc>
          <w:tcPr>
            <w:tcW w:w="2737" w:type="dxa"/>
          </w:tcPr>
          <w:p w14:paraId="5BE34BF6" w14:textId="77777777" w:rsidR="00183855" w:rsidRDefault="00183855" w:rsidP="00252212">
            <w:r>
              <w:rPr>
                <w:rFonts w:hint="eastAsia"/>
              </w:rPr>
              <w:t>有效</w:t>
            </w:r>
          </w:p>
        </w:tc>
      </w:tr>
      <w:tr w:rsidR="00183855" w14:paraId="0B10F5F3" w14:textId="77777777" w:rsidTr="00252212">
        <w:trPr>
          <w:trHeight w:val="566"/>
          <w:jc w:val="center"/>
        </w:trPr>
        <w:tc>
          <w:tcPr>
            <w:tcW w:w="1555" w:type="dxa"/>
            <w:shd w:val="clear" w:color="auto" w:fill="EAF1DD" w:themeFill="accent3" w:themeFillTint="33"/>
          </w:tcPr>
          <w:p w14:paraId="4687BC66" w14:textId="77777777" w:rsidR="00183855" w:rsidRDefault="00183855" w:rsidP="00252212">
            <w:r>
              <w:rPr>
                <w:rFonts w:hint="eastAsia"/>
              </w:rPr>
              <w:t>接收部门</w:t>
            </w:r>
          </w:p>
        </w:tc>
        <w:tc>
          <w:tcPr>
            <w:tcW w:w="1882" w:type="dxa"/>
          </w:tcPr>
          <w:p w14:paraId="605377A9" w14:textId="77777777" w:rsidR="00183855" w:rsidRDefault="00183855" w:rsidP="00252212">
            <w:r>
              <w:rPr>
                <w:rFonts w:hint="eastAsia"/>
              </w:rPr>
              <w:t>质量安全部</w:t>
            </w:r>
          </w:p>
        </w:tc>
        <w:tc>
          <w:tcPr>
            <w:tcW w:w="1945" w:type="dxa"/>
            <w:shd w:val="clear" w:color="auto" w:fill="EAF1DD" w:themeFill="accent3" w:themeFillTint="33"/>
          </w:tcPr>
          <w:p w14:paraId="7D2269BB" w14:textId="77777777" w:rsidR="00183855" w:rsidRDefault="00183855" w:rsidP="00252212">
            <w:r>
              <w:rPr>
                <w:rFonts w:hint="eastAsia"/>
              </w:rPr>
              <w:t>接收人</w:t>
            </w:r>
          </w:p>
        </w:tc>
        <w:tc>
          <w:tcPr>
            <w:tcW w:w="2737" w:type="dxa"/>
          </w:tcPr>
          <w:p w14:paraId="2C3F14E2" w14:textId="77777777" w:rsidR="00183855" w:rsidRDefault="00183855" w:rsidP="00252212">
            <w:r>
              <w:rPr>
                <w:rFonts w:hint="eastAsia"/>
              </w:rPr>
              <w:t>选择</w:t>
            </w:r>
          </w:p>
        </w:tc>
      </w:tr>
      <w:tr w:rsidR="00183855" w14:paraId="3E205F16" w14:textId="77777777" w:rsidTr="00252212">
        <w:trPr>
          <w:trHeight w:val="566"/>
          <w:jc w:val="center"/>
        </w:trPr>
        <w:tc>
          <w:tcPr>
            <w:tcW w:w="1555" w:type="dxa"/>
            <w:shd w:val="clear" w:color="auto" w:fill="EAF1DD" w:themeFill="accent3" w:themeFillTint="33"/>
          </w:tcPr>
          <w:p w14:paraId="24B82892" w14:textId="77777777" w:rsidR="00183855" w:rsidRDefault="00183855" w:rsidP="00252212">
            <w:r>
              <w:rPr>
                <w:rFonts w:hint="eastAsia"/>
              </w:rPr>
              <w:t>消息筛选</w:t>
            </w:r>
          </w:p>
        </w:tc>
        <w:tc>
          <w:tcPr>
            <w:tcW w:w="6564" w:type="dxa"/>
            <w:gridSpan w:val="3"/>
          </w:tcPr>
          <w:p w14:paraId="47F932D8" w14:textId="77777777" w:rsidR="00183855" w:rsidRDefault="00183855" w:rsidP="00252212">
            <w:r>
              <w:t xml:space="preserve"> </w:t>
            </w:r>
          </w:p>
        </w:tc>
      </w:tr>
      <w:tr w:rsidR="00183855" w14:paraId="06E86694" w14:textId="77777777" w:rsidTr="00252212">
        <w:trPr>
          <w:trHeight w:val="566"/>
          <w:jc w:val="center"/>
        </w:trPr>
        <w:tc>
          <w:tcPr>
            <w:tcW w:w="1555" w:type="dxa"/>
            <w:shd w:val="clear" w:color="auto" w:fill="EAF1DD" w:themeFill="accent3" w:themeFillTint="33"/>
          </w:tcPr>
          <w:p w14:paraId="7AECA7EE" w14:textId="77777777" w:rsidR="00183855" w:rsidRDefault="00183855" w:rsidP="00252212">
            <w:r>
              <w:rPr>
                <w:rFonts w:hint="eastAsia"/>
              </w:rPr>
              <w:t>消息内容</w:t>
            </w:r>
          </w:p>
        </w:tc>
        <w:tc>
          <w:tcPr>
            <w:tcW w:w="6564" w:type="dxa"/>
            <w:gridSpan w:val="3"/>
          </w:tcPr>
          <w:p w14:paraId="63F3469A" w14:textId="77777777" w:rsidR="00183855" w:rsidRDefault="00183855" w:rsidP="00252212">
            <w:r>
              <w:rPr>
                <w:rFonts w:hint="eastAsia"/>
              </w:rPr>
              <w:t>你好，</w:t>
            </w:r>
            <w:r>
              <w:rPr>
                <w:rFonts w:hint="eastAsia"/>
              </w:rPr>
              <w:t>X</w:t>
            </w:r>
            <w:r>
              <w:t>XX</w:t>
            </w:r>
            <w:r>
              <w:rPr>
                <w:rFonts w:hint="eastAsia"/>
              </w:rPr>
              <w:t>试车、孔探维修经历需要更新，</w:t>
            </w:r>
            <w:r>
              <w:rPr>
                <w:rFonts w:hint="eastAsia"/>
              </w:rPr>
              <w:t xml:space="preserve"> </w:t>
            </w:r>
            <w:r>
              <w:rPr>
                <w:rFonts w:hint="eastAsia"/>
              </w:rPr>
              <w:t>请关注。</w:t>
            </w:r>
          </w:p>
        </w:tc>
      </w:tr>
      <w:tr w:rsidR="00183855" w14:paraId="3D9A92F2" w14:textId="77777777" w:rsidTr="00252212">
        <w:trPr>
          <w:trHeight w:val="566"/>
          <w:jc w:val="center"/>
        </w:trPr>
        <w:tc>
          <w:tcPr>
            <w:tcW w:w="8119" w:type="dxa"/>
            <w:gridSpan w:val="4"/>
            <w:shd w:val="clear" w:color="auto" w:fill="EAF1DD" w:themeFill="accent3" w:themeFillTint="33"/>
          </w:tcPr>
          <w:p w14:paraId="1CB3ED12"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6E042BB9" w14:textId="77777777" w:rsidR="00183855" w:rsidRPr="00BD2FE6" w:rsidRDefault="00183855" w:rsidP="00183855"/>
    <w:p w14:paraId="310E41EF" w14:textId="77777777" w:rsidR="00183855" w:rsidRDefault="00183855" w:rsidP="00694C62">
      <w:pPr>
        <w:pStyle w:val="5"/>
      </w:pPr>
      <w:r>
        <w:rPr>
          <w:rFonts w:hint="eastAsia"/>
        </w:rPr>
        <w:t>规则</w:t>
      </w:r>
      <w:r>
        <w:t>3</w:t>
      </w:r>
      <w:r>
        <w:rPr>
          <w:rFonts w:hint="eastAsia"/>
        </w:rPr>
        <w:t>-授权时间到期提醒</w:t>
      </w:r>
    </w:p>
    <w:p w14:paraId="0B042CB1"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44B10F12" w14:textId="77777777" w:rsidTr="00252212">
        <w:trPr>
          <w:trHeight w:val="387"/>
          <w:jc w:val="center"/>
        </w:trPr>
        <w:tc>
          <w:tcPr>
            <w:tcW w:w="1555" w:type="dxa"/>
            <w:shd w:val="clear" w:color="auto" w:fill="EAF1DD" w:themeFill="accent3" w:themeFillTint="33"/>
          </w:tcPr>
          <w:p w14:paraId="3A3344FD" w14:textId="77777777" w:rsidR="00183855" w:rsidRDefault="00183855" w:rsidP="00252212">
            <w:r>
              <w:rPr>
                <w:rFonts w:hint="eastAsia"/>
              </w:rPr>
              <w:t>消息频率</w:t>
            </w:r>
          </w:p>
        </w:tc>
        <w:tc>
          <w:tcPr>
            <w:tcW w:w="1882" w:type="dxa"/>
          </w:tcPr>
          <w:p w14:paraId="5BEA6AB6" w14:textId="77777777" w:rsidR="00183855" w:rsidRDefault="00183855" w:rsidP="00252212"/>
        </w:tc>
        <w:tc>
          <w:tcPr>
            <w:tcW w:w="1945" w:type="dxa"/>
            <w:shd w:val="clear" w:color="auto" w:fill="EAF1DD" w:themeFill="accent3" w:themeFillTint="33"/>
          </w:tcPr>
          <w:p w14:paraId="4B0CA8ED" w14:textId="77777777" w:rsidR="00183855" w:rsidRDefault="00183855" w:rsidP="00252212">
            <w:r>
              <w:rPr>
                <w:rFonts w:hint="eastAsia"/>
              </w:rPr>
              <w:t>消息类型</w:t>
            </w:r>
          </w:p>
        </w:tc>
        <w:tc>
          <w:tcPr>
            <w:tcW w:w="2737" w:type="dxa"/>
          </w:tcPr>
          <w:p w14:paraId="3FB959A6" w14:textId="77777777" w:rsidR="00183855" w:rsidRDefault="00183855" w:rsidP="00252212">
            <w:r>
              <w:rPr>
                <w:rFonts w:hint="eastAsia"/>
              </w:rPr>
              <w:t>提醒</w:t>
            </w:r>
          </w:p>
        </w:tc>
      </w:tr>
      <w:tr w:rsidR="00183855" w14:paraId="6425E35A" w14:textId="77777777" w:rsidTr="00252212">
        <w:trPr>
          <w:trHeight w:val="566"/>
          <w:jc w:val="center"/>
        </w:trPr>
        <w:tc>
          <w:tcPr>
            <w:tcW w:w="1555" w:type="dxa"/>
            <w:shd w:val="clear" w:color="auto" w:fill="EAF1DD" w:themeFill="accent3" w:themeFillTint="33"/>
          </w:tcPr>
          <w:p w14:paraId="579BF03E" w14:textId="77777777" w:rsidR="00183855" w:rsidRDefault="00183855" w:rsidP="00252212">
            <w:r>
              <w:rPr>
                <w:rFonts w:hint="eastAsia"/>
              </w:rPr>
              <w:t>消息级别</w:t>
            </w:r>
          </w:p>
        </w:tc>
        <w:tc>
          <w:tcPr>
            <w:tcW w:w="1882" w:type="dxa"/>
          </w:tcPr>
          <w:p w14:paraId="145C5809" w14:textId="77777777" w:rsidR="00183855" w:rsidRDefault="00183855" w:rsidP="00252212"/>
        </w:tc>
        <w:tc>
          <w:tcPr>
            <w:tcW w:w="1945" w:type="dxa"/>
            <w:shd w:val="clear" w:color="auto" w:fill="EAF1DD" w:themeFill="accent3" w:themeFillTint="33"/>
          </w:tcPr>
          <w:p w14:paraId="35AA1F1F" w14:textId="77777777" w:rsidR="00183855" w:rsidRDefault="00183855" w:rsidP="00252212">
            <w:r>
              <w:rPr>
                <w:rFonts w:hint="eastAsia"/>
              </w:rPr>
              <w:t>隶属模块</w:t>
            </w:r>
          </w:p>
        </w:tc>
        <w:tc>
          <w:tcPr>
            <w:tcW w:w="2737" w:type="dxa"/>
          </w:tcPr>
          <w:p w14:paraId="5A78B789" w14:textId="77777777" w:rsidR="00183855" w:rsidRDefault="00183855" w:rsidP="00252212">
            <w:r>
              <w:rPr>
                <w:rFonts w:hint="eastAsia"/>
              </w:rPr>
              <w:t>人员资格管理</w:t>
            </w:r>
          </w:p>
        </w:tc>
      </w:tr>
      <w:tr w:rsidR="00183855" w14:paraId="64674701" w14:textId="77777777" w:rsidTr="00252212">
        <w:trPr>
          <w:trHeight w:val="566"/>
          <w:jc w:val="center"/>
        </w:trPr>
        <w:tc>
          <w:tcPr>
            <w:tcW w:w="1555" w:type="dxa"/>
            <w:shd w:val="clear" w:color="auto" w:fill="EAF1DD" w:themeFill="accent3" w:themeFillTint="33"/>
          </w:tcPr>
          <w:p w14:paraId="1C8FD2B5" w14:textId="77777777" w:rsidR="00183855" w:rsidRDefault="00183855" w:rsidP="00252212">
            <w:r>
              <w:rPr>
                <w:rFonts w:hint="eastAsia"/>
              </w:rPr>
              <w:t>消息标题</w:t>
            </w:r>
          </w:p>
        </w:tc>
        <w:tc>
          <w:tcPr>
            <w:tcW w:w="1882" w:type="dxa"/>
          </w:tcPr>
          <w:p w14:paraId="54932984" w14:textId="77777777" w:rsidR="00183855" w:rsidRDefault="00183855" w:rsidP="00252212">
            <w:r>
              <w:rPr>
                <w:rFonts w:hint="eastAsia"/>
              </w:rPr>
              <w:t>授权到期</w:t>
            </w:r>
          </w:p>
        </w:tc>
        <w:tc>
          <w:tcPr>
            <w:tcW w:w="1945" w:type="dxa"/>
            <w:shd w:val="clear" w:color="auto" w:fill="EAF1DD" w:themeFill="accent3" w:themeFillTint="33"/>
          </w:tcPr>
          <w:p w14:paraId="2CAC9CE6" w14:textId="77777777" w:rsidR="00183855" w:rsidRDefault="00183855" w:rsidP="00252212">
            <w:r>
              <w:rPr>
                <w:rFonts w:hint="eastAsia"/>
              </w:rPr>
              <w:t>有效标志</w:t>
            </w:r>
          </w:p>
        </w:tc>
        <w:tc>
          <w:tcPr>
            <w:tcW w:w="2737" w:type="dxa"/>
          </w:tcPr>
          <w:p w14:paraId="750BE544" w14:textId="77777777" w:rsidR="00183855" w:rsidRDefault="00183855" w:rsidP="00252212">
            <w:r>
              <w:rPr>
                <w:rFonts w:hint="eastAsia"/>
              </w:rPr>
              <w:t>有效</w:t>
            </w:r>
          </w:p>
        </w:tc>
      </w:tr>
      <w:tr w:rsidR="00183855" w14:paraId="29430540" w14:textId="77777777" w:rsidTr="00252212">
        <w:trPr>
          <w:trHeight w:val="566"/>
          <w:jc w:val="center"/>
        </w:trPr>
        <w:tc>
          <w:tcPr>
            <w:tcW w:w="1555" w:type="dxa"/>
            <w:shd w:val="clear" w:color="auto" w:fill="EAF1DD" w:themeFill="accent3" w:themeFillTint="33"/>
          </w:tcPr>
          <w:p w14:paraId="691BE161" w14:textId="77777777" w:rsidR="00183855" w:rsidRDefault="00183855" w:rsidP="00252212">
            <w:r>
              <w:rPr>
                <w:rFonts w:hint="eastAsia"/>
              </w:rPr>
              <w:t>接收部门</w:t>
            </w:r>
          </w:p>
        </w:tc>
        <w:tc>
          <w:tcPr>
            <w:tcW w:w="1882" w:type="dxa"/>
          </w:tcPr>
          <w:p w14:paraId="6DA23548" w14:textId="77777777" w:rsidR="00183855" w:rsidRDefault="00183855" w:rsidP="00252212">
            <w:r>
              <w:rPr>
                <w:rFonts w:hint="eastAsia"/>
              </w:rPr>
              <w:t>质量安全部</w:t>
            </w:r>
          </w:p>
        </w:tc>
        <w:tc>
          <w:tcPr>
            <w:tcW w:w="1945" w:type="dxa"/>
            <w:shd w:val="clear" w:color="auto" w:fill="EAF1DD" w:themeFill="accent3" w:themeFillTint="33"/>
          </w:tcPr>
          <w:p w14:paraId="02E2EC58" w14:textId="77777777" w:rsidR="00183855" w:rsidRDefault="00183855" w:rsidP="00252212">
            <w:r>
              <w:rPr>
                <w:rFonts w:hint="eastAsia"/>
              </w:rPr>
              <w:t>接收人</w:t>
            </w:r>
          </w:p>
        </w:tc>
        <w:tc>
          <w:tcPr>
            <w:tcW w:w="2737" w:type="dxa"/>
          </w:tcPr>
          <w:p w14:paraId="56918FB5" w14:textId="77777777" w:rsidR="00183855" w:rsidRDefault="00183855" w:rsidP="00252212">
            <w:r>
              <w:rPr>
                <w:rFonts w:hint="eastAsia"/>
              </w:rPr>
              <w:t>选择</w:t>
            </w:r>
          </w:p>
        </w:tc>
      </w:tr>
      <w:tr w:rsidR="00183855" w14:paraId="0A1EA9B7" w14:textId="77777777" w:rsidTr="00252212">
        <w:trPr>
          <w:trHeight w:val="566"/>
          <w:jc w:val="center"/>
        </w:trPr>
        <w:tc>
          <w:tcPr>
            <w:tcW w:w="1555" w:type="dxa"/>
            <w:shd w:val="clear" w:color="auto" w:fill="EAF1DD" w:themeFill="accent3" w:themeFillTint="33"/>
          </w:tcPr>
          <w:p w14:paraId="0B2D2159" w14:textId="77777777" w:rsidR="00183855" w:rsidRDefault="00183855" w:rsidP="00252212">
            <w:r>
              <w:rPr>
                <w:rFonts w:hint="eastAsia"/>
              </w:rPr>
              <w:t>消息筛选</w:t>
            </w:r>
          </w:p>
        </w:tc>
        <w:tc>
          <w:tcPr>
            <w:tcW w:w="6564" w:type="dxa"/>
            <w:gridSpan w:val="3"/>
          </w:tcPr>
          <w:p w14:paraId="5D65168B" w14:textId="77777777" w:rsidR="00183855" w:rsidRDefault="00183855" w:rsidP="00252212">
            <w:r>
              <w:t xml:space="preserve"> </w:t>
            </w:r>
          </w:p>
        </w:tc>
      </w:tr>
      <w:tr w:rsidR="00183855" w14:paraId="1EDCD22F" w14:textId="77777777" w:rsidTr="00252212">
        <w:trPr>
          <w:trHeight w:val="566"/>
          <w:jc w:val="center"/>
        </w:trPr>
        <w:tc>
          <w:tcPr>
            <w:tcW w:w="1555" w:type="dxa"/>
            <w:shd w:val="clear" w:color="auto" w:fill="EAF1DD" w:themeFill="accent3" w:themeFillTint="33"/>
          </w:tcPr>
          <w:p w14:paraId="55619570" w14:textId="77777777" w:rsidR="00183855" w:rsidRDefault="00183855" w:rsidP="00252212">
            <w:r>
              <w:rPr>
                <w:rFonts w:hint="eastAsia"/>
              </w:rPr>
              <w:t>消息内容</w:t>
            </w:r>
          </w:p>
        </w:tc>
        <w:tc>
          <w:tcPr>
            <w:tcW w:w="6564" w:type="dxa"/>
            <w:gridSpan w:val="3"/>
          </w:tcPr>
          <w:p w14:paraId="1BAEE03A" w14:textId="77777777" w:rsidR="00183855" w:rsidRDefault="00183855" w:rsidP="00252212">
            <w:r>
              <w:rPr>
                <w:rFonts w:hint="eastAsia"/>
              </w:rPr>
              <w:t>你好，</w:t>
            </w:r>
            <w:r>
              <w:rPr>
                <w:rFonts w:hint="eastAsia"/>
              </w:rPr>
              <w:t>X</w:t>
            </w:r>
            <w:r>
              <w:t>XX</w:t>
            </w:r>
            <w:r>
              <w:rPr>
                <w:rFonts w:hint="eastAsia"/>
              </w:rPr>
              <w:t>授权有效期到期，</w:t>
            </w:r>
            <w:r>
              <w:rPr>
                <w:rFonts w:hint="eastAsia"/>
              </w:rPr>
              <w:t xml:space="preserve"> </w:t>
            </w:r>
            <w:r>
              <w:rPr>
                <w:rFonts w:hint="eastAsia"/>
              </w:rPr>
              <w:t>请关注。</w:t>
            </w:r>
          </w:p>
        </w:tc>
      </w:tr>
      <w:tr w:rsidR="00183855" w14:paraId="54C982E5" w14:textId="77777777" w:rsidTr="00252212">
        <w:trPr>
          <w:trHeight w:val="566"/>
          <w:jc w:val="center"/>
        </w:trPr>
        <w:tc>
          <w:tcPr>
            <w:tcW w:w="8119" w:type="dxa"/>
            <w:gridSpan w:val="4"/>
            <w:shd w:val="clear" w:color="auto" w:fill="EAF1DD" w:themeFill="accent3" w:themeFillTint="33"/>
          </w:tcPr>
          <w:p w14:paraId="187828FF"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1AF773D" w14:textId="77777777" w:rsidR="00183855" w:rsidRPr="00BD2FE6" w:rsidRDefault="00183855" w:rsidP="00183855"/>
    <w:p w14:paraId="537E3627" w14:textId="6846039C" w:rsidR="00183855" w:rsidRPr="00074EFB" w:rsidRDefault="00183855" w:rsidP="00694C62">
      <w:pPr>
        <w:pStyle w:val="5"/>
        <w:rPr>
          <w:color w:val="FF0000"/>
        </w:rPr>
      </w:pPr>
      <w:r w:rsidRPr="00074EFB">
        <w:rPr>
          <w:rFonts w:hint="eastAsia"/>
          <w:color w:val="FF0000"/>
        </w:rPr>
        <w:t>规则</w:t>
      </w:r>
      <w:r w:rsidRPr="00074EFB">
        <w:rPr>
          <w:color w:val="FF0000"/>
        </w:rPr>
        <w:t>4</w:t>
      </w:r>
      <w:r w:rsidRPr="00074EFB">
        <w:rPr>
          <w:rFonts w:hint="eastAsia"/>
          <w:color w:val="FF0000"/>
        </w:rPr>
        <w:t>-授权审核通过提醒</w:t>
      </w:r>
      <w:r w:rsidR="00074EFB">
        <w:rPr>
          <w:rFonts w:hint="eastAsia"/>
          <w:color w:val="FF0000"/>
        </w:rPr>
        <w:t xml:space="preserve"> </w:t>
      </w:r>
      <w:r w:rsidR="00074EFB">
        <w:rPr>
          <w:color w:val="FF0000"/>
        </w:rPr>
        <w:t>–</w:t>
      </w:r>
      <w:r w:rsidR="00074EFB">
        <w:rPr>
          <w:rFonts w:hint="eastAsia"/>
          <w:color w:val="FF0000"/>
        </w:rPr>
        <w:t>流程</w:t>
      </w:r>
    </w:p>
    <w:p w14:paraId="2BF04B96"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39621360" w14:textId="77777777" w:rsidTr="00252212">
        <w:trPr>
          <w:trHeight w:val="381"/>
          <w:jc w:val="center"/>
        </w:trPr>
        <w:tc>
          <w:tcPr>
            <w:tcW w:w="1555" w:type="dxa"/>
            <w:shd w:val="clear" w:color="auto" w:fill="EAF1DD" w:themeFill="accent3" w:themeFillTint="33"/>
          </w:tcPr>
          <w:p w14:paraId="3C909607" w14:textId="77777777" w:rsidR="00183855" w:rsidRDefault="00183855" w:rsidP="00252212">
            <w:r>
              <w:rPr>
                <w:rFonts w:hint="eastAsia"/>
              </w:rPr>
              <w:t>消息频率</w:t>
            </w:r>
          </w:p>
        </w:tc>
        <w:tc>
          <w:tcPr>
            <w:tcW w:w="1882" w:type="dxa"/>
          </w:tcPr>
          <w:p w14:paraId="11D870E6" w14:textId="77777777" w:rsidR="00183855" w:rsidRDefault="00183855" w:rsidP="00252212"/>
        </w:tc>
        <w:tc>
          <w:tcPr>
            <w:tcW w:w="1945" w:type="dxa"/>
            <w:shd w:val="clear" w:color="auto" w:fill="EAF1DD" w:themeFill="accent3" w:themeFillTint="33"/>
          </w:tcPr>
          <w:p w14:paraId="376FDFAD" w14:textId="77777777" w:rsidR="00183855" w:rsidRDefault="00183855" w:rsidP="00252212">
            <w:r>
              <w:rPr>
                <w:rFonts w:hint="eastAsia"/>
              </w:rPr>
              <w:t>消息类型</w:t>
            </w:r>
          </w:p>
        </w:tc>
        <w:tc>
          <w:tcPr>
            <w:tcW w:w="2737" w:type="dxa"/>
          </w:tcPr>
          <w:p w14:paraId="59E4CB8F" w14:textId="77777777" w:rsidR="00183855" w:rsidRDefault="00183855" w:rsidP="00252212">
            <w:r>
              <w:rPr>
                <w:rFonts w:hint="eastAsia"/>
              </w:rPr>
              <w:t>提醒</w:t>
            </w:r>
          </w:p>
        </w:tc>
      </w:tr>
      <w:tr w:rsidR="00183855" w14:paraId="67F2F697" w14:textId="77777777" w:rsidTr="00252212">
        <w:trPr>
          <w:trHeight w:val="566"/>
          <w:jc w:val="center"/>
        </w:trPr>
        <w:tc>
          <w:tcPr>
            <w:tcW w:w="1555" w:type="dxa"/>
            <w:shd w:val="clear" w:color="auto" w:fill="EAF1DD" w:themeFill="accent3" w:themeFillTint="33"/>
          </w:tcPr>
          <w:p w14:paraId="028E2F55" w14:textId="77777777" w:rsidR="00183855" w:rsidRDefault="00183855" w:rsidP="00252212">
            <w:r>
              <w:rPr>
                <w:rFonts w:hint="eastAsia"/>
              </w:rPr>
              <w:t>消息级别</w:t>
            </w:r>
          </w:p>
        </w:tc>
        <w:tc>
          <w:tcPr>
            <w:tcW w:w="1882" w:type="dxa"/>
          </w:tcPr>
          <w:p w14:paraId="23BA811C" w14:textId="77777777" w:rsidR="00183855" w:rsidRDefault="00183855" w:rsidP="00252212"/>
        </w:tc>
        <w:tc>
          <w:tcPr>
            <w:tcW w:w="1945" w:type="dxa"/>
            <w:shd w:val="clear" w:color="auto" w:fill="EAF1DD" w:themeFill="accent3" w:themeFillTint="33"/>
          </w:tcPr>
          <w:p w14:paraId="44F7CF9D" w14:textId="77777777" w:rsidR="00183855" w:rsidRDefault="00183855" w:rsidP="00252212">
            <w:r>
              <w:rPr>
                <w:rFonts w:hint="eastAsia"/>
              </w:rPr>
              <w:t>隶属模块</w:t>
            </w:r>
          </w:p>
        </w:tc>
        <w:tc>
          <w:tcPr>
            <w:tcW w:w="2737" w:type="dxa"/>
          </w:tcPr>
          <w:p w14:paraId="71E48C9A" w14:textId="77777777" w:rsidR="00183855" w:rsidRDefault="00183855" w:rsidP="00252212">
            <w:r>
              <w:rPr>
                <w:rFonts w:hint="eastAsia"/>
              </w:rPr>
              <w:t>人员资格管理</w:t>
            </w:r>
          </w:p>
        </w:tc>
      </w:tr>
      <w:tr w:rsidR="00183855" w14:paraId="3A6F81A8" w14:textId="77777777" w:rsidTr="00252212">
        <w:trPr>
          <w:trHeight w:val="566"/>
          <w:jc w:val="center"/>
        </w:trPr>
        <w:tc>
          <w:tcPr>
            <w:tcW w:w="1555" w:type="dxa"/>
            <w:shd w:val="clear" w:color="auto" w:fill="EAF1DD" w:themeFill="accent3" w:themeFillTint="33"/>
          </w:tcPr>
          <w:p w14:paraId="6EEAE86D" w14:textId="77777777" w:rsidR="00183855" w:rsidRDefault="00183855" w:rsidP="00252212">
            <w:r>
              <w:rPr>
                <w:rFonts w:hint="eastAsia"/>
              </w:rPr>
              <w:t>消息标题</w:t>
            </w:r>
          </w:p>
        </w:tc>
        <w:tc>
          <w:tcPr>
            <w:tcW w:w="1882" w:type="dxa"/>
          </w:tcPr>
          <w:p w14:paraId="44E39B2D" w14:textId="77777777" w:rsidR="00183855" w:rsidRDefault="00183855" w:rsidP="00252212">
            <w:r>
              <w:rPr>
                <w:rFonts w:hint="eastAsia"/>
              </w:rPr>
              <w:t>审核通过</w:t>
            </w:r>
          </w:p>
        </w:tc>
        <w:tc>
          <w:tcPr>
            <w:tcW w:w="1945" w:type="dxa"/>
            <w:shd w:val="clear" w:color="auto" w:fill="EAF1DD" w:themeFill="accent3" w:themeFillTint="33"/>
          </w:tcPr>
          <w:p w14:paraId="6AC4F7AB" w14:textId="77777777" w:rsidR="00183855" w:rsidRDefault="00183855" w:rsidP="00252212">
            <w:r>
              <w:rPr>
                <w:rFonts w:hint="eastAsia"/>
              </w:rPr>
              <w:t>有效标志</w:t>
            </w:r>
          </w:p>
        </w:tc>
        <w:tc>
          <w:tcPr>
            <w:tcW w:w="2737" w:type="dxa"/>
          </w:tcPr>
          <w:p w14:paraId="215E51A9" w14:textId="77777777" w:rsidR="00183855" w:rsidRDefault="00183855" w:rsidP="00252212">
            <w:r>
              <w:rPr>
                <w:rFonts w:hint="eastAsia"/>
              </w:rPr>
              <w:t>有效</w:t>
            </w:r>
          </w:p>
        </w:tc>
      </w:tr>
      <w:tr w:rsidR="00183855" w14:paraId="39B4153D" w14:textId="77777777" w:rsidTr="00252212">
        <w:trPr>
          <w:trHeight w:val="566"/>
          <w:jc w:val="center"/>
        </w:trPr>
        <w:tc>
          <w:tcPr>
            <w:tcW w:w="1555" w:type="dxa"/>
            <w:shd w:val="clear" w:color="auto" w:fill="EAF1DD" w:themeFill="accent3" w:themeFillTint="33"/>
          </w:tcPr>
          <w:p w14:paraId="62CDEBE3" w14:textId="77777777" w:rsidR="00183855" w:rsidRDefault="00183855" w:rsidP="00252212">
            <w:r>
              <w:rPr>
                <w:rFonts w:hint="eastAsia"/>
              </w:rPr>
              <w:lastRenderedPageBreak/>
              <w:t>接收部门</w:t>
            </w:r>
          </w:p>
        </w:tc>
        <w:tc>
          <w:tcPr>
            <w:tcW w:w="1882" w:type="dxa"/>
          </w:tcPr>
          <w:p w14:paraId="10DF45D9" w14:textId="77777777" w:rsidR="00183855" w:rsidRDefault="00183855" w:rsidP="00252212">
            <w:r>
              <w:rPr>
                <w:rFonts w:hint="eastAsia"/>
              </w:rPr>
              <w:t>质量安全部</w:t>
            </w:r>
          </w:p>
        </w:tc>
        <w:tc>
          <w:tcPr>
            <w:tcW w:w="1945" w:type="dxa"/>
            <w:shd w:val="clear" w:color="auto" w:fill="EAF1DD" w:themeFill="accent3" w:themeFillTint="33"/>
          </w:tcPr>
          <w:p w14:paraId="60875C43" w14:textId="77777777" w:rsidR="00183855" w:rsidRDefault="00183855" w:rsidP="00252212">
            <w:r>
              <w:rPr>
                <w:rFonts w:hint="eastAsia"/>
              </w:rPr>
              <w:t>接收人</w:t>
            </w:r>
          </w:p>
        </w:tc>
        <w:tc>
          <w:tcPr>
            <w:tcW w:w="2737" w:type="dxa"/>
          </w:tcPr>
          <w:p w14:paraId="43EB6CA7" w14:textId="77777777" w:rsidR="00183855" w:rsidRDefault="00183855" w:rsidP="00252212">
            <w:r>
              <w:rPr>
                <w:rFonts w:hint="eastAsia"/>
              </w:rPr>
              <w:t>选择</w:t>
            </w:r>
          </w:p>
        </w:tc>
      </w:tr>
      <w:tr w:rsidR="00183855" w14:paraId="0432F67A" w14:textId="77777777" w:rsidTr="00252212">
        <w:trPr>
          <w:trHeight w:val="566"/>
          <w:jc w:val="center"/>
        </w:trPr>
        <w:tc>
          <w:tcPr>
            <w:tcW w:w="1555" w:type="dxa"/>
            <w:shd w:val="clear" w:color="auto" w:fill="EAF1DD" w:themeFill="accent3" w:themeFillTint="33"/>
          </w:tcPr>
          <w:p w14:paraId="4C9FA571" w14:textId="77777777" w:rsidR="00183855" w:rsidRDefault="00183855" w:rsidP="00252212">
            <w:r>
              <w:rPr>
                <w:rFonts w:hint="eastAsia"/>
              </w:rPr>
              <w:t>消息筛选</w:t>
            </w:r>
          </w:p>
        </w:tc>
        <w:tc>
          <w:tcPr>
            <w:tcW w:w="6564" w:type="dxa"/>
            <w:gridSpan w:val="3"/>
          </w:tcPr>
          <w:p w14:paraId="239AC98D" w14:textId="77777777" w:rsidR="00183855" w:rsidRDefault="00183855" w:rsidP="00252212">
            <w:r>
              <w:t xml:space="preserve"> </w:t>
            </w:r>
          </w:p>
        </w:tc>
      </w:tr>
      <w:tr w:rsidR="00183855" w14:paraId="6A40A1F5" w14:textId="77777777" w:rsidTr="00252212">
        <w:trPr>
          <w:trHeight w:val="566"/>
          <w:jc w:val="center"/>
        </w:trPr>
        <w:tc>
          <w:tcPr>
            <w:tcW w:w="1555" w:type="dxa"/>
            <w:shd w:val="clear" w:color="auto" w:fill="EAF1DD" w:themeFill="accent3" w:themeFillTint="33"/>
          </w:tcPr>
          <w:p w14:paraId="3226480A" w14:textId="77777777" w:rsidR="00183855" w:rsidRDefault="00183855" w:rsidP="00252212">
            <w:r>
              <w:rPr>
                <w:rFonts w:hint="eastAsia"/>
              </w:rPr>
              <w:t>消息内容</w:t>
            </w:r>
          </w:p>
        </w:tc>
        <w:tc>
          <w:tcPr>
            <w:tcW w:w="6564" w:type="dxa"/>
            <w:gridSpan w:val="3"/>
          </w:tcPr>
          <w:p w14:paraId="01A67770" w14:textId="77777777" w:rsidR="00183855" w:rsidRDefault="00183855" w:rsidP="00252212">
            <w:r>
              <w:rPr>
                <w:rFonts w:hint="eastAsia"/>
              </w:rPr>
              <w:t>你好，</w:t>
            </w:r>
            <w:r>
              <w:rPr>
                <w:rFonts w:hint="eastAsia"/>
              </w:rPr>
              <w:t>X</w:t>
            </w:r>
            <w:r>
              <w:t>XX</w:t>
            </w:r>
            <w:r>
              <w:rPr>
                <w:rFonts w:hint="eastAsia"/>
              </w:rPr>
              <w:t>授权申请通过，</w:t>
            </w:r>
            <w:r>
              <w:rPr>
                <w:rFonts w:hint="eastAsia"/>
              </w:rPr>
              <w:t xml:space="preserve"> </w:t>
            </w:r>
            <w:r>
              <w:rPr>
                <w:rFonts w:hint="eastAsia"/>
              </w:rPr>
              <w:t>请关注。</w:t>
            </w:r>
          </w:p>
        </w:tc>
      </w:tr>
      <w:tr w:rsidR="00183855" w14:paraId="1C5D5B42" w14:textId="77777777" w:rsidTr="00252212">
        <w:trPr>
          <w:trHeight w:val="566"/>
          <w:jc w:val="center"/>
        </w:trPr>
        <w:tc>
          <w:tcPr>
            <w:tcW w:w="8119" w:type="dxa"/>
            <w:gridSpan w:val="4"/>
            <w:shd w:val="clear" w:color="auto" w:fill="EAF1DD" w:themeFill="accent3" w:themeFillTint="33"/>
          </w:tcPr>
          <w:p w14:paraId="4C921C88"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4482C240" w14:textId="77777777" w:rsidR="00183855" w:rsidRPr="00BD2FE6" w:rsidRDefault="00183855" w:rsidP="00183855"/>
    <w:p w14:paraId="6762F1D5" w14:textId="23272521" w:rsidR="00183855" w:rsidRPr="00A126C2" w:rsidRDefault="00183855" w:rsidP="00A126C2">
      <w:pPr>
        <w:pStyle w:val="5"/>
        <w:numPr>
          <w:ilvl w:val="4"/>
          <w:numId w:val="37"/>
        </w:numPr>
        <w:rPr>
          <w:color w:val="FF0000"/>
        </w:rPr>
      </w:pPr>
      <w:r>
        <w:rPr>
          <w:rFonts w:hint="eastAsia"/>
        </w:rPr>
        <w:t>规则</w:t>
      </w:r>
      <w:r>
        <w:t>5</w:t>
      </w:r>
      <w:r>
        <w:rPr>
          <w:rFonts w:hint="eastAsia"/>
        </w:rPr>
        <w:t>-授权信息变动提醒</w:t>
      </w:r>
      <w:r w:rsidR="00A126C2">
        <w:rPr>
          <w:rFonts w:hint="eastAsia"/>
        </w:rPr>
        <w:t>-</w:t>
      </w:r>
      <w:r w:rsidR="00A126C2" w:rsidRPr="00A126C2">
        <w:rPr>
          <w:rFonts w:hint="eastAsia"/>
          <w:color w:val="FF0000"/>
        </w:rPr>
        <w:t xml:space="preserve"> </w:t>
      </w:r>
      <w:r w:rsidR="00A126C2" w:rsidRPr="00A126C2">
        <w:rPr>
          <w:color w:val="FF0000"/>
        </w:rPr>
        <w:t>–</w:t>
      </w:r>
      <w:r w:rsidR="00A126C2" w:rsidRPr="00A126C2">
        <w:rPr>
          <w:rFonts w:hint="eastAsia"/>
          <w:color w:val="FF0000"/>
        </w:rPr>
        <w:t>流程</w:t>
      </w:r>
    </w:p>
    <w:p w14:paraId="59E45763"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5FBD3B64" w14:textId="77777777" w:rsidTr="00252212">
        <w:trPr>
          <w:trHeight w:val="381"/>
          <w:jc w:val="center"/>
        </w:trPr>
        <w:tc>
          <w:tcPr>
            <w:tcW w:w="1555" w:type="dxa"/>
            <w:shd w:val="clear" w:color="auto" w:fill="EAF1DD" w:themeFill="accent3" w:themeFillTint="33"/>
          </w:tcPr>
          <w:p w14:paraId="27F95718" w14:textId="77777777" w:rsidR="00183855" w:rsidRDefault="00183855" w:rsidP="00252212">
            <w:r>
              <w:rPr>
                <w:rFonts w:hint="eastAsia"/>
              </w:rPr>
              <w:t>消息频率</w:t>
            </w:r>
          </w:p>
        </w:tc>
        <w:tc>
          <w:tcPr>
            <w:tcW w:w="1882" w:type="dxa"/>
          </w:tcPr>
          <w:p w14:paraId="238EFD4D" w14:textId="77777777" w:rsidR="00183855" w:rsidRDefault="00183855" w:rsidP="00252212"/>
        </w:tc>
        <w:tc>
          <w:tcPr>
            <w:tcW w:w="1945" w:type="dxa"/>
            <w:shd w:val="clear" w:color="auto" w:fill="EAF1DD" w:themeFill="accent3" w:themeFillTint="33"/>
          </w:tcPr>
          <w:p w14:paraId="3F9834AF" w14:textId="77777777" w:rsidR="00183855" w:rsidRDefault="00183855" w:rsidP="00252212">
            <w:r>
              <w:rPr>
                <w:rFonts w:hint="eastAsia"/>
              </w:rPr>
              <w:t>消息类型</w:t>
            </w:r>
          </w:p>
        </w:tc>
        <w:tc>
          <w:tcPr>
            <w:tcW w:w="2737" w:type="dxa"/>
          </w:tcPr>
          <w:p w14:paraId="4D2A02E0" w14:textId="77777777" w:rsidR="00183855" w:rsidRDefault="00183855" w:rsidP="00252212">
            <w:r>
              <w:rPr>
                <w:rFonts w:hint="eastAsia"/>
              </w:rPr>
              <w:t>提醒</w:t>
            </w:r>
          </w:p>
        </w:tc>
      </w:tr>
      <w:tr w:rsidR="00183855" w14:paraId="4DB472FD" w14:textId="77777777" w:rsidTr="00252212">
        <w:trPr>
          <w:trHeight w:val="566"/>
          <w:jc w:val="center"/>
        </w:trPr>
        <w:tc>
          <w:tcPr>
            <w:tcW w:w="1555" w:type="dxa"/>
            <w:shd w:val="clear" w:color="auto" w:fill="EAF1DD" w:themeFill="accent3" w:themeFillTint="33"/>
          </w:tcPr>
          <w:p w14:paraId="799C5A5E" w14:textId="77777777" w:rsidR="00183855" w:rsidRDefault="00183855" w:rsidP="00252212">
            <w:r>
              <w:rPr>
                <w:rFonts w:hint="eastAsia"/>
              </w:rPr>
              <w:t>消息级别</w:t>
            </w:r>
          </w:p>
        </w:tc>
        <w:tc>
          <w:tcPr>
            <w:tcW w:w="1882" w:type="dxa"/>
          </w:tcPr>
          <w:p w14:paraId="7E43CFB1" w14:textId="77777777" w:rsidR="00183855" w:rsidRDefault="00183855" w:rsidP="00252212"/>
        </w:tc>
        <w:tc>
          <w:tcPr>
            <w:tcW w:w="1945" w:type="dxa"/>
            <w:shd w:val="clear" w:color="auto" w:fill="EAF1DD" w:themeFill="accent3" w:themeFillTint="33"/>
          </w:tcPr>
          <w:p w14:paraId="0A83A9C6" w14:textId="77777777" w:rsidR="00183855" w:rsidRDefault="00183855" w:rsidP="00252212">
            <w:r>
              <w:rPr>
                <w:rFonts w:hint="eastAsia"/>
              </w:rPr>
              <w:t>隶属模块</w:t>
            </w:r>
          </w:p>
        </w:tc>
        <w:tc>
          <w:tcPr>
            <w:tcW w:w="2737" w:type="dxa"/>
          </w:tcPr>
          <w:p w14:paraId="7814B6C4" w14:textId="77777777" w:rsidR="00183855" w:rsidRDefault="00183855" w:rsidP="00252212">
            <w:r>
              <w:rPr>
                <w:rFonts w:hint="eastAsia"/>
              </w:rPr>
              <w:t>人员资格管理</w:t>
            </w:r>
          </w:p>
        </w:tc>
      </w:tr>
      <w:tr w:rsidR="00183855" w14:paraId="2EB61A4B" w14:textId="77777777" w:rsidTr="00252212">
        <w:trPr>
          <w:trHeight w:val="566"/>
          <w:jc w:val="center"/>
        </w:trPr>
        <w:tc>
          <w:tcPr>
            <w:tcW w:w="1555" w:type="dxa"/>
            <w:shd w:val="clear" w:color="auto" w:fill="EAF1DD" w:themeFill="accent3" w:themeFillTint="33"/>
          </w:tcPr>
          <w:p w14:paraId="1EAC426F" w14:textId="77777777" w:rsidR="00183855" w:rsidRDefault="00183855" w:rsidP="00252212">
            <w:r>
              <w:rPr>
                <w:rFonts w:hint="eastAsia"/>
              </w:rPr>
              <w:t>消息标题</w:t>
            </w:r>
          </w:p>
        </w:tc>
        <w:tc>
          <w:tcPr>
            <w:tcW w:w="1882" w:type="dxa"/>
          </w:tcPr>
          <w:p w14:paraId="517D4CBA" w14:textId="77777777" w:rsidR="00183855" w:rsidRDefault="00183855" w:rsidP="00252212">
            <w:r>
              <w:rPr>
                <w:rFonts w:hint="eastAsia"/>
              </w:rPr>
              <w:t>授权信息变动</w:t>
            </w:r>
          </w:p>
        </w:tc>
        <w:tc>
          <w:tcPr>
            <w:tcW w:w="1945" w:type="dxa"/>
            <w:shd w:val="clear" w:color="auto" w:fill="EAF1DD" w:themeFill="accent3" w:themeFillTint="33"/>
          </w:tcPr>
          <w:p w14:paraId="4EF56272" w14:textId="77777777" w:rsidR="00183855" w:rsidRDefault="00183855" w:rsidP="00252212">
            <w:r>
              <w:rPr>
                <w:rFonts w:hint="eastAsia"/>
              </w:rPr>
              <w:t>有效标志</w:t>
            </w:r>
          </w:p>
        </w:tc>
        <w:tc>
          <w:tcPr>
            <w:tcW w:w="2737" w:type="dxa"/>
          </w:tcPr>
          <w:p w14:paraId="36CE9851" w14:textId="77777777" w:rsidR="00183855" w:rsidRDefault="00183855" w:rsidP="00252212">
            <w:r>
              <w:rPr>
                <w:rFonts w:hint="eastAsia"/>
              </w:rPr>
              <w:t>有效</w:t>
            </w:r>
          </w:p>
        </w:tc>
      </w:tr>
      <w:tr w:rsidR="00183855" w14:paraId="13931EA4" w14:textId="77777777" w:rsidTr="00252212">
        <w:trPr>
          <w:trHeight w:val="566"/>
          <w:jc w:val="center"/>
        </w:trPr>
        <w:tc>
          <w:tcPr>
            <w:tcW w:w="1555" w:type="dxa"/>
            <w:shd w:val="clear" w:color="auto" w:fill="EAF1DD" w:themeFill="accent3" w:themeFillTint="33"/>
          </w:tcPr>
          <w:p w14:paraId="1B1B71EF" w14:textId="77777777" w:rsidR="00183855" w:rsidRDefault="00183855" w:rsidP="00252212">
            <w:r>
              <w:rPr>
                <w:rFonts w:hint="eastAsia"/>
              </w:rPr>
              <w:t>接收部门</w:t>
            </w:r>
          </w:p>
        </w:tc>
        <w:tc>
          <w:tcPr>
            <w:tcW w:w="1882" w:type="dxa"/>
          </w:tcPr>
          <w:p w14:paraId="06EEAAA1" w14:textId="77777777" w:rsidR="00183855" w:rsidRDefault="00183855" w:rsidP="00252212">
            <w:r>
              <w:rPr>
                <w:rFonts w:hint="eastAsia"/>
              </w:rPr>
              <w:t>质量安全部</w:t>
            </w:r>
          </w:p>
        </w:tc>
        <w:tc>
          <w:tcPr>
            <w:tcW w:w="1945" w:type="dxa"/>
            <w:shd w:val="clear" w:color="auto" w:fill="EAF1DD" w:themeFill="accent3" w:themeFillTint="33"/>
          </w:tcPr>
          <w:p w14:paraId="0D149CF0" w14:textId="77777777" w:rsidR="00183855" w:rsidRDefault="00183855" w:rsidP="00252212">
            <w:r>
              <w:rPr>
                <w:rFonts w:hint="eastAsia"/>
              </w:rPr>
              <w:t>接收人</w:t>
            </w:r>
          </w:p>
        </w:tc>
        <w:tc>
          <w:tcPr>
            <w:tcW w:w="2737" w:type="dxa"/>
          </w:tcPr>
          <w:p w14:paraId="6AD54A5F" w14:textId="77777777" w:rsidR="00183855" w:rsidRDefault="00183855" w:rsidP="00252212">
            <w:r>
              <w:rPr>
                <w:rFonts w:hint="eastAsia"/>
              </w:rPr>
              <w:t>选择</w:t>
            </w:r>
          </w:p>
        </w:tc>
      </w:tr>
      <w:tr w:rsidR="00183855" w14:paraId="662150C0" w14:textId="77777777" w:rsidTr="00252212">
        <w:trPr>
          <w:trHeight w:val="566"/>
          <w:jc w:val="center"/>
        </w:trPr>
        <w:tc>
          <w:tcPr>
            <w:tcW w:w="1555" w:type="dxa"/>
            <w:shd w:val="clear" w:color="auto" w:fill="EAF1DD" w:themeFill="accent3" w:themeFillTint="33"/>
          </w:tcPr>
          <w:p w14:paraId="0E0B446F" w14:textId="77777777" w:rsidR="00183855" w:rsidRDefault="00183855" w:rsidP="00252212">
            <w:r>
              <w:rPr>
                <w:rFonts w:hint="eastAsia"/>
              </w:rPr>
              <w:t>消息筛选</w:t>
            </w:r>
          </w:p>
        </w:tc>
        <w:tc>
          <w:tcPr>
            <w:tcW w:w="6564" w:type="dxa"/>
            <w:gridSpan w:val="3"/>
          </w:tcPr>
          <w:p w14:paraId="614D1B68" w14:textId="77777777" w:rsidR="00183855" w:rsidRDefault="00183855" w:rsidP="00252212">
            <w:r>
              <w:t xml:space="preserve"> </w:t>
            </w:r>
          </w:p>
        </w:tc>
      </w:tr>
      <w:tr w:rsidR="00183855" w14:paraId="7CF07DC6" w14:textId="77777777" w:rsidTr="00252212">
        <w:trPr>
          <w:trHeight w:val="566"/>
          <w:jc w:val="center"/>
        </w:trPr>
        <w:tc>
          <w:tcPr>
            <w:tcW w:w="1555" w:type="dxa"/>
            <w:shd w:val="clear" w:color="auto" w:fill="EAF1DD" w:themeFill="accent3" w:themeFillTint="33"/>
          </w:tcPr>
          <w:p w14:paraId="2723CC23" w14:textId="77777777" w:rsidR="00183855" w:rsidRDefault="00183855" w:rsidP="00252212">
            <w:r>
              <w:rPr>
                <w:rFonts w:hint="eastAsia"/>
              </w:rPr>
              <w:t>消息内容</w:t>
            </w:r>
          </w:p>
        </w:tc>
        <w:tc>
          <w:tcPr>
            <w:tcW w:w="6564" w:type="dxa"/>
            <w:gridSpan w:val="3"/>
          </w:tcPr>
          <w:p w14:paraId="235B3442" w14:textId="77777777" w:rsidR="00183855" w:rsidRDefault="00183855" w:rsidP="00252212">
            <w:r>
              <w:rPr>
                <w:rFonts w:hint="eastAsia"/>
              </w:rPr>
              <w:t>你好，</w:t>
            </w:r>
            <w:r>
              <w:rPr>
                <w:rFonts w:hint="eastAsia"/>
              </w:rPr>
              <w:t>X</w:t>
            </w:r>
            <w:r>
              <w:t>XX</w:t>
            </w:r>
            <w:r>
              <w:rPr>
                <w:rFonts w:hint="eastAsia"/>
              </w:rPr>
              <w:t>授权信息发生变动，</w:t>
            </w:r>
            <w:r>
              <w:rPr>
                <w:rFonts w:hint="eastAsia"/>
              </w:rPr>
              <w:t xml:space="preserve"> </w:t>
            </w:r>
            <w:r>
              <w:rPr>
                <w:rFonts w:hint="eastAsia"/>
              </w:rPr>
              <w:t>请关注。</w:t>
            </w:r>
          </w:p>
        </w:tc>
      </w:tr>
      <w:tr w:rsidR="00183855" w14:paraId="33DCF1A3" w14:textId="77777777" w:rsidTr="00252212">
        <w:trPr>
          <w:trHeight w:val="566"/>
          <w:jc w:val="center"/>
        </w:trPr>
        <w:tc>
          <w:tcPr>
            <w:tcW w:w="8119" w:type="dxa"/>
            <w:gridSpan w:val="4"/>
            <w:shd w:val="clear" w:color="auto" w:fill="EAF1DD" w:themeFill="accent3" w:themeFillTint="33"/>
          </w:tcPr>
          <w:p w14:paraId="3115FECE"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3E2EDB06" w14:textId="77777777" w:rsidR="00183855" w:rsidRPr="00E929E7" w:rsidRDefault="00183855" w:rsidP="00183855"/>
    <w:p w14:paraId="269542BB" w14:textId="77777777" w:rsidR="00183855" w:rsidRDefault="00183855" w:rsidP="00694C62">
      <w:pPr>
        <w:pStyle w:val="5"/>
      </w:pPr>
      <w:r>
        <w:rPr>
          <w:rFonts w:hint="eastAsia"/>
        </w:rPr>
        <w:t>规则</w:t>
      </w:r>
      <w:r>
        <w:t>6</w:t>
      </w:r>
      <w:r>
        <w:rPr>
          <w:rFonts w:hint="eastAsia"/>
        </w:rPr>
        <w:t>-审核员资质到期提醒</w:t>
      </w:r>
      <w:r w:rsidRPr="000244BC">
        <w:t xml:space="preserve"> </w:t>
      </w:r>
    </w:p>
    <w:p w14:paraId="472DD9B3"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70EC9645" w14:textId="77777777" w:rsidTr="00252212">
        <w:trPr>
          <w:trHeight w:val="416"/>
          <w:jc w:val="center"/>
        </w:trPr>
        <w:tc>
          <w:tcPr>
            <w:tcW w:w="1555" w:type="dxa"/>
            <w:shd w:val="clear" w:color="auto" w:fill="EAF1DD" w:themeFill="accent3" w:themeFillTint="33"/>
          </w:tcPr>
          <w:p w14:paraId="450572BB" w14:textId="77777777" w:rsidR="00183855" w:rsidRDefault="00183855" w:rsidP="00252212">
            <w:r>
              <w:rPr>
                <w:rFonts w:hint="eastAsia"/>
              </w:rPr>
              <w:t>消息频率</w:t>
            </w:r>
          </w:p>
        </w:tc>
        <w:tc>
          <w:tcPr>
            <w:tcW w:w="1882" w:type="dxa"/>
          </w:tcPr>
          <w:p w14:paraId="7D0F4D71" w14:textId="77777777" w:rsidR="00183855" w:rsidRDefault="00183855" w:rsidP="00252212"/>
        </w:tc>
        <w:tc>
          <w:tcPr>
            <w:tcW w:w="1945" w:type="dxa"/>
            <w:shd w:val="clear" w:color="auto" w:fill="EAF1DD" w:themeFill="accent3" w:themeFillTint="33"/>
          </w:tcPr>
          <w:p w14:paraId="4F1ADC44" w14:textId="77777777" w:rsidR="00183855" w:rsidRDefault="00183855" w:rsidP="00252212">
            <w:r>
              <w:rPr>
                <w:rFonts w:hint="eastAsia"/>
              </w:rPr>
              <w:t>消息类型</w:t>
            </w:r>
          </w:p>
        </w:tc>
        <w:tc>
          <w:tcPr>
            <w:tcW w:w="2737" w:type="dxa"/>
          </w:tcPr>
          <w:p w14:paraId="5480EC0D" w14:textId="77777777" w:rsidR="00183855" w:rsidRDefault="00183855" w:rsidP="00252212">
            <w:r>
              <w:rPr>
                <w:rFonts w:hint="eastAsia"/>
              </w:rPr>
              <w:t>提醒</w:t>
            </w:r>
            <w:r>
              <w:t xml:space="preserve"> </w:t>
            </w:r>
          </w:p>
        </w:tc>
      </w:tr>
      <w:tr w:rsidR="00183855" w14:paraId="42E64679" w14:textId="77777777" w:rsidTr="00252212">
        <w:trPr>
          <w:trHeight w:val="566"/>
          <w:jc w:val="center"/>
        </w:trPr>
        <w:tc>
          <w:tcPr>
            <w:tcW w:w="1555" w:type="dxa"/>
            <w:shd w:val="clear" w:color="auto" w:fill="EAF1DD" w:themeFill="accent3" w:themeFillTint="33"/>
          </w:tcPr>
          <w:p w14:paraId="3F4DD651" w14:textId="77777777" w:rsidR="00183855" w:rsidRDefault="00183855" w:rsidP="00252212">
            <w:r>
              <w:rPr>
                <w:rFonts w:hint="eastAsia"/>
              </w:rPr>
              <w:t>消息级别</w:t>
            </w:r>
          </w:p>
        </w:tc>
        <w:tc>
          <w:tcPr>
            <w:tcW w:w="1882" w:type="dxa"/>
          </w:tcPr>
          <w:p w14:paraId="2823C801" w14:textId="77777777" w:rsidR="00183855" w:rsidRDefault="00183855" w:rsidP="00252212"/>
        </w:tc>
        <w:tc>
          <w:tcPr>
            <w:tcW w:w="1945" w:type="dxa"/>
            <w:shd w:val="clear" w:color="auto" w:fill="EAF1DD" w:themeFill="accent3" w:themeFillTint="33"/>
          </w:tcPr>
          <w:p w14:paraId="7FBC9B63" w14:textId="77777777" w:rsidR="00183855" w:rsidRDefault="00183855" w:rsidP="00252212">
            <w:r>
              <w:rPr>
                <w:rFonts w:hint="eastAsia"/>
              </w:rPr>
              <w:t>隶属模块</w:t>
            </w:r>
          </w:p>
        </w:tc>
        <w:tc>
          <w:tcPr>
            <w:tcW w:w="2737" w:type="dxa"/>
          </w:tcPr>
          <w:p w14:paraId="01A21AAE" w14:textId="77777777" w:rsidR="00183855" w:rsidRDefault="00183855" w:rsidP="00252212">
            <w:r>
              <w:rPr>
                <w:rFonts w:hint="eastAsia"/>
              </w:rPr>
              <w:t>审核管理</w:t>
            </w:r>
          </w:p>
        </w:tc>
      </w:tr>
      <w:tr w:rsidR="00183855" w14:paraId="17DBB5C1" w14:textId="77777777" w:rsidTr="00252212">
        <w:trPr>
          <w:trHeight w:val="566"/>
          <w:jc w:val="center"/>
        </w:trPr>
        <w:tc>
          <w:tcPr>
            <w:tcW w:w="1555" w:type="dxa"/>
            <w:shd w:val="clear" w:color="auto" w:fill="EAF1DD" w:themeFill="accent3" w:themeFillTint="33"/>
          </w:tcPr>
          <w:p w14:paraId="172A71D1" w14:textId="77777777" w:rsidR="00183855" w:rsidRDefault="00183855" w:rsidP="00252212">
            <w:r>
              <w:rPr>
                <w:rFonts w:hint="eastAsia"/>
              </w:rPr>
              <w:t>消息标题</w:t>
            </w:r>
          </w:p>
        </w:tc>
        <w:tc>
          <w:tcPr>
            <w:tcW w:w="1882" w:type="dxa"/>
          </w:tcPr>
          <w:p w14:paraId="525D2668" w14:textId="77777777" w:rsidR="00183855" w:rsidRDefault="00183855" w:rsidP="00252212">
            <w:r>
              <w:rPr>
                <w:rFonts w:hint="eastAsia"/>
              </w:rPr>
              <w:t>审核资质到期</w:t>
            </w:r>
          </w:p>
        </w:tc>
        <w:tc>
          <w:tcPr>
            <w:tcW w:w="1945" w:type="dxa"/>
            <w:shd w:val="clear" w:color="auto" w:fill="EAF1DD" w:themeFill="accent3" w:themeFillTint="33"/>
          </w:tcPr>
          <w:p w14:paraId="5A97488F" w14:textId="77777777" w:rsidR="00183855" w:rsidRDefault="00183855" w:rsidP="00252212">
            <w:r>
              <w:rPr>
                <w:rFonts w:hint="eastAsia"/>
              </w:rPr>
              <w:t>有效标志</w:t>
            </w:r>
          </w:p>
        </w:tc>
        <w:tc>
          <w:tcPr>
            <w:tcW w:w="2737" w:type="dxa"/>
          </w:tcPr>
          <w:p w14:paraId="78C77B8D" w14:textId="77777777" w:rsidR="00183855" w:rsidRDefault="00183855" w:rsidP="00252212">
            <w:r>
              <w:rPr>
                <w:rFonts w:hint="eastAsia"/>
              </w:rPr>
              <w:t>有效</w:t>
            </w:r>
          </w:p>
        </w:tc>
      </w:tr>
      <w:tr w:rsidR="00183855" w14:paraId="106DC298" w14:textId="77777777" w:rsidTr="00252212">
        <w:trPr>
          <w:trHeight w:val="566"/>
          <w:jc w:val="center"/>
        </w:trPr>
        <w:tc>
          <w:tcPr>
            <w:tcW w:w="1555" w:type="dxa"/>
            <w:shd w:val="clear" w:color="auto" w:fill="EAF1DD" w:themeFill="accent3" w:themeFillTint="33"/>
          </w:tcPr>
          <w:p w14:paraId="62D86562" w14:textId="77777777" w:rsidR="00183855" w:rsidRDefault="00183855" w:rsidP="00252212">
            <w:r>
              <w:rPr>
                <w:rFonts w:hint="eastAsia"/>
              </w:rPr>
              <w:t>接收部门</w:t>
            </w:r>
          </w:p>
        </w:tc>
        <w:tc>
          <w:tcPr>
            <w:tcW w:w="1882" w:type="dxa"/>
          </w:tcPr>
          <w:p w14:paraId="22B64A41" w14:textId="77777777" w:rsidR="00183855" w:rsidRDefault="00183855" w:rsidP="00252212">
            <w:r>
              <w:rPr>
                <w:rFonts w:hint="eastAsia"/>
              </w:rPr>
              <w:t>质量安全部</w:t>
            </w:r>
          </w:p>
        </w:tc>
        <w:tc>
          <w:tcPr>
            <w:tcW w:w="1945" w:type="dxa"/>
            <w:shd w:val="clear" w:color="auto" w:fill="EAF1DD" w:themeFill="accent3" w:themeFillTint="33"/>
          </w:tcPr>
          <w:p w14:paraId="464B576F" w14:textId="77777777" w:rsidR="00183855" w:rsidRDefault="00183855" w:rsidP="00252212">
            <w:r>
              <w:rPr>
                <w:rFonts w:hint="eastAsia"/>
              </w:rPr>
              <w:t>接收人</w:t>
            </w:r>
          </w:p>
        </w:tc>
        <w:tc>
          <w:tcPr>
            <w:tcW w:w="2737" w:type="dxa"/>
          </w:tcPr>
          <w:p w14:paraId="53662387" w14:textId="77777777" w:rsidR="00183855" w:rsidRDefault="00183855" w:rsidP="00252212">
            <w:r>
              <w:rPr>
                <w:rFonts w:hint="eastAsia"/>
              </w:rPr>
              <w:t>选择</w:t>
            </w:r>
          </w:p>
        </w:tc>
      </w:tr>
      <w:tr w:rsidR="00183855" w14:paraId="79E9EDDE" w14:textId="77777777" w:rsidTr="00252212">
        <w:trPr>
          <w:trHeight w:val="566"/>
          <w:jc w:val="center"/>
        </w:trPr>
        <w:tc>
          <w:tcPr>
            <w:tcW w:w="1555" w:type="dxa"/>
            <w:shd w:val="clear" w:color="auto" w:fill="EAF1DD" w:themeFill="accent3" w:themeFillTint="33"/>
          </w:tcPr>
          <w:p w14:paraId="5DCEFECF" w14:textId="77777777" w:rsidR="00183855" w:rsidRDefault="00183855" w:rsidP="00252212">
            <w:r>
              <w:rPr>
                <w:rFonts w:hint="eastAsia"/>
              </w:rPr>
              <w:t>消息筛选</w:t>
            </w:r>
          </w:p>
        </w:tc>
        <w:tc>
          <w:tcPr>
            <w:tcW w:w="6564" w:type="dxa"/>
            <w:gridSpan w:val="3"/>
          </w:tcPr>
          <w:p w14:paraId="691230E0" w14:textId="77777777" w:rsidR="00183855" w:rsidRDefault="00183855" w:rsidP="00252212">
            <w:r>
              <w:t xml:space="preserve"> </w:t>
            </w:r>
          </w:p>
        </w:tc>
      </w:tr>
      <w:tr w:rsidR="00183855" w14:paraId="62935E08" w14:textId="77777777" w:rsidTr="00252212">
        <w:trPr>
          <w:trHeight w:val="566"/>
          <w:jc w:val="center"/>
        </w:trPr>
        <w:tc>
          <w:tcPr>
            <w:tcW w:w="1555" w:type="dxa"/>
            <w:shd w:val="clear" w:color="auto" w:fill="EAF1DD" w:themeFill="accent3" w:themeFillTint="33"/>
          </w:tcPr>
          <w:p w14:paraId="1E575E74" w14:textId="77777777" w:rsidR="00183855" w:rsidRDefault="00183855" w:rsidP="00252212">
            <w:r>
              <w:rPr>
                <w:rFonts w:hint="eastAsia"/>
              </w:rPr>
              <w:t>消息内容</w:t>
            </w:r>
          </w:p>
        </w:tc>
        <w:tc>
          <w:tcPr>
            <w:tcW w:w="6564" w:type="dxa"/>
            <w:gridSpan w:val="3"/>
          </w:tcPr>
          <w:p w14:paraId="18CF44E9" w14:textId="77777777" w:rsidR="00183855" w:rsidRDefault="00183855" w:rsidP="00252212">
            <w:r>
              <w:rPr>
                <w:rFonts w:hint="eastAsia"/>
              </w:rPr>
              <w:t>你好，</w:t>
            </w:r>
            <w:r>
              <w:rPr>
                <w:rFonts w:hint="eastAsia"/>
              </w:rPr>
              <w:t>X</w:t>
            </w:r>
            <w:r>
              <w:t>XX</w:t>
            </w:r>
            <w:r>
              <w:rPr>
                <w:rFonts w:hint="eastAsia"/>
              </w:rPr>
              <w:t>的审核资质已到期，</w:t>
            </w:r>
            <w:r>
              <w:rPr>
                <w:rFonts w:hint="eastAsia"/>
              </w:rPr>
              <w:t xml:space="preserve"> </w:t>
            </w:r>
            <w:r>
              <w:rPr>
                <w:rFonts w:hint="eastAsia"/>
              </w:rPr>
              <w:t>请关注。</w:t>
            </w:r>
          </w:p>
        </w:tc>
      </w:tr>
      <w:tr w:rsidR="00183855" w14:paraId="5CFDAED4" w14:textId="77777777" w:rsidTr="00252212">
        <w:trPr>
          <w:trHeight w:val="566"/>
          <w:jc w:val="center"/>
        </w:trPr>
        <w:tc>
          <w:tcPr>
            <w:tcW w:w="8119" w:type="dxa"/>
            <w:gridSpan w:val="4"/>
            <w:shd w:val="clear" w:color="auto" w:fill="EAF1DD" w:themeFill="accent3" w:themeFillTint="33"/>
          </w:tcPr>
          <w:p w14:paraId="4A8B4C5F"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B28DE73" w14:textId="77777777" w:rsidR="00183855" w:rsidRDefault="00183855" w:rsidP="00694C62">
      <w:pPr>
        <w:pStyle w:val="5"/>
      </w:pPr>
      <w:r>
        <w:rPr>
          <w:rFonts w:hint="eastAsia"/>
        </w:rPr>
        <w:t>规则</w:t>
      </w:r>
      <w:r>
        <w:t>7</w:t>
      </w:r>
      <w:r>
        <w:rPr>
          <w:rFonts w:hint="eastAsia"/>
        </w:rPr>
        <w:t>-新增审核项目</w:t>
      </w:r>
      <w:r w:rsidRPr="000244BC">
        <w:t xml:space="preserve"> </w:t>
      </w:r>
    </w:p>
    <w:p w14:paraId="39EA96AD"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13E8D568" w14:textId="77777777" w:rsidTr="00252212">
        <w:trPr>
          <w:trHeight w:val="490"/>
          <w:jc w:val="center"/>
        </w:trPr>
        <w:tc>
          <w:tcPr>
            <w:tcW w:w="1555" w:type="dxa"/>
            <w:shd w:val="clear" w:color="auto" w:fill="EAF1DD" w:themeFill="accent3" w:themeFillTint="33"/>
          </w:tcPr>
          <w:p w14:paraId="77A34DD3" w14:textId="77777777" w:rsidR="00183855" w:rsidRDefault="00183855" w:rsidP="00252212">
            <w:r>
              <w:rPr>
                <w:rFonts w:hint="eastAsia"/>
              </w:rPr>
              <w:t>消息频率</w:t>
            </w:r>
          </w:p>
        </w:tc>
        <w:tc>
          <w:tcPr>
            <w:tcW w:w="1882" w:type="dxa"/>
          </w:tcPr>
          <w:p w14:paraId="4EED95D5" w14:textId="77777777" w:rsidR="00183855" w:rsidRDefault="00183855" w:rsidP="00252212"/>
        </w:tc>
        <w:tc>
          <w:tcPr>
            <w:tcW w:w="1945" w:type="dxa"/>
            <w:shd w:val="clear" w:color="auto" w:fill="EAF1DD" w:themeFill="accent3" w:themeFillTint="33"/>
          </w:tcPr>
          <w:p w14:paraId="0B99E1BA" w14:textId="77777777" w:rsidR="00183855" w:rsidRDefault="00183855" w:rsidP="00252212">
            <w:r>
              <w:rPr>
                <w:rFonts w:hint="eastAsia"/>
              </w:rPr>
              <w:t>消息类型</w:t>
            </w:r>
          </w:p>
        </w:tc>
        <w:tc>
          <w:tcPr>
            <w:tcW w:w="2737" w:type="dxa"/>
          </w:tcPr>
          <w:p w14:paraId="29754BC7" w14:textId="77777777" w:rsidR="00183855" w:rsidRDefault="00183855" w:rsidP="00252212">
            <w:r>
              <w:rPr>
                <w:rFonts w:hint="eastAsia"/>
              </w:rPr>
              <w:t>提醒</w:t>
            </w:r>
          </w:p>
        </w:tc>
      </w:tr>
      <w:tr w:rsidR="00183855" w14:paraId="47EED09D" w14:textId="77777777" w:rsidTr="00252212">
        <w:trPr>
          <w:trHeight w:val="566"/>
          <w:jc w:val="center"/>
        </w:trPr>
        <w:tc>
          <w:tcPr>
            <w:tcW w:w="1555" w:type="dxa"/>
            <w:shd w:val="clear" w:color="auto" w:fill="EAF1DD" w:themeFill="accent3" w:themeFillTint="33"/>
          </w:tcPr>
          <w:p w14:paraId="664FAE87" w14:textId="77777777" w:rsidR="00183855" w:rsidRDefault="00183855" w:rsidP="00252212">
            <w:r>
              <w:rPr>
                <w:rFonts w:hint="eastAsia"/>
              </w:rPr>
              <w:t>消息级别</w:t>
            </w:r>
          </w:p>
        </w:tc>
        <w:tc>
          <w:tcPr>
            <w:tcW w:w="1882" w:type="dxa"/>
          </w:tcPr>
          <w:p w14:paraId="19E75048" w14:textId="77777777" w:rsidR="00183855" w:rsidRDefault="00183855" w:rsidP="00252212"/>
        </w:tc>
        <w:tc>
          <w:tcPr>
            <w:tcW w:w="1945" w:type="dxa"/>
            <w:shd w:val="clear" w:color="auto" w:fill="EAF1DD" w:themeFill="accent3" w:themeFillTint="33"/>
          </w:tcPr>
          <w:p w14:paraId="59FF8876" w14:textId="77777777" w:rsidR="00183855" w:rsidRDefault="00183855" w:rsidP="00252212">
            <w:r>
              <w:rPr>
                <w:rFonts w:hint="eastAsia"/>
              </w:rPr>
              <w:t>隶属模块</w:t>
            </w:r>
          </w:p>
        </w:tc>
        <w:tc>
          <w:tcPr>
            <w:tcW w:w="2737" w:type="dxa"/>
          </w:tcPr>
          <w:p w14:paraId="3B22FA73" w14:textId="77777777" w:rsidR="00183855" w:rsidRDefault="00183855" w:rsidP="00252212">
            <w:r>
              <w:rPr>
                <w:rFonts w:hint="eastAsia"/>
              </w:rPr>
              <w:t>审核管理</w:t>
            </w:r>
          </w:p>
        </w:tc>
      </w:tr>
      <w:tr w:rsidR="00183855" w14:paraId="20622E01" w14:textId="77777777" w:rsidTr="00252212">
        <w:trPr>
          <w:trHeight w:val="566"/>
          <w:jc w:val="center"/>
        </w:trPr>
        <w:tc>
          <w:tcPr>
            <w:tcW w:w="1555" w:type="dxa"/>
            <w:shd w:val="clear" w:color="auto" w:fill="EAF1DD" w:themeFill="accent3" w:themeFillTint="33"/>
          </w:tcPr>
          <w:p w14:paraId="2FC5F1C6" w14:textId="77777777" w:rsidR="00183855" w:rsidRDefault="00183855" w:rsidP="00252212">
            <w:r>
              <w:rPr>
                <w:rFonts w:hint="eastAsia"/>
              </w:rPr>
              <w:lastRenderedPageBreak/>
              <w:t>消息标题</w:t>
            </w:r>
          </w:p>
        </w:tc>
        <w:tc>
          <w:tcPr>
            <w:tcW w:w="1882" w:type="dxa"/>
          </w:tcPr>
          <w:p w14:paraId="57D9117E" w14:textId="77777777" w:rsidR="00183855" w:rsidRDefault="00183855" w:rsidP="00252212">
            <w:r>
              <w:rPr>
                <w:rFonts w:hint="eastAsia"/>
              </w:rPr>
              <w:t>新增审核项目</w:t>
            </w:r>
          </w:p>
        </w:tc>
        <w:tc>
          <w:tcPr>
            <w:tcW w:w="1945" w:type="dxa"/>
            <w:shd w:val="clear" w:color="auto" w:fill="EAF1DD" w:themeFill="accent3" w:themeFillTint="33"/>
          </w:tcPr>
          <w:p w14:paraId="3D810370" w14:textId="77777777" w:rsidR="00183855" w:rsidRDefault="00183855" w:rsidP="00252212">
            <w:r>
              <w:rPr>
                <w:rFonts w:hint="eastAsia"/>
              </w:rPr>
              <w:t>有效标志</w:t>
            </w:r>
          </w:p>
        </w:tc>
        <w:tc>
          <w:tcPr>
            <w:tcW w:w="2737" w:type="dxa"/>
          </w:tcPr>
          <w:p w14:paraId="196DB269" w14:textId="77777777" w:rsidR="00183855" w:rsidRDefault="00183855" w:rsidP="00252212">
            <w:r>
              <w:rPr>
                <w:rFonts w:hint="eastAsia"/>
              </w:rPr>
              <w:t>有效</w:t>
            </w:r>
          </w:p>
        </w:tc>
      </w:tr>
      <w:tr w:rsidR="00183855" w14:paraId="06FDF1A6" w14:textId="77777777" w:rsidTr="00252212">
        <w:trPr>
          <w:trHeight w:val="566"/>
          <w:jc w:val="center"/>
        </w:trPr>
        <w:tc>
          <w:tcPr>
            <w:tcW w:w="1555" w:type="dxa"/>
            <w:shd w:val="clear" w:color="auto" w:fill="EAF1DD" w:themeFill="accent3" w:themeFillTint="33"/>
          </w:tcPr>
          <w:p w14:paraId="718B9741" w14:textId="77777777" w:rsidR="00183855" w:rsidRDefault="00183855" w:rsidP="00252212">
            <w:r>
              <w:rPr>
                <w:rFonts w:hint="eastAsia"/>
              </w:rPr>
              <w:t>接收部门</w:t>
            </w:r>
          </w:p>
        </w:tc>
        <w:tc>
          <w:tcPr>
            <w:tcW w:w="1882" w:type="dxa"/>
          </w:tcPr>
          <w:p w14:paraId="13368FFA" w14:textId="77777777" w:rsidR="00183855" w:rsidRDefault="00183855" w:rsidP="00252212">
            <w:r>
              <w:rPr>
                <w:rFonts w:hint="eastAsia"/>
              </w:rPr>
              <w:t>质量安全部</w:t>
            </w:r>
          </w:p>
        </w:tc>
        <w:tc>
          <w:tcPr>
            <w:tcW w:w="1945" w:type="dxa"/>
            <w:shd w:val="clear" w:color="auto" w:fill="EAF1DD" w:themeFill="accent3" w:themeFillTint="33"/>
          </w:tcPr>
          <w:p w14:paraId="2F3E2AEF" w14:textId="77777777" w:rsidR="00183855" w:rsidRDefault="00183855" w:rsidP="00252212">
            <w:r>
              <w:rPr>
                <w:rFonts w:hint="eastAsia"/>
              </w:rPr>
              <w:t>接收人</w:t>
            </w:r>
          </w:p>
        </w:tc>
        <w:tc>
          <w:tcPr>
            <w:tcW w:w="2737" w:type="dxa"/>
          </w:tcPr>
          <w:p w14:paraId="7F01E6BE" w14:textId="77777777" w:rsidR="00183855" w:rsidRDefault="00183855" w:rsidP="00252212">
            <w:r>
              <w:rPr>
                <w:rFonts w:hint="eastAsia"/>
              </w:rPr>
              <w:t>审核管理员</w:t>
            </w:r>
          </w:p>
        </w:tc>
      </w:tr>
      <w:tr w:rsidR="00183855" w14:paraId="5402DF3A" w14:textId="77777777" w:rsidTr="00252212">
        <w:trPr>
          <w:trHeight w:val="566"/>
          <w:jc w:val="center"/>
        </w:trPr>
        <w:tc>
          <w:tcPr>
            <w:tcW w:w="1555" w:type="dxa"/>
            <w:shd w:val="clear" w:color="auto" w:fill="EAF1DD" w:themeFill="accent3" w:themeFillTint="33"/>
          </w:tcPr>
          <w:p w14:paraId="572C3310" w14:textId="77777777" w:rsidR="00183855" w:rsidRDefault="00183855" w:rsidP="00252212">
            <w:r>
              <w:rPr>
                <w:rFonts w:hint="eastAsia"/>
              </w:rPr>
              <w:t>消息筛选</w:t>
            </w:r>
          </w:p>
        </w:tc>
        <w:tc>
          <w:tcPr>
            <w:tcW w:w="6564" w:type="dxa"/>
            <w:gridSpan w:val="3"/>
          </w:tcPr>
          <w:p w14:paraId="55AFCAC6" w14:textId="77777777" w:rsidR="00183855" w:rsidRDefault="00183855" w:rsidP="00252212">
            <w:r>
              <w:t xml:space="preserve">  </w:t>
            </w:r>
          </w:p>
        </w:tc>
      </w:tr>
      <w:tr w:rsidR="00183855" w14:paraId="0AB0F356" w14:textId="77777777" w:rsidTr="00252212">
        <w:trPr>
          <w:trHeight w:val="566"/>
          <w:jc w:val="center"/>
        </w:trPr>
        <w:tc>
          <w:tcPr>
            <w:tcW w:w="1555" w:type="dxa"/>
            <w:shd w:val="clear" w:color="auto" w:fill="EAF1DD" w:themeFill="accent3" w:themeFillTint="33"/>
          </w:tcPr>
          <w:p w14:paraId="0D3A90FC" w14:textId="77777777" w:rsidR="00183855" w:rsidRDefault="00183855" w:rsidP="00252212">
            <w:r>
              <w:rPr>
                <w:rFonts w:hint="eastAsia"/>
              </w:rPr>
              <w:t>消息内容</w:t>
            </w:r>
          </w:p>
        </w:tc>
        <w:tc>
          <w:tcPr>
            <w:tcW w:w="6564" w:type="dxa"/>
            <w:gridSpan w:val="3"/>
          </w:tcPr>
          <w:p w14:paraId="1AD8D004" w14:textId="77777777" w:rsidR="00183855" w:rsidRDefault="00183855" w:rsidP="00252212">
            <w:r>
              <w:rPr>
                <w:rFonts w:hint="eastAsia"/>
              </w:rPr>
              <w:t>X</w:t>
            </w:r>
            <w:r>
              <w:t>XX</w:t>
            </w:r>
            <w:r>
              <w:rPr>
                <w:rFonts w:hint="eastAsia"/>
              </w:rPr>
              <w:t>，你好，新增审核项目，</w:t>
            </w:r>
            <w:r>
              <w:rPr>
                <w:rFonts w:hint="eastAsia"/>
              </w:rPr>
              <w:t xml:space="preserve"> </w:t>
            </w:r>
            <w:r>
              <w:rPr>
                <w:rFonts w:hint="eastAsia"/>
              </w:rPr>
              <w:t>请关注。</w:t>
            </w:r>
          </w:p>
        </w:tc>
      </w:tr>
      <w:tr w:rsidR="00183855" w14:paraId="159D670D" w14:textId="77777777" w:rsidTr="00252212">
        <w:trPr>
          <w:trHeight w:val="566"/>
          <w:jc w:val="center"/>
        </w:trPr>
        <w:tc>
          <w:tcPr>
            <w:tcW w:w="8119" w:type="dxa"/>
            <w:gridSpan w:val="4"/>
            <w:shd w:val="clear" w:color="auto" w:fill="EAF1DD" w:themeFill="accent3" w:themeFillTint="33"/>
          </w:tcPr>
          <w:p w14:paraId="4173E177"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28728E0" w14:textId="77777777" w:rsidR="00AF1C06" w:rsidRDefault="00183855" w:rsidP="00694C62">
      <w:pPr>
        <w:pStyle w:val="5"/>
      </w:pPr>
      <w:r>
        <w:rPr>
          <w:rFonts w:hint="eastAsia"/>
        </w:rPr>
        <w:t>规则</w:t>
      </w:r>
      <w:r>
        <w:t>8</w:t>
      </w:r>
      <w:r>
        <w:rPr>
          <w:rFonts w:hint="eastAsia"/>
        </w:rPr>
        <w:t>-新增审核模块</w:t>
      </w:r>
    </w:p>
    <w:tbl>
      <w:tblPr>
        <w:tblStyle w:val="aff8"/>
        <w:tblW w:w="0" w:type="auto"/>
        <w:jc w:val="center"/>
        <w:tblLook w:val="04A0" w:firstRow="1" w:lastRow="0" w:firstColumn="1" w:lastColumn="0" w:noHBand="0" w:noVBand="1"/>
      </w:tblPr>
      <w:tblGrid>
        <w:gridCol w:w="1555"/>
        <w:gridCol w:w="1882"/>
        <w:gridCol w:w="1945"/>
        <w:gridCol w:w="2737"/>
      </w:tblGrid>
      <w:tr w:rsidR="00183855" w14:paraId="76ECEBA7" w14:textId="77777777" w:rsidTr="00252212">
        <w:trPr>
          <w:trHeight w:val="253"/>
          <w:jc w:val="center"/>
        </w:trPr>
        <w:tc>
          <w:tcPr>
            <w:tcW w:w="1555" w:type="dxa"/>
            <w:shd w:val="clear" w:color="auto" w:fill="EAF1DD" w:themeFill="accent3" w:themeFillTint="33"/>
          </w:tcPr>
          <w:p w14:paraId="2637FA56" w14:textId="77777777" w:rsidR="00183855" w:rsidRDefault="00183855" w:rsidP="00252212">
            <w:r>
              <w:rPr>
                <w:rFonts w:hint="eastAsia"/>
              </w:rPr>
              <w:t>消息频率</w:t>
            </w:r>
          </w:p>
        </w:tc>
        <w:tc>
          <w:tcPr>
            <w:tcW w:w="1882" w:type="dxa"/>
          </w:tcPr>
          <w:p w14:paraId="4C8B6A5E" w14:textId="77777777" w:rsidR="00183855" w:rsidRDefault="00183855" w:rsidP="00252212"/>
        </w:tc>
        <w:tc>
          <w:tcPr>
            <w:tcW w:w="1945" w:type="dxa"/>
            <w:shd w:val="clear" w:color="auto" w:fill="EAF1DD" w:themeFill="accent3" w:themeFillTint="33"/>
          </w:tcPr>
          <w:p w14:paraId="1B7C69AC" w14:textId="77777777" w:rsidR="00183855" w:rsidRDefault="00183855" w:rsidP="00252212">
            <w:r>
              <w:rPr>
                <w:rFonts w:hint="eastAsia"/>
              </w:rPr>
              <w:t>消息类型</w:t>
            </w:r>
          </w:p>
        </w:tc>
        <w:tc>
          <w:tcPr>
            <w:tcW w:w="2737" w:type="dxa"/>
          </w:tcPr>
          <w:p w14:paraId="0EEEB6F1" w14:textId="77777777" w:rsidR="00183855" w:rsidRDefault="00183855" w:rsidP="00252212">
            <w:r>
              <w:rPr>
                <w:rFonts w:hint="eastAsia"/>
              </w:rPr>
              <w:t>提醒</w:t>
            </w:r>
          </w:p>
        </w:tc>
      </w:tr>
      <w:tr w:rsidR="00183855" w14:paraId="6B9959C9" w14:textId="77777777" w:rsidTr="00252212">
        <w:trPr>
          <w:trHeight w:val="566"/>
          <w:jc w:val="center"/>
        </w:trPr>
        <w:tc>
          <w:tcPr>
            <w:tcW w:w="1555" w:type="dxa"/>
            <w:shd w:val="clear" w:color="auto" w:fill="EAF1DD" w:themeFill="accent3" w:themeFillTint="33"/>
          </w:tcPr>
          <w:p w14:paraId="7A195708" w14:textId="77777777" w:rsidR="00183855" w:rsidRDefault="00183855" w:rsidP="00252212">
            <w:r>
              <w:rPr>
                <w:rFonts w:hint="eastAsia"/>
              </w:rPr>
              <w:t>消息级别</w:t>
            </w:r>
          </w:p>
        </w:tc>
        <w:tc>
          <w:tcPr>
            <w:tcW w:w="1882" w:type="dxa"/>
          </w:tcPr>
          <w:p w14:paraId="392CC75E" w14:textId="77777777" w:rsidR="00183855" w:rsidRDefault="00183855" w:rsidP="00252212"/>
        </w:tc>
        <w:tc>
          <w:tcPr>
            <w:tcW w:w="1945" w:type="dxa"/>
            <w:shd w:val="clear" w:color="auto" w:fill="EAF1DD" w:themeFill="accent3" w:themeFillTint="33"/>
          </w:tcPr>
          <w:p w14:paraId="05E92590" w14:textId="77777777" w:rsidR="00183855" w:rsidRDefault="00183855" w:rsidP="00252212">
            <w:r>
              <w:rPr>
                <w:rFonts w:hint="eastAsia"/>
              </w:rPr>
              <w:t>隶属模块</w:t>
            </w:r>
          </w:p>
        </w:tc>
        <w:tc>
          <w:tcPr>
            <w:tcW w:w="2737" w:type="dxa"/>
          </w:tcPr>
          <w:p w14:paraId="5C52B291" w14:textId="77777777" w:rsidR="00183855" w:rsidRDefault="00183855" w:rsidP="00252212">
            <w:r>
              <w:rPr>
                <w:rFonts w:hint="eastAsia"/>
              </w:rPr>
              <w:t>审核管理</w:t>
            </w:r>
          </w:p>
        </w:tc>
      </w:tr>
      <w:tr w:rsidR="00183855" w14:paraId="6C24D151" w14:textId="77777777" w:rsidTr="00252212">
        <w:trPr>
          <w:trHeight w:val="566"/>
          <w:jc w:val="center"/>
        </w:trPr>
        <w:tc>
          <w:tcPr>
            <w:tcW w:w="1555" w:type="dxa"/>
            <w:shd w:val="clear" w:color="auto" w:fill="EAF1DD" w:themeFill="accent3" w:themeFillTint="33"/>
          </w:tcPr>
          <w:p w14:paraId="7516708C" w14:textId="77777777" w:rsidR="00183855" w:rsidRDefault="00183855" w:rsidP="00252212">
            <w:r>
              <w:rPr>
                <w:rFonts w:hint="eastAsia"/>
              </w:rPr>
              <w:t>消息标题</w:t>
            </w:r>
          </w:p>
        </w:tc>
        <w:tc>
          <w:tcPr>
            <w:tcW w:w="1882" w:type="dxa"/>
          </w:tcPr>
          <w:p w14:paraId="78E8A6DD" w14:textId="77777777" w:rsidR="00183855" w:rsidRDefault="00183855" w:rsidP="00252212">
            <w:r>
              <w:rPr>
                <w:rFonts w:hint="eastAsia"/>
              </w:rPr>
              <w:t>新增审核模块</w:t>
            </w:r>
          </w:p>
        </w:tc>
        <w:tc>
          <w:tcPr>
            <w:tcW w:w="1945" w:type="dxa"/>
            <w:shd w:val="clear" w:color="auto" w:fill="EAF1DD" w:themeFill="accent3" w:themeFillTint="33"/>
          </w:tcPr>
          <w:p w14:paraId="10565DCE" w14:textId="77777777" w:rsidR="00183855" w:rsidRDefault="00183855" w:rsidP="00252212">
            <w:r>
              <w:rPr>
                <w:rFonts w:hint="eastAsia"/>
              </w:rPr>
              <w:t>有效标志</w:t>
            </w:r>
          </w:p>
        </w:tc>
        <w:tc>
          <w:tcPr>
            <w:tcW w:w="2737" w:type="dxa"/>
          </w:tcPr>
          <w:p w14:paraId="5C596281" w14:textId="77777777" w:rsidR="00183855" w:rsidRDefault="00183855" w:rsidP="00252212">
            <w:r>
              <w:rPr>
                <w:rFonts w:hint="eastAsia"/>
              </w:rPr>
              <w:t>有效</w:t>
            </w:r>
          </w:p>
        </w:tc>
      </w:tr>
      <w:tr w:rsidR="00183855" w14:paraId="26625217" w14:textId="77777777" w:rsidTr="00252212">
        <w:trPr>
          <w:trHeight w:val="566"/>
          <w:jc w:val="center"/>
        </w:trPr>
        <w:tc>
          <w:tcPr>
            <w:tcW w:w="1555" w:type="dxa"/>
            <w:shd w:val="clear" w:color="auto" w:fill="EAF1DD" w:themeFill="accent3" w:themeFillTint="33"/>
          </w:tcPr>
          <w:p w14:paraId="5B7F0430" w14:textId="77777777" w:rsidR="00183855" w:rsidRDefault="00183855" w:rsidP="00252212">
            <w:r>
              <w:rPr>
                <w:rFonts w:hint="eastAsia"/>
              </w:rPr>
              <w:t>接收部门</w:t>
            </w:r>
          </w:p>
        </w:tc>
        <w:tc>
          <w:tcPr>
            <w:tcW w:w="1882" w:type="dxa"/>
          </w:tcPr>
          <w:p w14:paraId="32D097B4" w14:textId="77777777" w:rsidR="00183855" w:rsidRDefault="00183855" w:rsidP="00252212">
            <w:r>
              <w:rPr>
                <w:rFonts w:hint="eastAsia"/>
              </w:rPr>
              <w:t>质量安全部</w:t>
            </w:r>
          </w:p>
        </w:tc>
        <w:tc>
          <w:tcPr>
            <w:tcW w:w="1945" w:type="dxa"/>
            <w:shd w:val="clear" w:color="auto" w:fill="EAF1DD" w:themeFill="accent3" w:themeFillTint="33"/>
          </w:tcPr>
          <w:p w14:paraId="0758AE4F" w14:textId="77777777" w:rsidR="00183855" w:rsidRDefault="00183855" w:rsidP="00252212">
            <w:r>
              <w:rPr>
                <w:rFonts w:hint="eastAsia"/>
              </w:rPr>
              <w:t>接收人</w:t>
            </w:r>
          </w:p>
        </w:tc>
        <w:tc>
          <w:tcPr>
            <w:tcW w:w="2737" w:type="dxa"/>
          </w:tcPr>
          <w:p w14:paraId="7023BEF9" w14:textId="77777777" w:rsidR="00183855" w:rsidRDefault="00183855" w:rsidP="00252212">
            <w:r>
              <w:rPr>
                <w:rFonts w:hint="eastAsia"/>
              </w:rPr>
              <w:t>审核管理员</w:t>
            </w:r>
          </w:p>
        </w:tc>
      </w:tr>
      <w:tr w:rsidR="00183855" w14:paraId="5675AC50" w14:textId="77777777" w:rsidTr="00252212">
        <w:trPr>
          <w:trHeight w:val="566"/>
          <w:jc w:val="center"/>
        </w:trPr>
        <w:tc>
          <w:tcPr>
            <w:tcW w:w="1555" w:type="dxa"/>
            <w:shd w:val="clear" w:color="auto" w:fill="EAF1DD" w:themeFill="accent3" w:themeFillTint="33"/>
          </w:tcPr>
          <w:p w14:paraId="24F40B1B" w14:textId="77777777" w:rsidR="00183855" w:rsidRDefault="00183855" w:rsidP="00252212">
            <w:r>
              <w:rPr>
                <w:rFonts w:hint="eastAsia"/>
              </w:rPr>
              <w:t>消息筛选</w:t>
            </w:r>
          </w:p>
        </w:tc>
        <w:tc>
          <w:tcPr>
            <w:tcW w:w="6564" w:type="dxa"/>
            <w:gridSpan w:val="3"/>
          </w:tcPr>
          <w:p w14:paraId="415AE0FA" w14:textId="77777777" w:rsidR="00183855" w:rsidRDefault="00183855" w:rsidP="00252212"/>
        </w:tc>
      </w:tr>
      <w:tr w:rsidR="00183855" w14:paraId="407E8B37" w14:textId="77777777" w:rsidTr="00252212">
        <w:trPr>
          <w:trHeight w:val="566"/>
          <w:jc w:val="center"/>
        </w:trPr>
        <w:tc>
          <w:tcPr>
            <w:tcW w:w="1555" w:type="dxa"/>
            <w:shd w:val="clear" w:color="auto" w:fill="EAF1DD" w:themeFill="accent3" w:themeFillTint="33"/>
          </w:tcPr>
          <w:p w14:paraId="7B605C90" w14:textId="77777777" w:rsidR="00183855" w:rsidRDefault="00183855" w:rsidP="00252212">
            <w:r>
              <w:rPr>
                <w:rFonts w:hint="eastAsia"/>
              </w:rPr>
              <w:t>消息内容</w:t>
            </w:r>
          </w:p>
        </w:tc>
        <w:tc>
          <w:tcPr>
            <w:tcW w:w="6564" w:type="dxa"/>
            <w:gridSpan w:val="3"/>
          </w:tcPr>
          <w:p w14:paraId="3ACC08E8" w14:textId="77777777" w:rsidR="00183855" w:rsidRDefault="00183855" w:rsidP="00252212">
            <w:r>
              <w:rPr>
                <w:rFonts w:hint="eastAsia"/>
              </w:rPr>
              <w:t>X</w:t>
            </w:r>
            <w:r>
              <w:t>XX</w:t>
            </w:r>
            <w:r>
              <w:rPr>
                <w:rFonts w:hint="eastAsia"/>
              </w:rPr>
              <w:t>，你好，新增审核类模块，</w:t>
            </w:r>
            <w:r>
              <w:rPr>
                <w:rFonts w:hint="eastAsia"/>
              </w:rPr>
              <w:t xml:space="preserve"> </w:t>
            </w:r>
            <w:r>
              <w:rPr>
                <w:rFonts w:hint="eastAsia"/>
              </w:rPr>
              <w:t>请关注。</w:t>
            </w:r>
          </w:p>
        </w:tc>
      </w:tr>
      <w:tr w:rsidR="00183855" w14:paraId="5905DEC7" w14:textId="77777777" w:rsidTr="00252212">
        <w:trPr>
          <w:trHeight w:val="566"/>
          <w:jc w:val="center"/>
        </w:trPr>
        <w:tc>
          <w:tcPr>
            <w:tcW w:w="8119" w:type="dxa"/>
            <w:gridSpan w:val="4"/>
            <w:shd w:val="clear" w:color="auto" w:fill="EAF1DD" w:themeFill="accent3" w:themeFillTint="33"/>
          </w:tcPr>
          <w:p w14:paraId="51AF9C23"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1405FFE" w14:textId="77777777" w:rsidR="00AF1C06" w:rsidRPr="00AF1C06" w:rsidRDefault="00183855" w:rsidP="00694C62">
      <w:pPr>
        <w:pStyle w:val="5"/>
      </w:pPr>
      <w:r>
        <w:rPr>
          <w:rFonts w:hint="eastAsia"/>
        </w:rPr>
        <w:t>规则</w:t>
      </w:r>
      <w:r>
        <w:t>9</w:t>
      </w:r>
      <w:r>
        <w:rPr>
          <w:rFonts w:hint="eastAsia"/>
        </w:rPr>
        <w:t>-新增维修能力</w:t>
      </w:r>
    </w:p>
    <w:tbl>
      <w:tblPr>
        <w:tblStyle w:val="aff8"/>
        <w:tblW w:w="0" w:type="auto"/>
        <w:jc w:val="center"/>
        <w:tblLook w:val="04A0" w:firstRow="1" w:lastRow="0" w:firstColumn="1" w:lastColumn="0" w:noHBand="0" w:noVBand="1"/>
      </w:tblPr>
      <w:tblGrid>
        <w:gridCol w:w="1555"/>
        <w:gridCol w:w="1882"/>
        <w:gridCol w:w="1945"/>
        <w:gridCol w:w="2737"/>
      </w:tblGrid>
      <w:tr w:rsidR="00183855" w14:paraId="193B502D" w14:textId="77777777" w:rsidTr="00252212">
        <w:trPr>
          <w:trHeight w:val="506"/>
          <w:jc w:val="center"/>
        </w:trPr>
        <w:tc>
          <w:tcPr>
            <w:tcW w:w="1555" w:type="dxa"/>
            <w:shd w:val="clear" w:color="auto" w:fill="EAF1DD" w:themeFill="accent3" w:themeFillTint="33"/>
          </w:tcPr>
          <w:p w14:paraId="2DAF7C19" w14:textId="77777777" w:rsidR="00183855" w:rsidRDefault="00183855" w:rsidP="00252212">
            <w:r>
              <w:rPr>
                <w:rFonts w:hint="eastAsia"/>
              </w:rPr>
              <w:t>消息频率</w:t>
            </w:r>
          </w:p>
        </w:tc>
        <w:tc>
          <w:tcPr>
            <w:tcW w:w="1882" w:type="dxa"/>
          </w:tcPr>
          <w:p w14:paraId="4038A958" w14:textId="77777777" w:rsidR="00183855" w:rsidRDefault="00183855" w:rsidP="00252212"/>
        </w:tc>
        <w:tc>
          <w:tcPr>
            <w:tcW w:w="1945" w:type="dxa"/>
            <w:shd w:val="clear" w:color="auto" w:fill="EAF1DD" w:themeFill="accent3" w:themeFillTint="33"/>
          </w:tcPr>
          <w:p w14:paraId="58C55BC6" w14:textId="77777777" w:rsidR="00183855" w:rsidRDefault="00183855" w:rsidP="00252212">
            <w:r>
              <w:rPr>
                <w:rFonts w:hint="eastAsia"/>
              </w:rPr>
              <w:t>消息类型</w:t>
            </w:r>
          </w:p>
        </w:tc>
        <w:tc>
          <w:tcPr>
            <w:tcW w:w="2737" w:type="dxa"/>
          </w:tcPr>
          <w:p w14:paraId="265EADB9" w14:textId="77777777" w:rsidR="00183855" w:rsidRDefault="00183855" w:rsidP="00252212">
            <w:r>
              <w:rPr>
                <w:rFonts w:hint="eastAsia"/>
              </w:rPr>
              <w:t>提醒</w:t>
            </w:r>
          </w:p>
        </w:tc>
      </w:tr>
      <w:tr w:rsidR="00183855" w14:paraId="244692EC" w14:textId="77777777" w:rsidTr="00252212">
        <w:trPr>
          <w:trHeight w:val="566"/>
          <w:jc w:val="center"/>
        </w:trPr>
        <w:tc>
          <w:tcPr>
            <w:tcW w:w="1555" w:type="dxa"/>
            <w:shd w:val="clear" w:color="auto" w:fill="EAF1DD" w:themeFill="accent3" w:themeFillTint="33"/>
          </w:tcPr>
          <w:p w14:paraId="137F8A25" w14:textId="77777777" w:rsidR="00183855" w:rsidRDefault="00183855" w:rsidP="00252212">
            <w:r>
              <w:rPr>
                <w:rFonts w:hint="eastAsia"/>
              </w:rPr>
              <w:t>消息级别</w:t>
            </w:r>
          </w:p>
        </w:tc>
        <w:tc>
          <w:tcPr>
            <w:tcW w:w="1882" w:type="dxa"/>
          </w:tcPr>
          <w:p w14:paraId="1EE35EF9" w14:textId="77777777" w:rsidR="00183855" w:rsidRDefault="00183855" w:rsidP="00252212"/>
        </w:tc>
        <w:tc>
          <w:tcPr>
            <w:tcW w:w="1945" w:type="dxa"/>
            <w:shd w:val="clear" w:color="auto" w:fill="EAF1DD" w:themeFill="accent3" w:themeFillTint="33"/>
          </w:tcPr>
          <w:p w14:paraId="13BF2C69" w14:textId="77777777" w:rsidR="00183855" w:rsidRDefault="00183855" w:rsidP="00252212">
            <w:r>
              <w:rPr>
                <w:rFonts w:hint="eastAsia"/>
              </w:rPr>
              <w:t>隶属模块</w:t>
            </w:r>
          </w:p>
        </w:tc>
        <w:tc>
          <w:tcPr>
            <w:tcW w:w="2737" w:type="dxa"/>
          </w:tcPr>
          <w:p w14:paraId="2817633B" w14:textId="77777777" w:rsidR="00183855" w:rsidRDefault="00183855" w:rsidP="00252212">
            <w:r>
              <w:rPr>
                <w:rFonts w:hint="eastAsia"/>
              </w:rPr>
              <w:t>审核管理</w:t>
            </w:r>
          </w:p>
        </w:tc>
      </w:tr>
      <w:tr w:rsidR="00183855" w14:paraId="6214A979" w14:textId="77777777" w:rsidTr="00252212">
        <w:trPr>
          <w:trHeight w:val="566"/>
          <w:jc w:val="center"/>
        </w:trPr>
        <w:tc>
          <w:tcPr>
            <w:tcW w:w="1555" w:type="dxa"/>
            <w:shd w:val="clear" w:color="auto" w:fill="EAF1DD" w:themeFill="accent3" w:themeFillTint="33"/>
          </w:tcPr>
          <w:p w14:paraId="427F1BF6" w14:textId="77777777" w:rsidR="00183855" w:rsidRDefault="00183855" w:rsidP="00252212">
            <w:r>
              <w:rPr>
                <w:rFonts w:hint="eastAsia"/>
              </w:rPr>
              <w:t>消息标题</w:t>
            </w:r>
          </w:p>
        </w:tc>
        <w:tc>
          <w:tcPr>
            <w:tcW w:w="1882" w:type="dxa"/>
          </w:tcPr>
          <w:p w14:paraId="216076FF" w14:textId="77777777" w:rsidR="00183855" w:rsidRDefault="00183855" w:rsidP="00252212">
            <w:r>
              <w:rPr>
                <w:rFonts w:hint="eastAsia"/>
              </w:rPr>
              <w:t>新增维修能力</w:t>
            </w:r>
          </w:p>
        </w:tc>
        <w:tc>
          <w:tcPr>
            <w:tcW w:w="1945" w:type="dxa"/>
            <w:shd w:val="clear" w:color="auto" w:fill="EAF1DD" w:themeFill="accent3" w:themeFillTint="33"/>
          </w:tcPr>
          <w:p w14:paraId="0CC1EB2F" w14:textId="77777777" w:rsidR="00183855" w:rsidRDefault="00183855" w:rsidP="00252212">
            <w:r>
              <w:rPr>
                <w:rFonts w:hint="eastAsia"/>
              </w:rPr>
              <w:t>有效标志</w:t>
            </w:r>
          </w:p>
        </w:tc>
        <w:tc>
          <w:tcPr>
            <w:tcW w:w="2737" w:type="dxa"/>
          </w:tcPr>
          <w:p w14:paraId="066815B0" w14:textId="77777777" w:rsidR="00183855" w:rsidRDefault="00183855" w:rsidP="00252212">
            <w:r>
              <w:rPr>
                <w:rFonts w:hint="eastAsia"/>
              </w:rPr>
              <w:t>有效</w:t>
            </w:r>
          </w:p>
        </w:tc>
      </w:tr>
      <w:tr w:rsidR="00183855" w14:paraId="1EBEAACD" w14:textId="77777777" w:rsidTr="00252212">
        <w:trPr>
          <w:trHeight w:val="566"/>
          <w:jc w:val="center"/>
        </w:trPr>
        <w:tc>
          <w:tcPr>
            <w:tcW w:w="1555" w:type="dxa"/>
            <w:shd w:val="clear" w:color="auto" w:fill="EAF1DD" w:themeFill="accent3" w:themeFillTint="33"/>
          </w:tcPr>
          <w:p w14:paraId="4DB66B10" w14:textId="77777777" w:rsidR="00183855" w:rsidRDefault="00183855" w:rsidP="00252212">
            <w:r>
              <w:rPr>
                <w:rFonts w:hint="eastAsia"/>
              </w:rPr>
              <w:t>接收部门</w:t>
            </w:r>
          </w:p>
        </w:tc>
        <w:tc>
          <w:tcPr>
            <w:tcW w:w="1882" w:type="dxa"/>
          </w:tcPr>
          <w:p w14:paraId="6A361210" w14:textId="77777777" w:rsidR="00183855" w:rsidRDefault="00183855" w:rsidP="00252212">
            <w:r>
              <w:rPr>
                <w:rFonts w:hint="eastAsia"/>
              </w:rPr>
              <w:t>质量安全部</w:t>
            </w:r>
          </w:p>
        </w:tc>
        <w:tc>
          <w:tcPr>
            <w:tcW w:w="1945" w:type="dxa"/>
            <w:shd w:val="clear" w:color="auto" w:fill="EAF1DD" w:themeFill="accent3" w:themeFillTint="33"/>
          </w:tcPr>
          <w:p w14:paraId="375FD411" w14:textId="77777777" w:rsidR="00183855" w:rsidRDefault="00183855" w:rsidP="00252212">
            <w:r>
              <w:rPr>
                <w:rFonts w:hint="eastAsia"/>
              </w:rPr>
              <w:t>接收人</w:t>
            </w:r>
          </w:p>
        </w:tc>
        <w:tc>
          <w:tcPr>
            <w:tcW w:w="2737" w:type="dxa"/>
          </w:tcPr>
          <w:p w14:paraId="72576B5C" w14:textId="77777777" w:rsidR="00183855" w:rsidRDefault="00183855" w:rsidP="00252212">
            <w:r>
              <w:rPr>
                <w:rFonts w:hint="eastAsia"/>
              </w:rPr>
              <w:t>审核管理员</w:t>
            </w:r>
          </w:p>
        </w:tc>
      </w:tr>
      <w:tr w:rsidR="00183855" w14:paraId="3F289C9B" w14:textId="77777777" w:rsidTr="00252212">
        <w:trPr>
          <w:trHeight w:val="566"/>
          <w:jc w:val="center"/>
        </w:trPr>
        <w:tc>
          <w:tcPr>
            <w:tcW w:w="1555" w:type="dxa"/>
            <w:shd w:val="clear" w:color="auto" w:fill="EAF1DD" w:themeFill="accent3" w:themeFillTint="33"/>
          </w:tcPr>
          <w:p w14:paraId="13AB300D" w14:textId="77777777" w:rsidR="00183855" w:rsidRDefault="00183855" w:rsidP="00252212">
            <w:r>
              <w:rPr>
                <w:rFonts w:hint="eastAsia"/>
              </w:rPr>
              <w:t>消息筛选</w:t>
            </w:r>
          </w:p>
        </w:tc>
        <w:tc>
          <w:tcPr>
            <w:tcW w:w="6564" w:type="dxa"/>
            <w:gridSpan w:val="3"/>
          </w:tcPr>
          <w:p w14:paraId="295F1154" w14:textId="23EDA73B" w:rsidR="00183855" w:rsidRDefault="00183855" w:rsidP="00252212">
            <w:r>
              <w:t xml:space="preserve"> </w:t>
            </w:r>
            <w:r w:rsidR="00680FCF">
              <w:t xml:space="preserve"> </w:t>
            </w:r>
          </w:p>
        </w:tc>
      </w:tr>
      <w:tr w:rsidR="00183855" w14:paraId="21ED445A" w14:textId="77777777" w:rsidTr="00252212">
        <w:trPr>
          <w:trHeight w:val="566"/>
          <w:jc w:val="center"/>
        </w:trPr>
        <w:tc>
          <w:tcPr>
            <w:tcW w:w="1555" w:type="dxa"/>
            <w:shd w:val="clear" w:color="auto" w:fill="EAF1DD" w:themeFill="accent3" w:themeFillTint="33"/>
          </w:tcPr>
          <w:p w14:paraId="140CBF07" w14:textId="77777777" w:rsidR="00183855" w:rsidRDefault="00183855" w:rsidP="00252212">
            <w:r>
              <w:rPr>
                <w:rFonts w:hint="eastAsia"/>
              </w:rPr>
              <w:t>消息内容</w:t>
            </w:r>
          </w:p>
        </w:tc>
        <w:tc>
          <w:tcPr>
            <w:tcW w:w="6564" w:type="dxa"/>
            <w:gridSpan w:val="3"/>
          </w:tcPr>
          <w:p w14:paraId="4809256B" w14:textId="77777777" w:rsidR="00183855" w:rsidRDefault="00183855" w:rsidP="00252212">
            <w:r>
              <w:rPr>
                <w:rFonts w:hint="eastAsia"/>
              </w:rPr>
              <w:t>X</w:t>
            </w:r>
            <w:r>
              <w:t>XX</w:t>
            </w:r>
            <w:r>
              <w:rPr>
                <w:rFonts w:hint="eastAsia"/>
              </w:rPr>
              <w:t>，你好，出现新的维修能力，</w:t>
            </w:r>
            <w:r>
              <w:rPr>
                <w:rFonts w:hint="eastAsia"/>
              </w:rPr>
              <w:t xml:space="preserve"> </w:t>
            </w:r>
            <w:r>
              <w:rPr>
                <w:rFonts w:hint="eastAsia"/>
              </w:rPr>
              <w:t>请关注。</w:t>
            </w:r>
          </w:p>
        </w:tc>
      </w:tr>
      <w:tr w:rsidR="00183855" w14:paraId="645FD92F" w14:textId="77777777" w:rsidTr="00252212">
        <w:trPr>
          <w:trHeight w:val="566"/>
          <w:jc w:val="center"/>
        </w:trPr>
        <w:tc>
          <w:tcPr>
            <w:tcW w:w="8119" w:type="dxa"/>
            <w:gridSpan w:val="4"/>
            <w:shd w:val="clear" w:color="auto" w:fill="EAF1DD" w:themeFill="accent3" w:themeFillTint="33"/>
          </w:tcPr>
          <w:p w14:paraId="2663F94D"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4C1BD496" w14:textId="77777777" w:rsidR="00183855" w:rsidRPr="00BD2FE6" w:rsidRDefault="00183855" w:rsidP="00183855"/>
    <w:p w14:paraId="62B769A3" w14:textId="3AF23B80" w:rsidR="00AF1C06" w:rsidRDefault="00183855" w:rsidP="00694C62">
      <w:pPr>
        <w:pStyle w:val="5"/>
      </w:pPr>
      <w:r>
        <w:rPr>
          <w:rFonts w:hint="eastAsia"/>
        </w:rPr>
        <w:t>规则</w:t>
      </w:r>
      <w:r>
        <w:t>10</w:t>
      </w:r>
      <w:r>
        <w:rPr>
          <w:rFonts w:hint="eastAsia"/>
        </w:rPr>
        <w:t>-年度审核计划发起</w:t>
      </w:r>
      <w:r w:rsidR="00A126C2">
        <w:rPr>
          <w:rFonts w:hint="eastAsia"/>
        </w:rPr>
        <w:t>-流程</w:t>
      </w:r>
    </w:p>
    <w:tbl>
      <w:tblPr>
        <w:tblStyle w:val="aff8"/>
        <w:tblW w:w="0" w:type="auto"/>
        <w:jc w:val="center"/>
        <w:tblLook w:val="04A0" w:firstRow="1" w:lastRow="0" w:firstColumn="1" w:lastColumn="0" w:noHBand="0" w:noVBand="1"/>
      </w:tblPr>
      <w:tblGrid>
        <w:gridCol w:w="1271"/>
        <w:gridCol w:w="2166"/>
        <w:gridCol w:w="1945"/>
        <w:gridCol w:w="2737"/>
      </w:tblGrid>
      <w:tr w:rsidR="00183855" w14:paraId="59038715" w14:textId="77777777" w:rsidTr="00651F62">
        <w:trPr>
          <w:trHeight w:val="416"/>
          <w:jc w:val="center"/>
        </w:trPr>
        <w:tc>
          <w:tcPr>
            <w:tcW w:w="1271" w:type="dxa"/>
            <w:shd w:val="clear" w:color="auto" w:fill="EAF1DD" w:themeFill="accent3" w:themeFillTint="33"/>
          </w:tcPr>
          <w:p w14:paraId="315C88AD" w14:textId="77777777" w:rsidR="00183855" w:rsidRDefault="00183855" w:rsidP="00252212">
            <w:r>
              <w:rPr>
                <w:rFonts w:hint="eastAsia"/>
              </w:rPr>
              <w:t>消息频率</w:t>
            </w:r>
          </w:p>
        </w:tc>
        <w:tc>
          <w:tcPr>
            <w:tcW w:w="2166" w:type="dxa"/>
          </w:tcPr>
          <w:p w14:paraId="45F4355B" w14:textId="77777777" w:rsidR="00183855" w:rsidRDefault="00183855" w:rsidP="00252212"/>
        </w:tc>
        <w:tc>
          <w:tcPr>
            <w:tcW w:w="1945" w:type="dxa"/>
            <w:shd w:val="clear" w:color="auto" w:fill="EAF1DD" w:themeFill="accent3" w:themeFillTint="33"/>
          </w:tcPr>
          <w:p w14:paraId="44AFBC19" w14:textId="77777777" w:rsidR="00183855" w:rsidRDefault="00183855" w:rsidP="00252212">
            <w:r>
              <w:rPr>
                <w:rFonts w:hint="eastAsia"/>
              </w:rPr>
              <w:t>消息类型</w:t>
            </w:r>
          </w:p>
        </w:tc>
        <w:tc>
          <w:tcPr>
            <w:tcW w:w="2737" w:type="dxa"/>
          </w:tcPr>
          <w:p w14:paraId="24CFF555" w14:textId="77777777" w:rsidR="00183855" w:rsidRDefault="00183855" w:rsidP="00252212">
            <w:r>
              <w:rPr>
                <w:rFonts w:hint="eastAsia"/>
              </w:rPr>
              <w:t>通知</w:t>
            </w:r>
          </w:p>
        </w:tc>
      </w:tr>
      <w:tr w:rsidR="00183855" w14:paraId="65C2EF02" w14:textId="77777777" w:rsidTr="00651F62">
        <w:trPr>
          <w:trHeight w:val="566"/>
          <w:jc w:val="center"/>
        </w:trPr>
        <w:tc>
          <w:tcPr>
            <w:tcW w:w="1271" w:type="dxa"/>
            <w:shd w:val="clear" w:color="auto" w:fill="EAF1DD" w:themeFill="accent3" w:themeFillTint="33"/>
          </w:tcPr>
          <w:p w14:paraId="77621C39" w14:textId="77777777" w:rsidR="00183855" w:rsidRDefault="00183855" w:rsidP="00252212">
            <w:r>
              <w:rPr>
                <w:rFonts w:hint="eastAsia"/>
              </w:rPr>
              <w:t>消息级别</w:t>
            </w:r>
          </w:p>
        </w:tc>
        <w:tc>
          <w:tcPr>
            <w:tcW w:w="2166" w:type="dxa"/>
          </w:tcPr>
          <w:p w14:paraId="09E1B09E" w14:textId="77777777" w:rsidR="00183855" w:rsidRDefault="00183855" w:rsidP="00252212"/>
        </w:tc>
        <w:tc>
          <w:tcPr>
            <w:tcW w:w="1945" w:type="dxa"/>
            <w:shd w:val="clear" w:color="auto" w:fill="EAF1DD" w:themeFill="accent3" w:themeFillTint="33"/>
          </w:tcPr>
          <w:p w14:paraId="32416541" w14:textId="77777777" w:rsidR="00183855" w:rsidRDefault="00183855" w:rsidP="00252212">
            <w:r>
              <w:rPr>
                <w:rFonts w:hint="eastAsia"/>
              </w:rPr>
              <w:t>隶属模块</w:t>
            </w:r>
          </w:p>
        </w:tc>
        <w:tc>
          <w:tcPr>
            <w:tcW w:w="2737" w:type="dxa"/>
          </w:tcPr>
          <w:p w14:paraId="11D64FE0" w14:textId="77777777" w:rsidR="00183855" w:rsidRDefault="00183855" w:rsidP="00252212">
            <w:r>
              <w:rPr>
                <w:rFonts w:hint="eastAsia"/>
              </w:rPr>
              <w:t>审核管理</w:t>
            </w:r>
          </w:p>
        </w:tc>
      </w:tr>
      <w:tr w:rsidR="00183855" w14:paraId="355AC730" w14:textId="77777777" w:rsidTr="00651F62">
        <w:trPr>
          <w:trHeight w:val="566"/>
          <w:jc w:val="center"/>
        </w:trPr>
        <w:tc>
          <w:tcPr>
            <w:tcW w:w="1271" w:type="dxa"/>
            <w:shd w:val="clear" w:color="auto" w:fill="EAF1DD" w:themeFill="accent3" w:themeFillTint="33"/>
          </w:tcPr>
          <w:p w14:paraId="02580722" w14:textId="77777777" w:rsidR="00183855" w:rsidRDefault="00183855" w:rsidP="00252212">
            <w:r>
              <w:rPr>
                <w:rFonts w:hint="eastAsia"/>
              </w:rPr>
              <w:t>消息标题</w:t>
            </w:r>
          </w:p>
        </w:tc>
        <w:tc>
          <w:tcPr>
            <w:tcW w:w="2166" w:type="dxa"/>
          </w:tcPr>
          <w:p w14:paraId="061649F2" w14:textId="77777777" w:rsidR="00183855" w:rsidRDefault="00183855" w:rsidP="00252212">
            <w:r>
              <w:rPr>
                <w:rFonts w:hint="eastAsia"/>
              </w:rPr>
              <w:t>年度审核计划发起</w:t>
            </w:r>
          </w:p>
        </w:tc>
        <w:tc>
          <w:tcPr>
            <w:tcW w:w="1945" w:type="dxa"/>
            <w:shd w:val="clear" w:color="auto" w:fill="EAF1DD" w:themeFill="accent3" w:themeFillTint="33"/>
          </w:tcPr>
          <w:p w14:paraId="201F6AF0" w14:textId="77777777" w:rsidR="00183855" w:rsidRDefault="00183855" w:rsidP="00252212">
            <w:r>
              <w:rPr>
                <w:rFonts w:hint="eastAsia"/>
              </w:rPr>
              <w:t>有效标志</w:t>
            </w:r>
          </w:p>
        </w:tc>
        <w:tc>
          <w:tcPr>
            <w:tcW w:w="2737" w:type="dxa"/>
          </w:tcPr>
          <w:p w14:paraId="70562F20" w14:textId="77777777" w:rsidR="00183855" w:rsidRDefault="00183855" w:rsidP="00252212">
            <w:r>
              <w:rPr>
                <w:rFonts w:hint="eastAsia"/>
              </w:rPr>
              <w:t>有效</w:t>
            </w:r>
          </w:p>
        </w:tc>
      </w:tr>
      <w:tr w:rsidR="00183855" w14:paraId="0F80E5FA" w14:textId="77777777" w:rsidTr="00651F62">
        <w:trPr>
          <w:trHeight w:val="566"/>
          <w:jc w:val="center"/>
        </w:trPr>
        <w:tc>
          <w:tcPr>
            <w:tcW w:w="1271" w:type="dxa"/>
            <w:shd w:val="clear" w:color="auto" w:fill="EAF1DD" w:themeFill="accent3" w:themeFillTint="33"/>
          </w:tcPr>
          <w:p w14:paraId="76985586" w14:textId="77777777" w:rsidR="00183855" w:rsidRDefault="00183855" w:rsidP="00252212">
            <w:r>
              <w:rPr>
                <w:rFonts w:hint="eastAsia"/>
              </w:rPr>
              <w:lastRenderedPageBreak/>
              <w:t>接收部门</w:t>
            </w:r>
          </w:p>
        </w:tc>
        <w:tc>
          <w:tcPr>
            <w:tcW w:w="2166" w:type="dxa"/>
          </w:tcPr>
          <w:p w14:paraId="4D15F4C2" w14:textId="77777777" w:rsidR="00183855" w:rsidRDefault="00183855" w:rsidP="00252212">
            <w:r>
              <w:rPr>
                <w:rFonts w:hint="eastAsia"/>
              </w:rPr>
              <w:t>质量安全部</w:t>
            </w:r>
          </w:p>
        </w:tc>
        <w:tc>
          <w:tcPr>
            <w:tcW w:w="1945" w:type="dxa"/>
            <w:shd w:val="clear" w:color="auto" w:fill="EAF1DD" w:themeFill="accent3" w:themeFillTint="33"/>
          </w:tcPr>
          <w:p w14:paraId="5E5B92B6" w14:textId="77777777" w:rsidR="00183855" w:rsidRDefault="00183855" w:rsidP="00252212">
            <w:r>
              <w:rPr>
                <w:rFonts w:hint="eastAsia"/>
              </w:rPr>
              <w:t>接收人</w:t>
            </w:r>
          </w:p>
        </w:tc>
        <w:tc>
          <w:tcPr>
            <w:tcW w:w="2737" w:type="dxa"/>
          </w:tcPr>
          <w:p w14:paraId="7A1840F5" w14:textId="77777777" w:rsidR="00183855" w:rsidRDefault="00183855" w:rsidP="00252212">
            <w:r>
              <w:rPr>
                <w:rFonts w:hint="eastAsia"/>
              </w:rPr>
              <w:t>质量安全部经理、审核员</w:t>
            </w:r>
          </w:p>
        </w:tc>
      </w:tr>
      <w:tr w:rsidR="00183855" w14:paraId="1938D2E4" w14:textId="77777777" w:rsidTr="00651F62">
        <w:trPr>
          <w:trHeight w:val="566"/>
          <w:jc w:val="center"/>
        </w:trPr>
        <w:tc>
          <w:tcPr>
            <w:tcW w:w="1271" w:type="dxa"/>
            <w:shd w:val="clear" w:color="auto" w:fill="EAF1DD" w:themeFill="accent3" w:themeFillTint="33"/>
          </w:tcPr>
          <w:p w14:paraId="5F035BBE" w14:textId="77777777" w:rsidR="00183855" w:rsidRDefault="00183855" w:rsidP="00252212">
            <w:r>
              <w:rPr>
                <w:rFonts w:hint="eastAsia"/>
              </w:rPr>
              <w:t>消息筛选</w:t>
            </w:r>
          </w:p>
        </w:tc>
        <w:tc>
          <w:tcPr>
            <w:tcW w:w="6848" w:type="dxa"/>
            <w:gridSpan w:val="3"/>
          </w:tcPr>
          <w:p w14:paraId="1EE38382" w14:textId="77777777" w:rsidR="00183855" w:rsidRDefault="00183855" w:rsidP="00252212">
            <w:r>
              <w:t xml:space="preserve"> </w:t>
            </w:r>
          </w:p>
        </w:tc>
      </w:tr>
      <w:tr w:rsidR="00183855" w14:paraId="5690DBCD" w14:textId="77777777" w:rsidTr="00651F62">
        <w:trPr>
          <w:trHeight w:val="566"/>
          <w:jc w:val="center"/>
        </w:trPr>
        <w:tc>
          <w:tcPr>
            <w:tcW w:w="1271" w:type="dxa"/>
            <w:shd w:val="clear" w:color="auto" w:fill="EAF1DD" w:themeFill="accent3" w:themeFillTint="33"/>
          </w:tcPr>
          <w:p w14:paraId="33FF454D" w14:textId="77777777" w:rsidR="00183855" w:rsidRDefault="00183855" w:rsidP="00252212">
            <w:r>
              <w:rPr>
                <w:rFonts w:hint="eastAsia"/>
              </w:rPr>
              <w:t>消息内容</w:t>
            </w:r>
          </w:p>
        </w:tc>
        <w:tc>
          <w:tcPr>
            <w:tcW w:w="6848" w:type="dxa"/>
            <w:gridSpan w:val="3"/>
          </w:tcPr>
          <w:p w14:paraId="631277F5" w14:textId="77777777" w:rsidR="00183855" w:rsidRDefault="00183855" w:rsidP="00252212">
            <w:r>
              <w:rPr>
                <w:rFonts w:hint="eastAsia"/>
              </w:rPr>
              <w:t>XXX</w:t>
            </w:r>
            <w:r>
              <w:rPr>
                <w:rFonts w:hint="eastAsia"/>
              </w:rPr>
              <w:t>，你好，年度审核计划发起，</w:t>
            </w:r>
            <w:r>
              <w:rPr>
                <w:rFonts w:hint="eastAsia"/>
              </w:rPr>
              <w:t xml:space="preserve"> </w:t>
            </w:r>
            <w:r>
              <w:rPr>
                <w:rFonts w:hint="eastAsia"/>
              </w:rPr>
              <w:t>请关注。</w:t>
            </w:r>
          </w:p>
        </w:tc>
      </w:tr>
      <w:tr w:rsidR="00183855" w14:paraId="42C12C2E" w14:textId="77777777" w:rsidTr="00252212">
        <w:trPr>
          <w:trHeight w:val="566"/>
          <w:jc w:val="center"/>
        </w:trPr>
        <w:tc>
          <w:tcPr>
            <w:tcW w:w="8119" w:type="dxa"/>
            <w:gridSpan w:val="4"/>
            <w:shd w:val="clear" w:color="auto" w:fill="EAF1DD" w:themeFill="accent3" w:themeFillTint="33"/>
          </w:tcPr>
          <w:p w14:paraId="0E4D3399"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7C8B203" w14:textId="77777777" w:rsidR="00183855" w:rsidRPr="00BD2FE6" w:rsidRDefault="00183855" w:rsidP="00183855"/>
    <w:p w14:paraId="3961D3A3" w14:textId="0C9395CB" w:rsidR="00183855" w:rsidRPr="000244BC" w:rsidRDefault="00183855" w:rsidP="00694C62">
      <w:pPr>
        <w:pStyle w:val="5"/>
      </w:pPr>
      <w:r>
        <w:rPr>
          <w:rFonts w:hint="eastAsia"/>
        </w:rPr>
        <w:t>规则</w:t>
      </w:r>
      <w:r>
        <w:t>11</w:t>
      </w:r>
      <w:r>
        <w:rPr>
          <w:rFonts w:hint="eastAsia"/>
        </w:rPr>
        <w:t>-年度审核计划更改</w:t>
      </w:r>
      <w:r w:rsidR="00A126C2">
        <w:rPr>
          <w:rFonts w:hint="eastAsia"/>
        </w:rPr>
        <w:t>--流程</w:t>
      </w:r>
    </w:p>
    <w:p w14:paraId="7900F70B" w14:textId="77777777" w:rsidR="00183855" w:rsidRPr="00BD2FE6" w:rsidRDefault="00183855" w:rsidP="00183855">
      <w:r>
        <w:tab/>
      </w:r>
      <w:r>
        <w:tab/>
      </w:r>
    </w:p>
    <w:tbl>
      <w:tblPr>
        <w:tblStyle w:val="aff8"/>
        <w:tblW w:w="0" w:type="auto"/>
        <w:jc w:val="center"/>
        <w:tblLook w:val="04A0" w:firstRow="1" w:lastRow="0" w:firstColumn="1" w:lastColumn="0" w:noHBand="0" w:noVBand="1"/>
      </w:tblPr>
      <w:tblGrid>
        <w:gridCol w:w="1555"/>
        <w:gridCol w:w="1882"/>
        <w:gridCol w:w="1945"/>
        <w:gridCol w:w="2737"/>
      </w:tblGrid>
      <w:tr w:rsidR="00183855" w14:paraId="64169D24" w14:textId="77777777" w:rsidTr="00252212">
        <w:trPr>
          <w:trHeight w:val="416"/>
          <w:jc w:val="center"/>
        </w:trPr>
        <w:tc>
          <w:tcPr>
            <w:tcW w:w="1555" w:type="dxa"/>
            <w:shd w:val="clear" w:color="auto" w:fill="EAF1DD" w:themeFill="accent3" w:themeFillTint="33"/>
          </w:tcPr>
          <w:p w14:paraId="3512513D" w14:textId="77777777" w:rsidR="00183855" w:rsidRDefault="00183855" w:rsidP="00252212">
            <w:r>
              <w:rPr>
                <w:rFonts w:hint="eastAsia"/>
              </w:rPr>
              <w:t>消息频率</w:t>
            </w:r>
          </w:p>
        </w:tc>
        <w:tc>
          <w:tcPr>
            <w:tcW w:w="1882" w:type="dxa"/>
          </w:tcPr>
          <w:p w14:paraId="1AC36EE6" w14:textId="77777777" w:rsidR="00183855" w:rsidRDefault="00183855" w:rsidP="00252212"/>
        </w:tc>
        <w:tc>
          <w:tcPr>
            <w:tcW w:w="1945" w:type="dxa"/>
            <w:shd w:val="clear" w:color="auto" w:fill="EAF1DD" w:themeFill="accent3" w:themeFillTint="33"/>
          </w:tcPr>
          <w:p w14:paraId="568229F2" w14:textId="77777777" w:rsidR="00183855" w:rsidRDefault="00183855" w:rsidP="00252212">
            <w:r>
              <w:rPr>
                <w:rFonts w:hint="eastAsia"/>
              </w:rPr>
              <w:t>消息类型</w:t>
            </w:r>
          </w:p>
        </w:tc>
        <w:tc>
          <w:tcPr>
            <w:tcW w:w="2737" w:type="dxa"/>
          </w:tcPr>
          <w:p w14:paraId="5A901230" w14:textId="77777777" w:rsidR="00183855" w:rsidRDefault="00183855" w:rsidP="00252212">
            <w:r>
              <w:rPr>
                <w:rFonts w:hint="eastAsia"/>
              </w:rPr>
              <w:t>通知</w:t>
            </w:r>
          </w:p>
        </w:tc>
      </w:tr>
      <w:tr w:rsidR="00183855" w14:paraId="4B17BCE9" w14:textId="77777777" w:rsidTr="00252212">
        <w:trPr>
          <w:trHeight w:val="566"/>
          <w:jc w:val="center"/>
        </w:trPr>
        <w:tc>
          <w:tcPr>
            <w:tcW w:w="1555" w:type="dxa"/>
            <w:shd w:val="clear" w:color="auto" w:fill="EAF1DD" w:themeFill="accent3" w:themeFillTint="33"/>
          </w:tcPr>
          <w:p w14:paraId="529768E3" w14:textId="77777777" w:rsidR="00183855" w:rsidRDefault="00183855" w:rsidP="00252212">
            <w:r>
              <w:rPr>
                <w:rFonts w:hint="eastAsia"/>
              </w:rPr>
              <w:t>消息级别</w:t>
            </w:r>
          </w:p>
        </w:tc>
        <w:tc>
          <w:tcPr>
            <w:tcW w:w="1882" w:type="dxa"/>
          </w:tcPr>
          <w:p w14:paraId="159F9B24" w14:textId="77777777" w:rsidR="00183855" w:rsidRDefault="00183855" w:rsidP="00252212"/>
        </w:tc>
        <w:tc>
          <w:tcPr>
            <w:tcW w:w="1945" w:type="dxa"/>
            <w:shd w:val="clear" w:color="auto" w:fill="EAF1DD" w:themeFill="accent3" w:themeFillTint="33"/>
          </w:tcPr>
          <w:p w14:paraId="270F8347" w14:textId="77777777" w:rsidR="00183855" w:rsidRDefault="00183855" w:rsidP="00252212">
            <w:r>
              <w:rPr>
                <w:rFonts w:hint="eastAsia"/>
              </w:rPr>
              <w:t>隶属模块</w:t>
            </w:r>
          </w:p>
        </w:tc>
        <w:tc>
          <w:tcPr>
            <w:tcW w:w="2737" w:type="dxa"/>
          </w:tcPr>
          <w:p w14:paraId="192C1469" w14:textId="77777777" w:rsidR="00183855" w:rsidRDefault="00183855" w:rsidP="00252212">
            <w:r>
              <w:rPr>
                <w:rFonts w:hint="eastAsia"/>
              </w:rPr>
              <w:t>审核管理</w:t>
            </w:r>
          </w:p>
        </w:tc>
      </w:tr>
      <w:tr w:rsidR="00183855" w14:paraId="50D06BAD" w14:textId="77777777" w:rsidTr="00252212">
        <w:trPr>
          <w:trHeight w:val="566"/>
          <w:jc w:val="center"/>
        </w:trPr>
        <w:tc>
          <w:tcPr>
            <w:tcW w:w="1555" w:type="dxa"/>
            <w:shd w:val="clear" w:color="auto" w:fill="EAF1DD" w:themeFill="accent3" w:themeFillTint="33"/>
          </w:tcPr>
          <w:p w14:paraId="68B71C65" w14:textId="77777777" w:rsidR="00183855" w:rsidRDefault="00183855" w:rsidP="00252212">
            <w:r>
              <w:rPr>
                <w:rFonts w:hint="eastAsia"/>
              </w:rPr>
              <w:t>消息标题</w:t>
            </w:r>
          </w:p>
        </w:tc>
        <w:tc>
          <w:tcPr>
            <w:tcW w:w="1882" w:type="dxa"/>
          </w:tcPr>
          <w:p w14:paraId="53C94228" w14:textId="77777777" w:rsidR="00183855" w:rsidRDefault="00183855" w:rsidP="00252212">
            <w:r>
              <w:rPr>
                <w:rFonts w:hint="eastAsia"/>
              </w:rPr>
              <w:t>年度审核计划发生更改</w:t>
            </w:r>
          </w:p>
        </w:tc>
        <w:tc>
          <w:tcPr>
            <w:tcW w:w="1945" w:type="dxa"/>
            <w:shd w:val="clear" w:color="auto" w:fill="EAF1DD" w:themeFill="accent3" w:themeFillTint="33"/>
          </w:tcPr>
          <w:p w14:paraId="6AFBCED9" w14:textId="77777777" w:rsidR="00183855" w:rsidRDefault="00183855" w:rsidP="00252212">
            <w:r>
              <w:rPr>
                <w:rFonts w:hint="eastAsia"/>
              </w:rPr>
              <w:t>有效标志</w:t>
            </w:r>
          </w:p>
        </w:tc>
        <w:tc>
          <w:tcPr>
            <w:tcW w:w="2737" w:type="dxa"/>
          </w:tcPr>
          <w:p w14:paraId="593B3E43" w14:textId="77777777" w:rsidR="00183855" w:rsidRDefault="00183855" w:rsidP="00252212">
            <w:r>
              <w:rPr>
                <w:rFonts w:hint="eastAsia"/>
              </w:rPr>
              <w:t>有效</w:t>
            </w:r>
          </w:p>
        </w:tc>
      </w:tr>
      <w:tr w:rsidR="00183855" w14:paraId="3D8943B8" w14:textId="77777777" w:rsidTr="00252212">
        <w:trPr>
          <w:trHeight w:val="566"/>
          <w:jc w:val="center"/>
        </w:trPr>
        <w:tc>
          <w:tcPr>
            <w:tcW w:w="1555" w:type="dxa"/>
            <w:shd w:val="clear" w:color="auto" w:fill="EAF1DD" w:themeFill="accent3" w:themeFillTint="33"/>
          </w:tcPr>
          <w:p w14:paraId="66BFB5CB" w14:textId="77777777" w:rsidR="00183855" w:rsidRDefault="00183855" w:rsidP="00252212">
            <w:r>
              <w:rPr>
                <w:rFonts w:hint="eastAsia"/>
              </w:rPr>
              <w:t>接收部门</w:t>
            </w:r>
          </w:p>
        </w:tc>
        <w:tc>
          <w:tcPr>
            <w:tcW w:w="1882" w:type="dxa"/>
          </w:tcPr>
          <w:p w14:paraId="63AE26CD" w14:textId="77777777" w:rsidR="00183855" w:rsidRDefault="00183855" w:rsidP="00252212">
            <w:r>
              <w:rPr>
                <w:rFonts w:hint="eastAsia"/>
              </w:rPr>
              <w:t>质量安全部</w:t>
            </w:r>
          </w:p>
        </w:tc>
        <w:tc>
          <w:tcPr>
            <w:tcW w:w="1945" w:type="dxa"/>
            <w:shd w:val="clear" w:color="auto" w:fill="EAF1DD" w:themeFill="accent3" w:themeFillTint="33"/>
          </w:tcPr>
          <w:p w14:paraId="2B13828E" w14:textId="77777777" w:rsidR="00183855" w:rsidRDefault="00183855" w:rsidP="00252212">
            <w:r>
              <w:rPr>
                <w:rFonts w:hint="eastAsia"/>
              </w:rPr>
              <w:t>接收人</w:t>
            </w:r>
          </w:p>
        </w:tc>
        <w:tc>
          <w:tcPr>
            <w:tcW w:w="2737" w:type="dxa"/>
          </w:tcPr>
          <w:p w14:paraId="268453A2" w14:textId="77777777" w:rsidR="00183855" w:rsidRDefault="00183855" w:rsidP="00252212">
            <w:r>
              <w:rPr>
                <w:rFonts w:hint="eastAsia"/>
              </w:rPr>
              <w:t>质量安全部总经理</w:t>
            </w:r>
          </w:p>
        </w:tc>
      </w:tr>
      <w:tr w:rsidR="00183855" w14:paraId="7DF44F4F" w14:textId="77777777" w:rsidTr="00252212">
        <w:trPr>
          <w:trHeight w:val="566"/>
          <w:jc w:val="center"/>
        </w:trPr>
        <w:tc>
          <w:tcPr>
            <w:tcW w:w="1555" w:type="dxa"/>
            <w:shd w:val="clear" w:color="auto" w:fill="EAF1DD" w:themeFill="accent3" w:themeFillTint="33"/>
          </w:tcPr>
          <w:p w14:paraId="55F7C9D3" w14:textId="77777777" w:rsidR="00183855" w:rsidRDefault="00183855" w:rsidP="00252212">
            <w:r>
              <w:rPr>
                <w:rFonts w:hint="eastAsia"/>
              </w:rPr>
              <w:t>消息筛选</w:t>
            </w:r>
          </w:p>
        </w:tc>
        <w:tc>
          <w:tcPr>
            <w:tcW w:w="6564" w:type="dxa"/>
            <w:gridSpan w:val="3"/>
          </w:tcPr>
          <w:p w14:paraId="1E0697A5" w14:textId="77777777" w:rsidR="00183855" w:rsidRDefault="00183855" w:rsidP="00252212">
            <w:r>
              <w:t xml:space="preserve"> </w:t>
            </w:r>
          </w:p>
        </w:tc>
      </w:tr>
      <w:tr w:rsidR="00183855" w14:paraId="0829D017" w14:textId="77777777" w:rsidTr="00252212">
        <w:trPr>
          <w:trHeight w:val="566"/>
          <w:jc w:val="center"/>
        </w:trPr>
        <w:tc>
          <w:tcPr>
            <w:tcW w:w="1555" w:type="dxa"/>
            <w:shd w:val="clear" w:color="auto" w:fill="EAF1DD" w:themeFill="accent3" w:themeFillTint="33"/>
          </w:tcPr>
          <w:p w14:paraId="209376A6" w14:textId="77777777" w:rsidR="00183855" w:rsidRDefault="00183855" w:rsidP="00252212">
            <w:r>
              <w:rPr>
                <w:rFonts w:hint="eastAsia"/>
              </w:rPr>
              <w:t>消息内容</w:t>
            </w:r>
          </w:p>
        </w:tc>
        <w:tc>
          <w:tcPr>
            <w:tcW w:w="6564" w:type="dxa"/>
            <w:gridSpan w:val="3"/>
          </w:tcPr>
          <w:p w14:paraId="543B75FA" w14:textId="77777777" w:rsidR="00183855" w:rsidRDefault="00183855" w:rsidP="00252212">
            <w:r>
              <w:rPr>
                <w:rFonts w:hint="eastAsia"/>
              </w:rPr>
              <w:t>X</w:t>
            </w:r>
            <w:r>
              <w:t>XX</w:t>
            </w:r>
            <w:r>
              <w:rPr>
                <w:rFonts w:hint="eastAsia"/>
              </w:rPr>
              <w:t>，你好，年度审核计划发生更改，</w:t>
            </w:r>
            <w:r>
              <w:rPr>
                <w:rFonts w:hint="eastAsia"/>
              </w:rPr>
              <w:t xml:space="preserve"> </w:t>
            </w:r>
            <w:r>
              <w:rPr>
                <w:rFonts w:hint="eastAsia"/>
              </w:rPr>
              <w:t>请关注。</w:t>
            </w:r>
          </w:p>
        </w:tc>
      </w:tr>
      <w:tr w:rsidR="00183855" w14:paraId="4CC43FDC" w14:textId="77777777" w:rsidTr="00252212">
        <w:trPr>
          <w:trHeight w:val="566"/>
          <w:jc w:val="center"/>
        </w:trPr>
        <w:tc>
          <w:tcPr>
            <w:tcW w:w="8119" w:type="dxa"/>
            <w:gridSpan w:val="4"/>
            <w:shd w:val="clear" w:color="auto" w:fill="EAF1DD" w:themeFill="accent3" w:themeFillTint="33"/>
          </w:tcPr>
          <w:p w14:paraId="4720B4C8"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FD2C7A5" w14:textId="77777777" w:rsidR="00183855" w:rsidRPr="00BD2FE6" w:rsidRDefault="00183855" w:rsidP="00183855"/>
    <w:p w14:paraId="7441CDEB" w14:textId="755100A3" w:rsidR="00183855" w:rsidRDefault="00183855" w:rsidP="00694C62">
      <w:pPr>
        <w:pStyle w:val="5"/>
      </w:pPr>
      <w:r>
        <w:rPr>
          <w:rFonts w:hint="eastAsia"/>
        </w:rPr>
        <w:t>规则</w:t>
      </w:r>
      <w:r>
        <w:t>12</w:t>
      </w:r>
      <w:r>
        <w:rPr>
          <w:rFonts w:hint="eastAsia"/>
        </w:rPr>
        <w:t>-月度审核计划发起</w:t>
      </w:r>
      <w:r w:rsidR="00A126C2">
        <w:rPr>
          <w:rFonts w:hint="eastAsia"/>
        </w:rPr>
        <w:t>--流程</w:t>
      </w:r>
    </w:p>
    <w:p w14:paraId="1B85AD6E"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02903E66" w14:textId="77777777" w:rsidTr="00252212">
        <w:trPr>
          <w:trHeight w:val="565"/>
          <w:jc w:val="center"/>
        </w:trPr>
        <w:tc>
          <w:tcPr>
            <w:tcW w:w="1555" w:type="dxa"/>
            <w:shd w:val="clear" w:color="auto" w:fill="EAF1DD" w:themeFill="accent3" w:themeFillTint="33"/>
          </w:tcPr>
          <w:p w14:paraId="725B0E94" w14:textId="77777777" w:rsidR="00183855" w:rsidRDefault="00183855" w:rsidP="00252212">
            <w:r>
              <w:rPr>
                <w:rFonts w:hint="eastAsia"/>
              </w:rPr>
              <w:t>消息频率</w:t>
            </w:r>
          </w:p>
        </w:tc>
        <w:tc>
          <w:tcPr>
            <w:tcW w:w="1882" w:type="dxa"/>
          </w:tcPr>
          <w:p w14:paraId="2A4B37C2" w14:textId="77777777" w:rsidR="00183855" w:rsidRDefault="00183855" w:rsidP="00252212">
            <w:r>
              <w:rPr>
                <w:rFonts w:hint="eastAsia"/>
              </w:rPr>
              <w:t>每月</w:t>
            </w:r>
          </w:p>
        </w:tc>
        <w:tc>
          <w:tcPr>
            <w:tcW w:w="1945" w:type="dxa"/>
            <w:shd w:val="clear" w:color="auto" w:fill="EAF1DD" w:themeFill="accent3" w:themeFillTint="33"/>
          </w:tcPr>
          <w:p w14:paraId="22A6C7D9" w14:textId="77777777" w:rsidR="00183855" w:rsidRDefault="00183855" w:rsidP="00252212">
            <w:r>
              <w:rPr>
                <w:rFonts w:hint="eastAsia"/>
              </w:rPr>
              <w:t>消息类型</w:t>
            </w:r>
          </w:p>
        </w:tc>
        <w:tc>
          <w:tcPr>
            <w:tcW w:w="2737" w:type="dxa"/>
          </w:tcPr>
          <w:p w14:paraId="734D9669" w14:textId="77777777" w:rsidR="00183855" w:rsidRDefault="00183855" w:rsidP="00252212">
            <w:r>
              <w:rPr>
                <w:rFonts w:hint="eastAsia"/>
              </w:rPr>
              <w:t>邮件提醒</w:t>
            </w:r>
          </w:p>
        </w:tc>
      </w:tr>
      <w:tr w:rsidR="00183855" w14:paraId="6223B030" w14:textId="77777777" w:rsidTr="00252212">
        <w:trPr>
          <w:trHeight w:val="566"/>
          <w:jc w:val="center"/>
        </w:trPr>
        <w:tc>
          <w:tcPr>
            <w:tcW w:w="1555" w:type="dxa"/>
            <w:shd w:val="clear" w:color="auto" w:fill="EAF1DD" w:themeFill="accent3" w:themeFillTint="33"/>
          </w:tcPr>
          <w:p w14:paraId="72B67318" w14:textId="77777777" w:rsidR="00183855" w:rsidRDefault="00183855" w:rsidP="00252212">
            <w:r>
              <w:rPr>
                <w:rFonts w:hint="eastAsia"/>
              </w:rPr>
              <w:t>消息级别</w:t>
            </w:r>
          </w:p>
        </w:tc>
        <w:tc>
          <w:tcPr>
            <w:tcW w:w="1882" w:type="dxa"/>
          </w:tcPr>
          <w:p w14:paraId="5C6A47B8" w14:textId="77777777" w:rsidR="00183855" w:rsidRDefault="00183855" w:rsidP="00252212"/>
        </w:tc>
        <w:tc>
          <w:tcPr>
            <w:tcW w:w="1945" w:type="dxa"/>
            <w:shd w:val="clear" w:color="auto" w:fill="EAF1DD" w:themeFill="accent3" w:themeFillTint="33"/>
          </w:tcPr>
          <w:p w14:paraId="744E5341" w14:textId="77777777" w:rsidR="00183855" w:rsidRDefault="00183855" w:rsidP="00252212">
            <w:r>
              <w:rPr>
                <w:rFonts w:hint="eastAsia"/>
              </w:rPr>
              <w:t>隶属模块</w:t>
            </w:r>
          </w:p>
        </w:tc>
        <w:tc>
          <w:tcPr>
            <w:tcW w:w="2737" w:type="dxa"/>
          </w:tcPr>
          <w:p w14:paraId="7BDCD6A7" w14:textId="77777777" w:rsidR="00183855" w:rsidRDefault="00183855" w:rsidP="00252212">
            <w:r>
              <w:rPr>
                <w:rFonts w:hint="eastAsia"/>
              </w:rPr>
              <w:t>审核管理</w:t>
            </w:r>
          </w:p>
        </w:tc>
      </w:tr>
      <w:tr w:rsidR="00183855" w14:paraId="63FFB0A5" w14:textId="77777777" w:rsidTr="00252212">
        <w:trPr>
          <w:trHeight w:val="566"/>
          <w:jc w:val="center"/>
        </w:trPr>
        <w:tc>
          <w:tcPr>
            <w:tcW w:w="1555" w:type="dxa"/>
            <w:shd w:val="clear" w:color="auto" w:fill="EAF1DD" w:themeFill="accent3" w:themeFillTint="33"/>
          </w:tcPr>
          <w:p w14:paraId="0E2B1475" w14:textId="77777777" w:rsidR="00183855" w:rsidRDefault="00183855" w:rsidP="00252212">
            <w:r>
              <w:rPr>
                <w:rFonts w:hint="eastAsia"/>
              </w:rPr>
              <w:t>消息标题</w:t>
            </w:r>
          </w:p>
        </w:tc>
        <w:tc>
          <w:tcPr>
            <w:tcW w:w="1882" w:type="dxa"/>
          </w:tcPr>
          <w:p w14:paraId="25BC7903" w14:textId="77777777" w:rsidR="00183855" w:rsidRDefault="00183855" w:rsidP="00252212">
            <w:r>
              <w:rPr>
                <w:rFonts w:hint="eastAsia"/>
              </w:rPr>
              <w:t>月度审核计划已发起</w:t>
            </w:r>
          </w:p>
        </w:tc>
        <w:tc>
          <w:tcPr>
            <w:tcW w:w="1945" w:type="dxa"/>
            <w:shd w:val="clear" w:color="auto" w:fill="EAF1DD" w:themeFill="accent3" w:themeFillTint="33"/>
          </w:tcPr>
          <w:p w14:paraId="4A7B3DE2" w14:textId="77777777" w:rsidR="00183855" w:rsidRDefault="00183855" w:rsidP="00252212">
            <w:r>
              <w:rPr>
                <w:rFonts w:hint="eastAsia"/>
              </w:rPr>
              <w:t>有效标志</w:t>
            </w:r>
          </w:p>
        </w:tc>
        <w:tc>
          <w:tcPr>
            <w:tcW w:w="2737" w:type="dxa"/>
          </w:tcPr>
          <w:p w14:paraId="7501E01D" w14:textId="77777777" w:rsidR="00183855" w:rsidRDefault="00183855" w:rsidP="00252212">
            <w:r>
              <w:rPr>
                <w:rFonts w:hint="eastAsia"/>
              </w:rPr>
              <w:t>有效</w:t>
            </w:r>
          </w:p>
        </w:tc>
      </w:tr>
      <w:tr w:rsidR="00183855" w14:paraId="45B76573" w14:textId="77777777" w:rsidTr="00252212">
        <w:trPr>
          <w:trHeight w:val="566"/>
          <w:jc w:val="center"/>
        </w:trPr>
        <w:tc>
          <w:tcPr>
            <w:tcW w:w="1555" w:type="dxa"/>
            <w:shd w:val="clear" w:color="auto" w:fill="EAF1DD" w:themeFill="accent3" w:themeFillTint="33"/>
          </w:tcPr>
          <w:p w14:paraId="63288A5F" w14:textId="77777777" w:rsidR="00183855" w:rsidRDefault="00183855" w:rsidP="00252212">
            <w:r>
              <w:rPr>
                <w:rFonts w:hint="eastAsia"/>
              </w:rPr>
              <w:t>接收部门</w:t>
            </w:r>
          </w:p>
        </w:tc>
        <w:tc>
          <w:tcPr>
            <w:tcW w:w="1882" w:type="dxa"/>
          </w:tcPr>
          <w:p w14:paraId="255155F3" w14:textId="77777777" w:rsidR="00183855" w:rsidRDefault="00183855" w:rsidP="00252212">
            <w:r>
              <w:rPr>
                <w:rFonts w:hint="eastAsia"/>
              </w:rPr>
              <w:t>质量安全部</w:t>
            </w:r>
          </w:p>
        </w:tc>
        <w:tc>
          <w:tcPr>
            <w:tcW w:w="1945" w:type="dxa"/>
            <w:shd w:val="clear" w:color="auto" w:fill="EAF1DD" w:themeFill="accent3" w:themeFillTint="33"/>
          </w:tcPr>
          <w:p w14:paraId="3C5B1349" w14:textId="77777777" w:rsidR="00183855" w:rsidRDefault="00183855" w:rsidP="00252212">
            <w:r>
              <w:rPr>
                <w:rFonts w:hint="eastAsia"/>
              </w:rPr>
              <w:t>接收人</w:t>
            </w:r>
          </w:p>
        </w:tc>
        <w:tc>
          <w:tcPr>
            <w:tcW w:w="2737" w:type="dxa"/>
          </w:tcPr>
          <w:p w14:paraId="0CFFA05A" w14:textId="77777777" w:rsidR="00183855" w:rsidRDefault="00183855" w:rsidP="00252212">
            <w:r>
              <w:rPr>
                <w:rFonts w:hint="eastAsia"/>
              </w:rPr>
              <w:t>选择</w:t>
            </w:r>
          </w:p>
        </w:tc>
      </w:tr>
      <w:tr w:rsidR="00183855" w14:paraId="3651260C" w14:textId="77777777" w:rsidTr="00252212">
        <w:trPr>
          <w:trHeight w:val="566"/>
          <w:jc w:val="center"/>
        </w:trPr>
        <w:tc>
          <w:tcPr>
            <w:tcW w:w="1555" w:type="dxa"/>
            <w:shd w:val="clear" w:color="auto" w:fill="EAF1DD" w:themeFill="accent3" w:themeFillTint="33"/>
          </w:tcPr>
          <w:p w14:paraId="27BBD4EE" w14:textId="77777777" w:rsidR="00183855" w:rsidRDefault="00183855" w:rsidP="00252212">
            <w:r>
              <w:rPr>
                <w:rFonts w:hint="eastAsia"/>
              </w:rPr>
              <w:t>消息筛选</w:t>
            </w:r>
          </w:p>
        </w:tc>
        <w:tc>
          <w:tcPr>
            <w:tcW w:w="6564" w:type="dxa"/>
            <w:gridSpan w:val="3"/>
          </w:tcPr>
          <w:p w14:paraId="6BE4745E" w14:textId="77777777" w:rsidR="00183855" w:rsidRDefault="00183855" w:rsidP="00252212">
            <w:r>
              <w:t xml:space="preserve"> </w:t>
            </w:r>
          </w:p>
        </w:tc>
      </w:tr>
      <w:tr w:rsidR="00183855" w14:paraId="2DBEC869" w14:textId="77777777" w:rsidTr="00252212">
        <w:trPr>
          <w:trHeight w:val="566"/>
          <w:jc w:val="center"/>
        </w:trPr>
        <w:tc>
          <w:tcPr>
            <w:tcW w:w="1555" w:type="dxa"/>
            <w:shd w:val="clear" w:color="auto" w:fill="EAF1DD" w:themeFill="accent3" w:themeFillTint="33"/>
          </w:tcPr>
          <w:p w14:paraId="622D636A" w14:textId="77777777" w:rsidR="00183855" w:rsidRDefault="00183855" w:rsidP="00252212">
            <w:r>
              <w:rPr>
                <w:rFonts w:hint="eastAsia"/>
              </w:rPr>
              <w:t>消息内容</w:t>
            </w:r>
          </w:p>
        </w:tc>
        <w:tc>
          <w:tcPr>
            <w:tcW w:w="6564" w:type="dxa"/>
            <w:gridSpan w:val="3"/>
          </w:tcPr>
          <w:p w14:paraId="024BB72C" w14:textId="77777777" w:rsidR="00183855" w:rsidRDefault="00183855" w:rsidP="00252212">
            <w:r>
              <w:rPr>
                <w:rFonts w:hint="eastAsia"/>
              </w:rPr>
              <w:t>X</w:t>
            </w:r>
            <w:r>
              <w:t>XX</w:t>
            </w:r>
            <w:r>
              <w:rPr>
                <w:rFonts w:hint="eastAsia"/>
              </w:rPr>
              <w:t>，你好，月度审核计划已发起，</w:t>
            </w:r>
            <w:r>
              <w:rPr>
                <w:rFonts w:hint="eastAsia"/>
              </w:rPr>
              <w:t xml:space="preserve"> </w:t>
            </w:r>
            <w:r>
              <w:rPr>
                <w:rFonts w:hint="eastAsia"/>
              </w:rPr>
              <w:t>请关注。</w:t>
            </w:r>
          </w:p>
        </w:tc>
      </w:tr>
      <w:tr w:rsidR="00183855" w14:paraId="2C5455AF" w14:textId="77777777" w:rsidTr="00252212">
        <w:trPr>
          <w:trHeight w:val="566"/>
          <w:jc w:val="center"/>
        </w:trPr>
        <w:tc>
          <w:tcPr>
            <w:tcW w:w="8119" w:type="dxa"/>
            <w:gridSpan w:val="4"/>
            <w:shd w:val="clear" w:color="auto" w:fill="EAF1DD" w:themeFill="accent3" w:themeFillTint="33"/>
          </w:tcPr>
          <w:p w14:paraId="0B1B2B2F"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3A67E979" w14:textId="77777777" w:rsidR="00183855" w:rsidRPr="00BD2FE6" w:rsidRDefault="00183855" w:rsidP="00183855"/>
    <w:p w14:paraId="3F74AB10" w14:textId="551529D8" w:rsidR="00183855" w:rsidRDefault="00183855" w:rsidP="00694C62">
      <w:pPr>
        <w:pStyle w:val="5"/>
      </w:pPr>
      <w:r>
        <w:rPr>
          <w:rFonts w:hint="eastAsia"/>
        </w:rPr>
        <w:t>规则</w:t>
      </w:r>
      <w:r>
        <w:t>13</w:t>
      </w:r>
      <w:r>
        <w:rPr>
          <w:rFonts w:hint="eastAsia"/>
        </w:rPr>
        <w:t>-月度审核计划发生更改</w:t>
      </w:r>
      <w:r w:rsidR="00A126C2">
        <w:rPr>
          <w:rFonts w:hint="eastAsia"/>
        </w:rPr>
        <w:t>--流程</w:t>
      </w:r>
    </w:p>
    <w:p w14:paraId="79D3520F"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1F8BF1BC" w14:textId="77777777" w:rsidTr="00252212">
        <w:trPr>
          <w:trHeight w:val="416"/>
          <w:jc w:val="center"/>
        </w:trPr>
        <w:tc>
          <w:tcPr>
            <w:tcW w:w="1555" w:type="dxa"/>
            <w:shd w:val="clear" w:color="auto" w:fill="EAF1DD" w:themeFill="accent3" w:themeFillTint="33"/>
          </w:tcPr>
          <w:p w14:paraId="3B001411" w14:textId="77777777" w:rsidR="00183855" w:rsidRDefault="00183855" w:rsidP="00252212">
            <w:r>
              <w:rPr>
                <w:rFonts w:hint="eastAsia"/>
              </w:rPr>
              <w:t>消息频率</w:t>
            </w:r>
          </w:p>
        </w:tc>
        <w:tc>
          <w:tcPr>
            <w:tcW w:w="1882" w:type="dxa"/>
          </w:tcPr>
          <w:p w14:paraId="0D0EAB84" w14:textId="77777777" w:rsidR="00183855" w:rsidRDefault="00183855" w:rsidP="00252212"/>
        </w:tc>
        <w:tc>
          <w:tcPr>
            <w:tcW w:w="1945" w:type="dxa"/>
            <w:shd w:val="clear" w:color="auto" w:fill="EAF1DD" w:themeFill="accent3" w:themeFillTint="33"/>
          </w:tcPr>
          <w:p w14:paraId="06D6AA8B" w14:textId="77777777" w:rsidR="00183855" w:rsidRDefault="00183855" w:rsidP="00252212">
            <w:r>
              <w:rPr>
                <w:rFonts w:hint="eastAsia"/>
              </w:rPr>
              <w:t>消息类型</w:t>
            </w:r>
          </w:p>
        </w:tc>
        <w:tc>
          <w:tcPr>
            <w:tcW w:w="2737" w:type="dxa"/>
          </w:tcPr>
          <w:p w14:paraId="745943D3" w14:textId="77777777" w:rsidR="00183855" w:rsidRDefault="00183855" w:rsidP="00252212">
            <w:r>
              <w:rPr>
                <w:rFonts w:hint="eastAsia"/>
              </w:rPr>
              <w:t>通知</w:t>
            </w:r>
            <w:r>
              <w:t xml:space="preserve"> </w:t>
            </w:r>
          </w:p>
        </w:tc>
      </w:tr>
      <w:tr w:rsidR="00183855" w14:paraId="025FE4D9" w14:textId="77777777" w:rsidTr="00252212">
        <w:trPr>
          <w:trHeight w:val="566"/>
          <w:jc w:val="center"/>
        </w:trPr>
        <w:tc>
          <w:tcPr>
            <w:tcW w:w="1555" w:type="dxa"/>
            <w:shd w:val="clear" w:color="auto" w:fill="EAF1DD" w:themeFill="accent3" w:themeFillTint="33"/>
          </w:tcPr>
          <w:p w14:paraId="56C58B58" w14:textId="77777777" w:rsidR="00183855" w:rsidRDefault="00183855" w:rsidP="00252212">
            <w:r>
              <w:rPr>
                <w:rFonts w:hint="eastAsia"/>
              </w:rPr>
              <w:t>消息级别</w:t>
            </w:r>
          </w:p>
        </w:tc>
        <w:tc>
          <w:tcPr>
            <w:tcW w:w="1882" w:type="dxa"/>
          </w:tcPr>
          <w:p w14:paraId="737F84D5" w14:textId="77777777" w:rsidR="00183855" w:rsidRDefault="00183855" w:rsidP="00252212"/>
        </w:tc>
        <w:tc>
          <w:tcPr>
            <w:tcW w:w="1945" w:type="dxa"/>
            <w:shd w:val="clear" w:color="auto" w:fill="EAF1DD" w:themeFill="accent3" w:themeFillTint="33"/>
          </w:tcPr>
          <w:p w14:paraId="7E17E5B9" w14:textId="77777777" w:rsidR="00183855" w:rsidRDefault="00183855" w:rsidP="00252212">
            <w:r>
              <w:rPr>
                <w:rFonts w:hint="eastAsia"/>
              </w:rPr>
              <w:t>隶属模块</w:t>
            </w:r>
          </w:p>
        </w:tc>
        <w:tc>
          <w:tcPr>
            <w:tcW w:w="2737" w:type="dxa"/>
          </w:tcPr>
          <w:p w14:paraId="75D4DE45" w14:textId="77777777" w:rsidR="00183855" w:rsidRDefault="00183855" w:rsidP="00252212">
            <w:r>
              <w:rPr>
                <w:rFonts w:hint="eastAsia"/>
              </w:rPr>
              <w:t>审核管理</w:t>
            </w:r>
          </w:p>
        </w:tc>
      </w:tr>
      <w:tr w:rsidR="00183855" w14:paraId="4AFC79ED" w14:textId="77777777" w:rsidTr="00252212">
        <w:trPr>
          <w:trHeight w:val="566"/>
          <w:jc w:val="center"/>
        </w:trPr>
        <w:tc>
          <w:tcPr>
            <w:tcW w:w="1555" w:type="dxa"/>
            <w:shd w:val="clear" w:color="auto" w:fill="EAF1DD" w:themeFill="accent3" w:themeFillTint="33"/>
          </w:tcPr>
          <w:p w14:paraId="33DAFBF9" w14:textId="77777777" w:rsidR="00183855" w:rsidRDefault="00183855" w:rsidP="00252212">
            <w:r>
              <w:rPr>
                <w:rFonts w:hint="eastAsia"/>
              </w:rPr>
              <w:t>消息标题</w:t>
            </w:r>
          </w:p>
        </w:tc>
        <w:tc>
          <w:tcPr>
            <w:tcW w:w="1882" w:type="dxa"/>
          </w:tcPr>
          <w:p w14:paraId="73016090" w14:textId="77777777" w:rsidR="00183855" w:rsidRDefault="00183855" w:rsidP="00252212">
            <w:r>
              <w:rPr>
                <w:rFonts w:hint="eastAsia"/>
              </w:rPr>
              <w:t>月度审核计划发生更改</w:t>
            </w:r>
          </w:p>
        </w:tc>
        <w:tc>
          <w:tcPr>
            <w:tcW w:w="1945" w:type="dxa"/>
            <w:shd w:val="clear" w:color="auto" w:fill="EAF1DD" w:themeFill="accent3" w:themeFillTint="33"/>
          </w:tcPr>
          <w:p w14:paraId="16E274BE" w14:textId="77777777" w:rsidR="00183855" w:rsidRDefault="00183855" w:rsidP="00252212">
            <w:r>
              <w:rPr>
                <w:rFonts w:hint="eastAsia"/>
              </w:rPr>
              <w:t>有效标志</w:t>
            </w:r>
          </w:p>
        </w:tc>
        <w:tc>
          <w:tcPr>
            <w:tcW w:w="2737" w:type="dxa"/>
          </w:tcPr>
          <w:p w14:paraId="08A55D64" w14:textId="77777777" w:rsidR="00183855" w:rsidRDefault="00183855" w:rsidP="00252212">
            <w:r>
              <w:rPr>
                <w:rFonts w:hint="eastAsia"/>
              </w:rPr>
              <w:t>有效</w:t>
            </w:r>
          </w:p>
        </w:tc>
      </w:tr>
      <w:tr w:rsidR="00183855" w14:paraId="59D0FF76" w14:textId="77777777" w:rsidTr="00252212">
        <w:trPr>
          <w:trHeight w:val="566"/>
          <w:jc w:val="center"/>
        </w:trPr>
        <w:tc>
          <w:tcPr>
            <w:tcW w:w="1555" w:type="dxa"/>
            <w:shd w:val="clear" w:color="auto" w:fill="EAF1DD" w:themeFill="accent3" w:themeFillTint="33"/>
          </w:tcPr>
          <w:p w14:paraId="52DE6691" w14:textId="77777777" w:rsidR="00183855" w:rsidRDefault="00183855" w:rsidP="00252212">
            <w:r>
              <w:rPr>
                <w:rFonts w:hint="eastAsia"/>
              </w:rPr>
              <w:t>接收部门</w:t>
            </w:r>
          </w:p>
        </w:tc>
        <w:tc>
          <w:tcPr>
            <w:tcW w:w="1882" w:type="dxa"/>
          </w:tcPr>
          <w:p w14:paraId="3911B0FA" w14:textId="77777777" w:rsidR="00183855" w:rsidRDefault="00183855" w:rsidP="00252212">
            <w:r>
              <w:rPr>
                <w:rFonts w:hint="eastAsia"/>
              </w:rPr>
              <w:t>质量安全部</w:t>
            </w:r>
          </w:p>
        </w:tc>
        <w:tc>
          <w:tcPr>
            <w:tcW w:w="1945" w:type="dxa"/>
            <w:shd w:val="clear" w:color="auto" w:fill="EAF1DD" w:themeFill="accent3" w:themeFillTint="33"/>
          </w:tcPr>
          <w:p w14:paraId="76BF3AA9" w14:textId="77777777" w:rsidR="00183855" w:rsidRDefault="00183855" w:rsidP="00252212">
            <w:r>
              <w:rPr>
                <w:rFonts w:hint="eastAsia"/>
              </w:rPr>
              <w:t>接收人</w:t>
            </w:r>
          </w:p>
        </w:tc>
        <w:tc>
          <w:tcPr>
            <w:tcW w:w="2737" w:type="dxa"/>
          </w:tcPr>
          <w:p w14:paraId="213A6F6A" w14:textId="77777777" w:rsidR="00183855" w:rsidRDefault="00183855" w:rsidP="00252212">
            <w:r>
              <w:rPr>
                <w:rFonts w:hint="eastAsia"/>
              </w:rPr>
              <w:t>质量安全部经理</w:t>
            </w:r>
          </w:p>
        </w:tc>
      </w:tr>
      <w:tr w:rsidR="00183855" w14:paraId="0268A55B" w14:textId="77777777" w:rsidTr="00252212">
        <w:trPr>
          <w:trHeight w:val="566"/>
          <w:jc w:val="center"/>
        </w:trPr>
        <w:tc>
          <w:tcPr>
            <w:tcW w:w="1555" w:type="dxa"/>
            <w:shd w:val="clear" w:color="auto" w:fill="EAF1DD" w:themeFill="accent3" w:themeFillTint="33"/>
          </w:tcPr>
          <w:p w14:paraId="41E5366C" w14:textId="77777777" w:rsidR="00183855" w:rsidRDefault="00183855" w:rsidP="00252212">
            <w:r>
              <w:rPr>
                <w:rFonts w:hint="eastAsia"/>
              </w:rPr>
              <w:t>消息筛选</w:t>
            </w:r>
          </w:p>
        </w:tc>
        <w:tc>
          <w:tcPr>
            <w:tcW w:w="6564" w:type="dxa"/>
            <w:gridSpan w:val="3"/>
          </w:tcPr>
          <w:p w14:paraId="11659DEF" w14:textId="77777777" w:rsidR="00183855" w:rsidRDefault="00183855" w:rsidP="00252212">
            <w:r>
              <w:t xml:space="preserve"> </w:t>
            </w:r>
          </w:p>
        </w:tc>
      </w:tr>
      <w:tr w:rsidR="00183855" w14:paraId="45C3CE30" w14:textId="77777777" w:rsidTr="00252212">
        <w:trPr>
          <w:trHeight w:val="566"/>
          <w:jc w:val="center"/>
        </w:trPr>
        <w:tc>
          <w:tcPr>
            <w:tcW w:w="1555" w:type="dxa"/>
            <w:shd w:val="clear" w:color="auto" w:fill="EAF1DD" w:themeFill="accent3" w:themeFillTint="33"/>
          </w:tcPr>
          <w:p w14:paraId="039C4B23" w14:textId="77777777" w:rsidR="00183855" w:rsidRDefault="00183855" w:rsidP="00252212">
            <w:r>
              <w:rPr>
                <w:rFonts w:hint="eastAsia"/>
              </w:rPr>
              <w:t>消息内容</w:t>
            </w:r>
          </w:p>
        </w:tc>
        <w:tc>
          <w:tcPr>
            <w:tcW w:w="6564" w:type="dxa"/>
            <w:gridSpan w:val="3"/>
          </w:tcPr>
          <w:p w14:paraId="1DFB1E3D" w14:textId="77777777" w:rsidR="00183855" w:rsidRDefault="00183855" w:rsidP="00252212">
            <w:r>
              <w:rPr>
                <w:rFonts w:hint="eastAsia"/>
              </w:rPr>
              <w:t>X</w:t>
            </w:r>
            <w:r>
              <w:t>XX</w:t>
            </w:r>
            <w:r>
              <w:rPr>
                <w:rFonts w:hint="eastAsia"/>
              </w:rPr>
              <w:t>，你好，月度审核计划发生改变，</w:t>
            </w:r>
            <w:r>
              <w:rPr>
                <w:rFonts w:hint="eastAsia"/>
              </w:rPr>
              <w:t xml:space="preserve"> </w:t>
            </w:r>
            <w:r>
              <w:rPr>
                <w:rFonts w:hint="eastAsia"/>
              </w:rPr>
              <w:t>请关注。</w:t>
            </w:r>
          </w:p>
        </w:tc>
      </w:tr>
      <w:tr w:rsidR="00183855" w14:paraId="7023C166" w14:textId="77777777" w:rsidTr="00252212">
        <w:trPr>
          <w:trHeight w:val="566"/>
          <w:jc w:val="center"/>
        </w:trPr>
        <w:tc>
          <w:tcPr>
            <w:tcW w:w="8119" w:type="dxa"/>
            <w:gridSpan w:val="4"/>
            <w:shd w:val="clear" w:color="auto" w:fill="EAF1DD" w:themeFill="accent3" w:themeFillTint="33"/>
          </w:tcPr>
          <w:p w14:paraId="03C9CF56"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26BF57DF" w14:textId="77777777" w:rsidR="00183855" w:rsidRPr="00BD2FE6" w:rsidRDefault="00183855" w:rsidP="00183855"/>
    <w:p w14:paraId="159ADC8F" w14:textId="3C03931F" w:rsidR="00183855" w:rsidRPr="000244BC" w:rsidRDefault="00183855" w:rsidP="00694C62">
      <w:pPr>
        <w:pStyle w:val="5"/>
      </w:pPr>
      <w:r>
        <w:rPr>
          <w:rFonts w:hint="eastAsia"/>
        </w:rPr>
        <w:t>规则1</w:t>
      </w:r>
      <w:r>
        <w:t>4</w:t>
      </w:r>
      <w:r>
        <w:rPr>
          <w:rFonts w:hint="eastAsia"/>
        </w:rPr>
        <w:t>-月度审核计划超期</w:t>
      </w:r>
      <w:r w:rsidR="00A126C2">
        <w:rPr>
          <w:rFonts w:hint="eastAsia"/>
        </w:rPr>
        <w:t>--流程</w:t>
      </w:r>
    </w:p>
    <w:tbl>
      <w:tblPr>
        <w:tblStyle w:val="aff8"/>
        <w:tblW w:w="0" w:type="auto"/>
        <w:jc w:val="center"/>
        <w:tblLook w:val="04A0" w:firstRow="1" w:lastRow="0" w:firstColumn="1" w:lastColumn="0" w:noHBand="0" w:noVBand="1"/>
      </w:tblPr>
      <w:tblGrid>
        <w:gridCol w:w="1555"/>
        <w:gridCol w:w="1882"/>
        <w:gridCol w:w="1945"/>
        <w:gridCol w:w="2737"/>
      </w:tblGrid>
      <w:tr w:rsidR="00183855" w14:paraId="170313B5" w14:textId="77777777" w:rsidTr="00252212">
        <w:trPr>
          <w:trHeight w:val="482"/>
          <w:jc w:val="center"/>
        </w:trPr>
        <w:tc>
          <w:tcPr>
            <w:tcW w:w="1555" w:type="dxa"/>
            <w:shd w:val="clear" w:color="auto" w:fill="EAF1DD" w:themeFill="accent3" w:themeFillTint="33"/>
          </w:tcPr>
          <w:p w14:paraId="710C058E" w14:textId="77777777" w:rsidR="00183855" w:rsidRDefault="00183855" w:rsidP="00252212">
            <w:r>
              <w:rPr>
                <w:rFonts w:hint="eastAsia"/>
              </w:rPr>
              <w:t>消息频率</w:t>
            </w:r>
          </w:p>
        </w:tc>
        <w:tc>
          <w:tcPr>
            <w:tcW w:w="1882" w:type="dxa"/>
          </w:tcPr>
          <w:p w14:paraId="753E0DD9" w14:textId="77777777" w:rsidR="00183855" w:rsidRDefault="00183855" w:rsidP="00252212">
            <w:r>
              <w:rPr>
                <w:rFonts w:hint="eastAsia"/>
              </w:rPr>
              <w:t>每日</w:t>
            </w:r>
          </w:p>
        </w:tc>
        <w:tc>
          <w:tcPr>
            <w:tcW w:w="1945" w:type="dxa"/>
            <w:shd w:val="clear" w:color="auto" w:fill="EAF1DD" w:themeFill="accent3" w:themeFillTint="33"/>
          </w:tcPr>
          <w:p w14:paraId="68A62202" w14:textId="77777777" w:rsidR="00183855" w:rsidRDefault="00183855" w:rsidP="00252212">
            <w:r>
              <w:rPr>
                <w:rFonts w:hint="eastAsia"/>
              </w:rPr>
              <w:t>消息类型</w:t>
            </w:r>
          </w:p>
        </w:tc>
        <w:tc>
          <w:tcPr>
            <w:tcW w:w="2737" w:type="dxa"/>
          </w:tcPr>
          <w:p w14:paraId="4873A162" w14:textId="77777777" w:rsidR="00183855" w:rsidRDefault="00183855" w:rsidP="00252212">
            <w:r>
              <w:rPr>
                <w:rFonts w:hint="eastAsia"/>
              </w:rPr>
              <w:t>超时</w:t>
            </w:r>
          </w:p>
        </w:tc>
      </w:tr>
      <w:tr w:rsidR="00183855" w14:paraId="60F2FDD6" w14:textId="77777777" w:rsidTr="00252212">
        <w:trPr>
          <w:trHeight w:val="566"/>
          <w:jc w:val="center"/>
        </w:trPr>
        <w:tc>
          <w:tcPr>
            <w:tcW w:w="1555" w:type="dxa"/>
            <w:shd w:val="clear" w:color="auto" w:fill="EAF1DD" w:themeFill="accent3" w:themeFillTint="33"/>
          </w:tcPr>
          <w:p w14:paraId="6C17B7D4" w14:textId="77777777" w:rsidR="00183855" w:rsidRDefault="00183855" w:rsidP="00252212">
            <w:r>
              <w:rPr>
                <w:rFonts w:hint="eastAsia"/>
              </w:rPr>
              <w:t>消息级别</w:t>
            </w:r>
          </w:p>
        </w:tc>
        <w:tc>
          <w:tcPr>
            <w:tcW w:w="1882" w:type="dxa"/>
          </w:tcPr>
          <w:p w14:paraId="64F43F3E" w14:textId="77777777" w:rsidR="00183855" w:rsidRDefault="00183855" w:rsidP="00252212"/>
        </w:tc>
        <w:tc>
          <w:tcPr>
            <w:tcW w:w="1945" w:type="dxa"/>
            <w:shd w:val="clear" w:color="auto" w:fill="EAF1DD" w:themeFill="accent3" w:themeFillTint="33"/>
          </w:tcPr>
          <w:p w14:paraId="092B17DA" w14:textId="77777777" w:rsidR="00183855" w:rsidRDefault="00183855" w:rsidP="00252212">
            <w:r>
              <w:rPr>
                <w:rFonts w:hint="eastAsia"/>
              </w:rPr>
              <w:t>隶属模块</w:t>
            </w:r>
          </w:p>
        </w:tc>
        <w:tc>
          <w:tcPr>
            <w:tcW w:w="2737" w:type="dxa"/>
          </w:tcPr>
          <w:p w14:paraId="553EB001" w14:textId="77777777" w:rsidR="00183855" w:rsidRDefault="00183855" w:rsidP="00252212">
            <w:r>
              <w:rPr>
                <w:rFonts w:hint="eastAsia"/>
              </w:rPr>
              <w:t>审核管理</w:t>
            </w:r>
          </w:p>
        </w:tc>
      </w:tr>
      <w:tr w:rsidR="00183855" w14:paraId="76BBD5DB" w14:textId="77777777" w:rsidTr="00252212">
        <w:trPr>
          <w:trHeight w:val="566"/>
          <w:jc w:val="center"/>
        </w:trPr>
        <w:tc>
          <w:tcPr>
            <w:tcW w:w="1555" w:type="dxa"/>
            <w:shd w:val="clear" w:color="auto" w:fill="EAF1DD" w:themeFill="accent3" w:themeFillTint="33"/>
          </w:tcPr>
          <w:p w14:paraId="6500F506" w14:textId="77777777" w:rsidR="00183855" w:rsidRDefault="00183855" w:rsidP="00252212">
            <w:r>
              <w:rPr>
                <w:rFonts w:hint="eastAsia"/>
              </w:rPr>
              <w:t>消息标题</w:t>
            </w:r>
          </w:p>
        </w:tc>
        <w:tc>
          <w:tcPr>
            <w:tcW w:w="1882" w:type="dxa"/>
          </w:tcPr>
          <w:p w14:paraId="70C4D1CD" w14:textId="77777777" w:rsidR="00183855" w:rsidRDefault="00183855" w:rsidP="00252212">
            <w:r>
              <w:rPr>
                <w:rFonts w:hint="eastAsia"/>
              </w:rPr>
              <w:t>月度审核计划超期</w:t>
            </w:r>
          </w:p>
        </w:tc>
        <w:tc>
          <w:tcPr>
            <w:tcW w:w="1945" w:type="dxa"/>
            <w:shd w:val="clear" w:color="auto" w:fill="EAF1DD" w:themeFill="accent3" w:themeFillTint="33"/>
          </w:tcPr>
          <w:p w14:paraId="49B19185" w14:textId="77777777" w:rsidR="00183855" w:rsidRDefault="00183855" w:rsidP="00252212">
            <w:r>
              <w:rPr>
                <w:rFonts w:hint="eastAsia"/>
              </w:rPr>
              <w:t>有效标志</w:t>
            </w:r>
          </w:p>
        </w:tc>
        <w:tc>
          <w:tcPr>
            <w:tcW w:w="2737" w:type="dxa"/>
          </w:tcPr>
          <w:p w14:paraId="3C287275" w14:textId="77777777" w:rsidR="00183855" w:rsidRDefault="00183855" w:rsidP="00252212">
            <w:r>
              <w:rPr>
                <w:rFonts w:hint="eastAsia"/>
              </w:rPr>
              <w:t>有效、失效</w:t>
            </w:r>
          </w:p>
        </w:tc>
      </w:tr>
      <w:tr w:rsidR="00183855" w14:paraId="5D2043CB" w14:textId="77777777" w:rsidTr="00252212">
        <w:trPr>
          <w:trHeight w:val="566"/>
          <w:jc w:val="center"/>
        </w:trPr>
        <w:tc>
          <w:tcPr>
            <w:tcW w:w="1555" w:type="dxa"/>
            <w:shd w:val="clear" w:color="auto" w:fill="EAF1DD" w:themeFill="accent3" w:themeFillTint="33"/>
          </w:tcPr>
          <w:p w14:paraId="1F082D38" w14:textId="77777777" w:rsidR="00183855" w:rsidRDefault="00183855" w:rsidP="00252212">
            <w:r>
              <w:rPr>
                <w:rFonts w:hint="eastAsia"/>
              </w:rPr>
              <w:t>接收部门</w:t>
            </w:r>
          </w:p>
        </w:tc>
        <w:tc>
          <w:tcPr>
            <w:tcW w:w="1882" w:type="dxa"/>
          </w:tcPr>
          <w:p w14:paraId="17BB7E29" w14:textId="77777777" w:rsidR="00183855" w:rsidRDefault="00183855" w:rsidP="00252212">
            <w:r>
              <w:rPr>
                <w:rFonts w:hint="eastAsia"/>
              </w:rPr>
              <w:t>质量安全部</w:t>
            </w:r>
          </w:p>
        </w:tc>
        <w:tc>
          <w:tcPr>
            <w:tcW w:w="1945" w:type="dxa"/>
            <w:shd w:val="clear" w:color="auto" w:fill="EAF1DD" w:themeFill="accent3" w:themeFillTint="33"/>
          </w:tcPr>
          <w:p w14:paraId="0EE3A2F2" w14:textId="77777777" w:rsidR="00183855" w:rsidRDefault="00183855" w:rsidP="00252212">
            <w:r>
              <w:rPr>
                <w:rFonts w:hint="eastAsia"/>
              </w:rPr>
              <w:t>接收人</w:t>
            </w:r>
          </w:p>
        </w:tc>
        <w:tc>
          <w:tcPr>
            <w:tcW w:w="2737" w:type="dxa"/>
          </w:tcPr>
          <w:p w14:paraId="4DEECC4B" w14:textId="77777777" w:rsidR="00183855" w:rsidRDefault="00183855" w:rsidP="00252212">
            <w:r>
              <w:rPr>
                <w:rFonts w:hint="eastAsia"/>
              </w:rPr>
              <w:t>选择</w:t>
            </w:r>
          </w:p>
        </w:tc>
      </w:tr>
      <w:tr w:rsidR="00183855" w14:paraId="5253483F" w14:textId="77777777" w:rsidTr="00252212">
        <w:trPr>
          <w:trHeight w:val="566"/>
          <w:jc w:val="center"/>
        </w:trPr>
        <w:tc>
          <w:tcPr>
            <w:tcW w:w="1555" w:type="dxa"/>
            <w:shd w:val="clear" w:color="auto" w:fill="EAF1DD" w:themeFill="accent3" w:themeFillTint="33"/>
          </w:tcPr>
          <w:p w14:paraId="39D5A7D3" w14:textId="77777777" w:rsidR="00183855" w:rsidRDefault="00183855" w:rsidP="00252212">
            <w:r>
              <w:rPr>
                <w:rFonts w:hint="eastAsia"/>
              </w:rPr>
              <w:t>消息筛选</w:t>
            </w:r>
          </w:p>
        </w:tc>
        <w:tc>
          <w:tcPr>
            <w:tcW w:w="6564" w:type="dxa"/>
            <w:gridSpan w:val="3"/>
          </w:tcPr>
          <w:p w14:paraId="549424C4" w14:textId="77777777" w:rsidR="00183855" w:rsidRDefault="00183855" w:rsidP="00252212">
            <w:r>
              <w:t xml:space="preserve"> </w:t>
            </w:r>
          </w:p>
        </w:tc>
      </w:tr>
      <w:tr w:rsidR="00183855" w14:paraId="36FB47D7" w14:textId="77777777" w:rsidTr="00252212">
        <w:trPr>
          <w:trHeight w:val="566"/>
          <w:jc w:val="center"/>
        </w:trPr>
        <w:tc>
          <w:tcPr>
            <w:tcW w:w="1555" w:type="dxa"/>
            <w:shd w:val="clear" w:color="auto" w:fill="EAF1DD" w:themeFill="accent3" w:themeFillTint="33"/>
          </w:tcPr>
          <w:p w14:paraId="600778F1" w14:textId="77777777" w:rsidR="00183855" w:rsidRDefault="00183855" w:rsidP="00252212">
            <w:r>
              <w:rPr>
                <w:rFonts w:hint="eastAsia"/>
              </w:rPr>
              <w:t>消息内容</w:t>
            </w:r>
          </w:p>
        </w:tc>
        <w:tc>
          <w:tcPr>
            <w:tcW w:w="6564" w:type="dxa"/>
            <w:gridSpan w:val="3"/>
          </w:tcPr>
          <w:p w14:paraId="19B7B083" w14:textId="77777777" w:rsidR="00183855" w:rsidRDefault="00183855" w:rsidP="00252212">
            <w:r>
              <w:rPr>
                <w:rFonts w:hint="eastAsia"/>
              </w:rPr>
              <w:t>X</w:t>
            </w:r>
            <w:r>
              <w:t>XX</w:t>
            </w:r>
            <w:r>
              <w:rPr>
                <w:rFonts w:hint="eastAsia"/>
              </w:rPr>
              <w:t>，你好，月度审核计划已超期，</w:t>
            </w:r>
            <w:r>
              <w:rPr>
                <w:rFonts w:hint="eastAsia"/>
              </w:rPr>
              <w:t xml:space="preserve"> </w:t>
            </w:r>
            <w:r>
              <w:rPr>
                <w:rFonts w:hint="eastAsia"/>
              </w:rPr>
              <w:t>请关注。</w:t>
            </w:r>
          </w:p>
        </w:tc>
      </w:tr>
      <w:tr w:rsidR="00183855" w14:paraId="4FF7A22D" w14:textId="77777777" w:rsidTr="00252212">
        <w:trPr>
          <w:trHeight w:val="566"/>
          <w:jc w:val="center"/>
        </w:trPr>
        <w:tc>
          <w:tcPr>
            <w:tcW w:w="8119" w:type="dxa"/>
            <w:gridSpan w:val="4"/>
            <w:shd w:val="clear" w:color="auto" w:fill="EAF1DD" w:themeFill="accent3" w:themeFillTint="33"/>
          </w:tcPr>
          <w:p w14:paraId="60FFCA10"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6A15746F" w14:textId="77777777" w:rsidR="00183855" w:rsidRPr="00BD2FE6" w:rsidRDefault="00183855" w:rsidP="00183855"/>
    <w:p w14:paraId="5420A93B" w14:textId="395DF0C8" w:rsidR="00183855" w:rsidRDefault="00183855" w:rsidP="00694C62">
      <w:pPr>
        <w:pStyle w:val="5"/>
      </w:pPr>
      <w:r>
        <w:rPr>
          <w:rFonts w:hint="eastAsia"/>
        </w:rPr>
        <w:t>规则</w:t>
      </w:r>
      <w:r>
        <w:t>15</w:t>
      </w:r>
      <w:r>
        <w:rPr>
          <w:rFonts w:hint="eastAsia"/>
        </w:rPr>
        <w:t>-审核完成超期</w:t>
      </w:r>
      <w:r w:rsidR="00A126C2">
        <w:rPr>
          <w:rFonts w:hint="eastAsia"/>
        </w:rPr>
        <w:t>--流程</w:t>
      </w:r>
    </w:p>
    <w:p w14:paraId="04090D49"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3FC5AA8A" w14:textId="77777777" w:rsidTr="00252212">
        <w:trPr>
          <w:trHeight w:val="512"/>
          <w:jc w:val="center"/>
        </w:trPr>
        <w:tc>
          <w:tcPr>
            <w:tcW w:w="1555" w:type="dxa"/>
            <w:shd w:val="clear" w:color="auto" w:fill="EAF1DD" w:themeFill="accent3" w:themeFillTint="33"/>
          </w:tcPr>
          <w:p w14:paraId="6A4F5C9E" w14:textId="77777777" w:rsidR="00183855" w:rsidRDefault="00183855" w:rsidP="00252212">
            <w:r>
              <w:rPr>
                <w:rFonts w:hint="eastAsia"/>
              </w:rPr>
              <w:t>消息频率</w:t>
            </w:r>
          </w:p>
        </w:tc>
        <w:tc>
          <w:tcPr>
            <w:tcW w:w="1882" w:type="dxa"/>
          </w:tcPr>
          <w:p w14:paraId="01A114F6" w14:textId="77777777" w:rsidR="00183855" w:rsidRDefault="00183855" w:rsidP="00252212">
            <w:r>
              <w:rPr>
                <w:rFonts w:hint="eastAsia"/>
              </w:rPr>
              <w:t>每周</w:t>
            </w:r>
          </w:p>
        </w:tc>
        <w:tc>
          <w:tcPr>
            <w:tcW w:w="1945" w:type="dxa"/>
            <w:shd w:val="clear" w:color="auto" w:fill="EAF1DD" w:themeFill="accent3" w:themeFillTint="33"/>
          </w:tcPr>
          <w:p w14:paraId="1BADC2A3" w14:textId="77777777" w:rsidR="00183855" w:rsidRDefault="00183855" w:rsidP="00252212">
            <w:r>
              <w:rPr>
                <w:rFonts w:hint="eastAsia"/>
              </w:rPr>
              <w:t>消息类型</w:t>
            </w:r>
          </w:p>
        </w:tc>
        <w:tc>
          <w:tcPr>
            <w:tcW w:w="2737" w:type="dxa"/>
          </w:tcPr>
          <w:p w14:paraId="7410B391" w14:textId="77777777" w:rsidR="00183855" w:rsidRDefault="00183855" w:rsidP="00252212">
            <w:r>
              <w:rPr>
                <w:rFonts w:hint="eastAsia"/>
              </w:rPr>
              <w:t>超时</w:t>
            </w:r>
          </w:p>
        </w:tc>
      </w:tr>
      <w:tr w:rsidR="00183855" w14:paraId="74A1B0A1" w14:textId="77777777" w:rsidTr="00252212">
        <w:trPr>
          <w:trHeight w:val="566"/>
          <w:jc w:val="center"/>
        </w:trPr>
        <w:tc>
          <w:tcPr>
            <w:tcW w:w="1555" w:type="dxa"/>
            <w:shd w:val="clear" w:color="auto" w:fill="EAF1DD" w:themeFill="accent3" w:themeFillTint="33"/>
          </w:tcPr>
          <w:p w14:paraId="1D2C3EBC" w14:textId="77777777" w:rsidR="00183855" w:rsidRDefault="00183855" w:rsidP="00252212">
            <w:r>
              <w:rPr>
                <w:rFonts w:hint="eastAsia"/>
              </w:rPr>
              <w:t>消息级别</w:t>
            </w:r>
          </w:p>
        </w:tc>
        <w:tc>
          <w:tcPr>
            <w:tcW w:w="1882" w:type="dxa"/>
          </w:tcPr>
          <w:p w14:paraId="456F7A87" w14:textId="77777777" w:rsidR="00183855" w:rsidRDefault="00183855" w:rsidP="00252212"/>
        </w:tc>
        <w:tc>
          <w:tcPr>
            <w:tcW w:w="1945" w:type="dxa"/>
            <w:shd w:val="clear" w:color="auto" w:fill="EAF1DD" w:themeFill="accent3" w:themeFillTint="33"/>
          </w:tcPr>
          <w:p w14:paraId="60BC6AC7" w14:textId="77777777" w:rsidR="00183855" w:rsidRDefault="00183855" w:rsidP="00252212">
            <w:r>
              <w:rPr>
                <w:rFonts w:hint="eastAsia"/>
              </w:rPr>
              <w:t>隶属模块</w:t>
            </w:r>
          </w:p>
        </w:tc>
        <w:tc>
          <w:tcPr>
            <w:tcW w:w="2737" w:type="dxa"/>
          </w:tcPr>
          <w:p w14:paraId="3759370D" w14:textId="77777777" w:rsidR="00183855" w:rsidRDefault="00183855" w:rsidP="00252212">
            <w:r>
              <w:rPr>
                <w:rFonts w:hint="eastAsia"/>
              </w:rPr>
              <w:t>审核管理</w:t>
            </w:r>
          </w:p>
        </w:tc>
      </w:tr>
      <w:tr w:rsidR="00183855" w14:paraId="3D99E5D6" w14:textId="77777777" w:rsidTr="00252212">
        <w:trPr>
          <w:trHeight w:val="566"/>
          <w:jc w:val="center"/>
        </w:trPr>
        <w:tc>
          <w:tcPr>
            <w:tcW w:w="1555" w:type="dxa"/>
            <w:shd w:val="clear" w:color="auto" w:fill="EAF1DD" w:themeFill="accent3" w:themeFillTint="33"/>
          </w:tcPr>
          <w:p w14:paraId="7A02188E" w14:textId="77777777" w:rsidR="00183855" w:rsidRDefault="00183855" w:rsidP="00252212">
            <w:r>
              <w:rPr>
                <w:rFonts w:hint="eastAsia"/>
              </w:rPr>
              <w:t>消息标题</w:t>
            </w:r>
          </w:p>
        </w:tc>
        <w:tc>
          <w:tcPr>
            <w:tcW w:w="1882" w:type="dxa"/>
          </w:tcPr>
          <w:p w14:paraId="3D74FA65" w14:textId="77777777" w:rsidR="00183855" w:rsidRDefault="00183855" w:rsidP="00252212">
            <w:r>
              <w:rPr>
                <w:rFonts w:hint="eastAsia"/>
              </w:rPr>
              <w:t>审核完成超期</w:t>
            </w:r>
          </w:p>
        </w:tc>
        <w:tc>
          <w:tcPr>
            <w:tcW w:w="1945" w:type="dxa"/>
            <w:shd w:val="clear" w:color="auto" w:fill="EAF1DD" w:themeFill="accent3" w:themeFillTint="33"/>
          </w:tcPr>
          <w:p w14:paraId="4BB6C371" w14:textId="77777777" w:rsidR="00183855" w:rsidRDefault="00183855" w:rsidP="00252212">
            <w:r>
              <w:rPr>
                <w:rFonts w:hint="eastAsia"/>
              </w:rPr>
              <w:t>有效标志</w:t>
            </w:r>
          </w:p>
        </w:tc>
        <w:tc>
          <w:tcPr>
            <w:tcW w:w="2737" w:type="dxa"/>
          </w:tcPr>
          <w:p w14:paraId="3D749C38" w14:textId="77777777" w:rsidR="00183855" w:rsidRDefault="00183855" w:rsidP="00252212">
            <w:r>
              <w:rPr>
                <w:rFonts w:hint="eastAsia"/>
              </w:rPr>
              <w:t>有效</w:t>
            </w:r>
          </w:p>
        </w:tc>
      </w:tr>
      <w:tr w:rsidR="00183855" w14:paraId="20A0DDB0" w14:textId="77777777" w:rsidTr="00252212">
        <w:trPr>
          <w:trHeight w:val="566"/>
          <w:jc w:val="center"/>
        </w:trPr>
        <w:tc>
          <w:tcPr>
            <w:tcW w:w="1555" w:type="dxa"/>
            <w:shd w:val="clear" w:color="auto" w:fill="EAF1DD" w:themeFill="accent3" w:themeFillTint="33"/>
          </w:tcPr>
          <w:p w14:paraId="5413263F" w14:textId="77777777" w:rsidR="00183855" w:rsidRDefault="00183855" w:rsidP="00252212">
            <w:r>
              <w:rPr>
                <w:rFonts w:hint="eastAsia"/>
              </w:rPr>
              <w:t>接收部门</w:t>
            </w:r>
          </w:p>
        </w:tc>
        <w:tc>
          <w:tcPr>
            <w:tcW w:w="1882" w:type="dxa"/>
          </w:tcPr>
          <w:p w14:paraId="7DAF211D" w14:textId="77777777" w:rsidR="00183855" w:rsidRDefault="00183855" w:rsidP="00252212">
            <w:r>
              <w:rPr>
                <w:rFonts w:hint="eastAsia"/>
              </w:rPr>
              <w:t>质量安全部</w:t>
            </w:r>
          </w:p>
        </w:tc>
        <w:tc>
          <w:tcPr>
            <w:tcW w:w="1945" w:type="dxa"/>
            <w:shd w:val="clear" w:color="auto" w:fill="EAF1DD" w:themeFill="accent3" w:themeFillTint="33"/>
          </w:tcPr>
          <w:p w14:paraId="42965AC2" w14:textId="77777777" w:rsidR="00183855" w:rsidRDefault="00183855" w:rsidP="00252212">
            <w:r>
              <w:rPr>
                <w:rFonts w:hint="eastAsia"/>
              </w:rPr>
              <w:t>接收人</w:t>
            </w:r>
          </w:p>
        </w:tc>
        <w:tc>
          <w:tcPr>
            <w:tcW w:w="2737" w:type="dxa"/>
          </w:tcPr>
          <w:p w14:paraId="1D249CD2" w14:textId="77777777" w:rsidR="00183855" w:rsidRDefault="00183855" w:rsidP="00252212">
            <w:r>
              <w:rPr>
                <w:rFonts w:hint="eastAsia"/>
              </w:rPr>
              <w:t>审核员</w:t>
            </w:r>
          </w:p>
        </w:tc>
      </w:tr>
      <w:tr w:rsidR="00183855" w14:paraId="4096C7DD" w14:textId="77777777" w:rsidTr="00252212">
        <w:trPr>
          <w:trHeight w:val="566"/>
          <w:jc w:val="center"/>
        </w:trPr>
        <w:tc>
          <w:tcPr>
            <w:tcW w:w="1555" w:type="dxa"/>
            <w:shd w:val="clear" w:color="auto" w:fill="EAF1DD" w:themeFill="accent3" w:themeFillTint="33"/>
          </w:tcPr>
          <w:p w14:paraId="566561A8" w14:textId="77777777" w:rsidR="00183855" w:rsidRDefault="00183855" w:rsidP="00252212">
            <w:r>
              <w:rPr>
                <w:rFonts w:hint="eastAsia"/>
              </w:rPr>
              <w:t>消息筛选</w:t>
            </w:r>
          </w:p>
        </w:tc>
        <w:tc>
          <w:tcPr>
            <w:tcW w:w="6564" w:type="dxa"/>
            <w:gridSpan w:val="3"/>
          </w:tcPr>
          <w:p w14:paraId="0A605721" w14:textId="77777777" w:rsidR="00183855" w:rsidRDefault="00183855" w:rsidP="00252212"/>
          <w:p w14:paraId="2CFB5273" w14:textId="77777777" w:rsidR="00183855" w:rsidRDefault="00183855" w:rsidP="00252212">
            <w:r>
              <w:t xml:space="preserve"> </w:t>
            </w:r>
          </w:p>
        </w:tc>
      </w:tr>
      <w:tr w:rsidR="00183855" w14:paraId="198DB969" w14:textId="77777777" w:rsidTr="00252212">
        <w:trPr>
          <w:trHeight w:val="566"/>
          <w:jc w:val="center"/>
        </w:trPr>
        <w:tc>
          <w:tcPr>
            <w:tcW w:w="1555" w:type="dxa"/>
            <w:shd w:val="clear" w:color="auto" w:fill="EAF1DD" w:themeFill="accent3" w:themeFillTint="33"/>
          </w:tcPr>
          <w:p w14:paraId="737E4B10" w14:textId="77777777" w:rsidR="00183855" w:rsidRDefault="00183855" w:rsidP="00252212">
            <w:r>
              <w:rPr>
                <w:rFonts w:hint="eastAsia"/>
              </w:rPr>
              <w:t>消息内容</w:t>
            </w:r>
          </w:p>
        </w:tc>
        <w:tc>
          <w:tcPr>
            <w:tcW w:w="6564" w:type="dxa"/>
            <w:gridSpan w:val="3"/>
          </w:tcPr>
          <w:p w14:paraId="4F12A696" w14:textId="77777777" w:rsidR="00183855" w:rsidRDefault="00183855" w:rsidP="00252212">
            <w:r>
              <w:rPr>
                <w:rFonts w:hint="eastAsia"/>
              </w:rPr>
              <w:t>X</w:t>
            </w:r>
            <w:r>
              <w:t>XX</w:t>
            </w:r>
            <w:r>
              <w:rPr>
                <w:rFonts w:hint="eastAsia"/>
              </w:rPr>
              <w:t>，你好，审核完成已超期，</w:t>
            </w:r>
            <w:r>
              <w:rPr>
                <w:rFonts w:hint="eastAsia"/>
              </w:rPr>
              <w:t xml:space="preserve"> </w:t>
            </w:r>
            <w:r>
              <w:rPr>
                <w:rFonts w:hint="eastAsia"/>
              </w:rPr>
              <w:t>请关注。</w:t>
            </w:r>
          </w:p>
        </w:tc>
      </w:tr>
      <w:tr w:rsidR="00183855" w14:paraId="6A0428EF" w14:textId="77777777" w:rsidTr="00252212">
        <w:trPr>
          <w:trHeight w:val="566"/>
          <w:jc w:val="center"/>
        </w:trPr>
        <w:tc>
          <w:tcPr>
            <w:tcW w:w="8119" w:type="dxa"/>
            <w:gridSpan w:val="4"/>
            <w:shd w:val="clear" w:color="auto" w:fill="EAF1DD" w:themeFill="accent3" w:themeFillTint="33"/>
          </w:tcPr>
          <w:p w14:paraId="6D0EC0B7" w14:textId="77777777" w:rsidR="00183855" w:rsidRDefault="00183855" w:rsidP="00252212">
            <w:pPr>
              <w:jc w:val="center"/>
            </w:pPr>
            <w:r>
              <w:rPr>
                <w:rFonts w:hint="eastAsia"/>
              </w:rPr>
              <w:lastRenderedPageBreak/>
              <w:t>保存</w:t>
            </w:r>
            <w:r>
              <w:rPr>
                <w:rFonts w:hint="eastAsia"/>
              </w:rPr>
              <w:t xml:space="preserve"> </w:t>
            </w:r>
            <w:r>
              <w:t xml:space="preserve">  </w:t>
            </w:r>
            <w:r>
              <w:rPr>
                <w:rFonts w:hint="eastAsia"/>
              </w:rPr>
              <w:t>取消</w:t>
            </w:r>
          </w:p>
        </w:tc>
      </w:tr>
    </w:tbl>
    <w:p w14:paraId="3CA34DCA" w14:textId="77777777" w:rsidR="00183855" w:rsidRPr="00BD2FE6" w:rsidRDefault="00183855" w:rsidP="00183855"/>
    <w:p w14:paraId="5FEC069D" w14:textId="77777777" w:rsidR="00183855" w:rsidRDefault="00183855" w:rsidP="00694C62">
      <w:pPr>
        <w:pStyle w:val="5"/>
      </w:pPr>
      <w:r>
        <w:rPr>
          <w:rFonts w:hint="eastAsia"/>
        </w:rPr>
        <w:t>规则</w:t>
      </w:r>
      <w:r>
        <w:t>16</w:t>
      </w:r>
      <w:r>
        <w:rPr>
          <w:rFonts w:hint="eastAsia"/>
        </w:rPr>
        <w:t>-审核报告填写超期</w:t>
      </w:r>
    </w:p>
    <w:p w14:paraId="7CC692C4"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69B8F1EB" w14:textId="77777777" w:rsidTr="00252212">
        <w:trPr>
          <w:trHeight w:val="512"/>
          <w:jc w:val="center"/>
        </w:trPr>
        <w:tc>
          <w:tcPr>
            <w:tcW w:w="1555" w:type="dxa"/>
            <w:shd w:val="clear" w:color="auto" w:fill="EAF1DD" w:themeFill="accent3" w:themeFillTint="33"/>
          </w:tcPr>
          <w:p w14:paraId="68F97252" w14:textId="77777777" w:rsidR="00183855" w:rsidRDefault="00183855" w:rsidP="00252212">
            <w:r>
              <w:rPr>
                <w:rFonts w:hint="eastAsia"/>
              </w:rPr>
              <w:t>消息频率</w:t>
            </w:r>
          </w:p>
        </w:tc>
        <w:tc>
          <w:tcPr>
            <w:tcW w:w="1882" w:type="dxa"/>
          </w:tcPr>
          <w:p w14:paraId="44A39D37" w14:textId="77777777" w:rsidR="00183855" w:rsidRDefault="00183855" w:rsidP="00252212">
            <w:r>
              <w:rPr>
                <w:rFonts w:hint="eastAsia"/>
              </w:rPr>
              <w:t>每周</w:t>
            </w:r>
          </w:p>
        </w:tc>
        <w:tc>
          <w:tcPr>
            <w:tcW w:w="1945" w:type="dxa"/>
            <w:shd w:val="clear" w:color="auto" w:fill="EAF1DD" w:themeFill="accent3" w:themeFillTint="33"/>
          </w:tcPr>
          <w:p w14:paraId="53D31042" w14:textId="77777777" w:rsidR="00183855" w:rsidRDefault="00183855" w:rsidP="00252212">
            <w:r>
              <w:rPr>
                <w:rFonts w:hint="eastAsia"/>
              </w:rPr>
              <w:t>消息类型</w:t>
            </w:r>
          </w:p>
        </w:tc>
        <w:tc>
          <w:tcPr>
            <w:tcW w:w="2737" w:type="dxa"/>
          </w:tcPr>
          <w:p w14:paraId="6323A68A" w14:textId="77777777" w:rsidR="00183855" w:rsidRDefault="00183855" w:rsidP="00252212">
            <w:r>
              <w:rPr>
                <w:rFonts w:hint="eastAsia"/>
              </w:rPr>
              <w:t>超时</w:t>
            </w:r>
          </w:p>
        </w:tc>
      </w:tr>
      <w:tr w:rsidR="00183855" w14:paraId="7C6A1846" w14:textId="77777777" w:rsidTr="00252212">
        <w:trPr>
          <w:trHeight w:val="566"/>
          <w:jc w:val="center"/>
        </w:trPr>
        <w:tc>
          <w:tcPr>
            <w:tcW w:w="1555" w:type="dxa"/>
            <w:shd w:val="clear" w:color="auto" w:fill="EAF1DD" w:themeFill="accent3" w:themeFillTint="33"/>
          </w:tcPr>
          <w:p w14:paraId="7725B2E3" w14:textId="77777777" w:rsidR="00183855" w:rsidRDefault="00183855" w:rsidP="00252212">
            <w:r>
              <w:rPr>
                <w:rFonts w:hint="eastAsia"/>
              </w:rPr>
              <w:t>消息级别</w:t>
            </w:r>
          </w:p>
        </w:tc>
        <w:tc>
          <w:tcPr>
            <w:tcW w:w="1882" w:type="dxa"/>
          </w:tcPr>
          <w:p w14:paraId="7C4CAB97" w14:textId="77777777" w:rsidR="00183855" w:rsidRDefault="00183855" w:rsidP="00252212"/>
        </w:tc>
        <w:tc>
          <w:tcPr>
            <w:tcW w:w="1945" w:type="dxa"/>
            <w:shd w:val="clear" w:color="auto" w:fill="EAF1DD" w:themeFill="accent3" w:themeFillTint="33"/>
          </w:tcPr>
          <w:p w14:paraId="245FCD3F" w14:textId="77777777" w:rsidR="00183855" w:rsidRDefault="00183855" w:rsidP="00252212">
            <w:r>
              <w:rPr>
                <w:rFonts w:hint="eastAsia"/>
              </w:rPr>
              <w:t>隶属模块</w:t>
            </w:r>
          </w:p>
        </w:tc>
        <w:tc>
          <w:tcPr>
            <w:tcW w:w="2737" w:type="dxa"/>
          </w:tcPr>
          <w:p w14:paraId="0A51BA70" w14:textId="77777777" w:rsidR="00183855" w:rsidRDefault="00183855" w:rsidP="00252212">
            <w:r>
              <w:rPr>
                <w:rFonts w:hint="eastAsia"/>
              </w:rPr>
              <w:t>审核管理</w:t>
            </w:r>
          </w:p>
        </w:tc>
      </w:tr>
      <w:tr w:rsidR="00183855" w14:paraId="69B78275" w14:textId="77777777" w:rsidTr="00252212">
        <w:trPr>
          <w:trHeight w:val="566"/>
          <w:jc w:val="center"/>
        </w:trPr>
        <w:tc>
          <w:tcPr>
            <w:tcW w:w="1555" w:type="dxa"/>
            <w:shd w:val="clear" w:color="auto" w:fill="EAF1DD" w:themeFill="accent3" w:themeFillTint="33"/>
          </w:tcPr>
          <w:p w14:paraId="0D324179" w14:textId="77777777" w:rsidR="00183855" w:rsidRDefault="00183855" w:rsidP="00252212">
            <w:r>
              <w:rPr>
                <w:rFonts w:hint="eastAsia"/>
              </w:rPr>
              <w:t>消息标题</w:t>
            </w:r>
          </w:p>
        </w:tc>
        <w:tc>
          <w:tcPr>
            <w:tcW w:w="1882" w:type="dxa"/>
          </w:tcPr>
          <w:p w14:paraId="5C06852A" w14:textId="77777777" w:rsidR="00183855" w:rsidRDefault="00183855" w:rsidP="00252212">
            <w:r>
              <w:rPr>
                <w:rFonts w:hint="eastAsia"/>
              </w:rPr>
              <w:t>审核报告填写超期</w:t>
            </w:r>
          </w:p>
        </w:tc>
        <w:tc>
          <w:tcPr>
            <w:tcW w:w="1945" w:type="dxa"/>
            <w:shd w:val="clear" w:color="auto" w:fill="EAF1DD" w:themeFill="accent3" w:themeFillTint="33"/>
          </w:tcPr>
          <w:p w14:paraId="012F7DAB" w14:textId="77777777" w:rsidR="00183855" w:rsidRDefault="00183855" w:rsidP="00252212">
            <w:r>
              <w:rPr>
                <w:rFonts w:hint="eastAsia"/>
              </w:rPr>
              <w:t>有效标志</w:t>
            </w:r>
          </w:p>
        </w:tc>
        <w:tc>
          <w:tcPr>
            <w:tcW w:w="2737" w:type="dxa"/>
          </w:tcPr>
          <w:p w14:paraId="15F4C1B2" w14:textId="77777777" w:rsidR="00183855" w:rsidRDefault="00183855" w:rsidP="00252212">
            <w:r>
              <w:rPr>
                <w:rFonts w:hint="eastAsia"/>
              </w:rPr>
              <w:t>有效</w:t>
            </w:r>
          </w:p>
        </w:tc>
      </w:tr>
      <w:tr w:rsidR="00183855" w14:paraId="7E0FF8CD" w14:textId="77777777" w:rsidTr="00252212">
        <w:trPr>
          <w:trHeight w:val="566"/>
          <w:jc w:val="center"/>
        </w:trPr>
        <w:tc>
          <w:tcPr>
            <w:tcW w:w="1555" w:type="dxa"/>
            <w:shd w:val="clear" w:color="auto" w:fill="EAF1DD" w:themeFill="accent3" w:themeFillTint="33"/>
          </w:tcPr>
          <w:p w14:paraId="4014C212" w14:textId="77777777" w:rsidR="00183855" w:rsidRDefault="00183855" w:rsidP="00252212">
            <w:r>
              <w:rPr>
                <w:rFonts w:hint="eastAsia"/>
              </w:rPr>
              <w:t>接收部门</w:t>
            </w:r>
          </w:p>
        </w:tc>
        <w:tc>
          <w:tcPr>
            <w:tcW w:w="1882" w:type="dxa"/>
          </w:tcPr>
          <w:p w14:paraId="7765FC8F" w14:textId="77777777" w:rsidR="00183855" w:rsidRDefault="00183855" w:rsidP="00252212">
            <w:r>
              <w:rPr>
                <w:rFonts w:hint="eastAsia"/>
              </w:rPr>
              <w:t>质量安全部</w:t>
            </w:r>
          </w:p>
        </w:tc>
        <w:tc>
          <w:tcPr>
            <w:tcW w:w="1945" w:type="dxa"/>
            <w:shd w:val="clear" w:color="auto" w:fill="EAF1DD" w:themeFill="accent3" w:themeFillTint="33"/>
          </w:tcPr>
          <w:p w14:paraId="1E96F9DB" w14:textId="77777777" w:rsidR="00183855" w:rsidRDefault="00183855" w:rsidP="00252212">
            <w:r>
              <w:rPr>
                <w:rFonts w:hint="eastAsia"/>
              </w:rPr>
              <w:t>接收人</w:t>
            </w:r>
          </w:p>
        </w:tc>
        <w:tc>
          <w:tcPr>
            <w:tcW w:w="2737" w:type="dxa"/>
          </w:tcPr>
          <w:p w14:paraId="20FBFC6F" w14:textId="77777777" w:rsidR="00183855" w:rsidRDefault="00183855" w:rsidP="00252212">
            <w:r>
              <w:rPr>
                <w:rFonts w:hint="eastAsia"/>
              </w:rPr>
              <w:t>审核员</w:t>
            </w:r>
          </w:p>
        </w:tc>
      </w:tr>
      <w:tr w:rsidR="00183855" w14:paraId="286DD23C" w14:textId="77777777" w:rsidTr="00252212">
        <w:trPr>
          <w:trHeight w:val="566"/>
          <w:jc w:val="center"/>
        </w:trPr>
        <w:tc>
          <w:tcPr>
            <w:tcW w:w="1555" w:type="dxa"/>
            <w:shd w:val="clear" w:color="auto" w:fill="EAF1DD" w:themeFill="accent3" w:themeFillTint="33"/>
          </w:tcPr>
          <w:p w14:paraId="45C8BF71" w14:textId="77777777" w:rsidR="00183855" w:rsidRDefault="00183855" w:rsidP="00252212">
            <w:r>
              <w:rPr>
                <w:rFonts w:hint="eastAsia"/>
              </w:rPr>
              <w:t>消息筛选</w:t>
            </w:r>
          </w:p>
        </w:tc>
        <w:tc>
          <w:tcPr>
            <w:tcW w:w="6564" w:type="dxa"/>
            <w:gridSpan w:val="3"/>
          </w:tcPr>
          <w:p w14:paraId="41652C57" w14:textId="77777777" w:rsidR="00183855" w:rsidRDefault="00183855" w:rsidP="00252212"/>
          <w:p w14:paraId="6162DAB9" w14:textId="77777777" w:rsidR="00183855" w:rsidRDefault="00183855" w:rsidP="00252212">
            <w:r>
              <w:t xml:space="preserve"> </w:t>
            </w:r>
          </w:p>
        </w:tc>
      </w:tr>
      <w:tr w:rsidR="00183855" w14:paraId="1F9E9886" w14:textId="77777777" w:rsidTr="00252212">
        <w:trPr>
          <w:trHeight w:val="566"/>
          <w:jc w:val="center"/>
        </w:trPr>
        <w:tc>
          <w:tcPr>
            <w:tcW w:w="1555" w:type="dxa"/>
            <w:shd w:val="clear" w:color="auto" w:fill="EAF1DD" w:themeFill="accent3" w:themeFillTint="33"/>
          </w:tcPr>
          <w:p w14:paraId="18271846" w14:textId="77777777" w:rsidR="00183855" w:rsidRDefault="00183855" w:rsidP="00252212">
            <w:r>
              <w:rPr>
                <w:rFonts w:hint="eastAsia"/>
              </w:rPr>
              <w:t>消息内容</w:t>
            </w:r>
          </w:p>
        </w:tc>
        <w:tc>
          <w:tcPr>
            <w:tcW w:w="6564" w:type="dxa"/>
            <w:gridSpan w:val="3"/>
          </w:tcPr>
          <w:p w14:paraId="2EDAEC0E" w14:textId="77777777" w:rsidR="00183855" w:rsidRDefault="00183855" w:rsidP="00252212">
            <w:r>
              <w:rPr>
                <w:rFonts w:hint="eastAsia"/>
              </w:rPr>
              <w:t>X</w:t>
            </w:r>
            <w:r>
              <w:t>XX</w:t>
            </w:r>
            <w:r>
              <w:rPr>
                <w:rFonts w:hint="eastAsia"/>
              </w:rPr>
              <w:t>，你好，审核报告填写已超期，</w:t>
            </w:r>
            <w:r>
              <w:rPr>
                <w:rFonts w:hint="eastAsia"/>
              </w:rPr>
              <w:t xml:space="preserve"> </w:t>
            </w:r>
            <w:r>
              <w:rPr>
                <w:rFonts w:hint="eastAsia"/>
              </w:rPr>
              <w:t>请关注。</w:t>
            </w:r>
          </w:p>
        </w:tc>
      </w:tr>
      <w:tr w:rsidR="00183855" w14:paraId="282630A6" w14:textId="77777777" w:rsidTr="00252212">
        <w:trPr>
          <w:trHeight w:val="566"/>
          <w:jc w:val="center"/>
        </w:trPr>
        <w:tc>
          <w:tcPr>
            <w:tcW w:w="8119" w:type="dxa"/>
            <w:gridSpan w:val="4"/>
            <w:shd w:val="clear" w:color="auto" w:fill="EAF1DD" w:themeFill="accent3" w:themeFillTint="33"/>
          </w:tcPr>
          <w:p w14:paraId="224E1271"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C25219A" w14:textId="77777777" w:rsidR="00183855" w:rsidRPr="00BD2FE6" w:rsidRDefault="00183855" w:rsidP="00183855"/>
    <w:p w14:paraId="1786EDDC" w14:textId="77777777" w:rsidR="00183855" w:rsidRDefault="00183855" w:rsidP="00694C62">
      <w:pPr>
        <w:pStyle w:val="5"/>
      </w:pPr>
      <w:r>
        <w:rPr>
          <w:rFonts w:hint="eastAsia"/>
        </w:rPr>
        <w:t>规则</w:t>
      </w:r>
      <w:r>
        <w:t>17</w:t>
      </w:r>
      <w:r>
        <w:rPr>
          <w:rFonts w:hint="eastAsia"/>
        </w:rPr>
        <w:t>-审核报告发出超期</w:t>
      </w:r>
      <w:r w:rsidRPr="000244BC">
        <w:t xml:space="preserve"> </w:t>
      </w:r>
    </w:p>
    <w:p w14:paraId="2E5FCD64" w14:textId="77777777" w:rsidR="00AF1C06" w:rsidRPr="00AF1C06" w:rsidRDefault="00AF1C06" w:rsidP="00AF1C06"/>
    <w:tbl>
      <w:tblPr>
        <w:tblStyle w:val="aff8"/>
        <w:tblW w:w="0" w:type="auto"/>
        <w:jc w:val="center"/>
        <w:tblLook w:val="04A0" w:firstRow="1" w:lastRow="0" w:firstColumn="1" w:lastColumn="0" w:noHBand="0" w:noVBand="1"/>
      </w:tblPr>
      <w:tblGrid>
        <w:gridCol w:w="1555"/>
        <w:gridCol w:w="1882"/>
        <w:gridCol w:w="1945"/>
        <w:gridCol w:w="2737"/>
      </w:tblGrid>
      <w:tr w:rsidR="00183855" w14:paraId="73830C34" w14:textId="77777777" w:rsidTr="00252212">
        <w:trPr>
          <w:trHeight w:val="454"/>
          <w:jc w:val="center"/>
        </w:trPr>
        <w:tc>
          <w:tcPr>
            <w:tcW w:w="1555" w:type="dxa"/>
            <w:shd w:val="clear" w:color="auto" w:fill="EAF1DD" w:themeFill="accent3" w:themeFillTint="33"/>
          </w:tcPr>
          <w:p w14:paraId="2C573F35" w14:textId="77777777" w:rsidR="00183855" w:rsidRDefault="00183855" w:rsidP="00252212">
            <w:r>
              <w:rPr>
                <w:rFonts w:hint="eastAsia"/>
              </w:rPr>
              <w:t>消息频率</w:t>
            </w:r>
          </w:p>
        </w:tc>
        <w:tc>
          <w:tcPr>
            <w:tcW w:w="1882" w:type="dxa"/>
          </w:tcPr>
          <w:p w14:paraId="2A20B1D7" w14:textId="77777777" w:rsidR="00183855" w:rsidRDefault="00183855" w:rsidP="00252212">
            <w:r>
              <w:rPr>
                <w:rFonts w:hint="eastAsia"/>
              </w:rPr>
              <w:t>每周</w:t>
            </w:r>
          </w:p>
        </w:tc>
        <w:tc>
          <w:tcPr>
            <w:tcW w:w="1945" w:type="dxa"/>
            <w:shd w:val="clear" w:color="auto" w:fill="EAF1DD" w:themeFill="accent3" w:themeFillTint="33"/>
          </w:tcPr>
          <w:p w14:paraId="435359ED" w14:textId="77777777" w:rsidR="00183855" w:rsidRDefault="00183855" w:rsidP="00252212">
            <w:r>
              <w:rPr>
                <w:rFonts w:hint="eastAsia"/>
              </w:rPr>
              <w:t>消息类型</w:t>
            </w:r>
          </w:p>
        </w:tc>
        <w:tc>
          <w:tcPr>
            <w:tcW w:w="2737" w:type="dxa"/>
          </w:tcPr>
          <w:p w14:paraId="6FADA440" w14:textId="77777777" w:rsidR="00183855" w:rsidRDefault="00183855" w:rsidP="00252212">
            <w:r>
              <w:rPr>
                <w:rFonts w:hint="eastAsia"/>
              </w:rPr>
              <w:t>超时</w:t>
            </w:r>
          </w:p>
        </w:tc>
      </w:tr>
      <w:tr w:rsidR="00183855" w14:paraId="408D2218" w14:textId="77777777" w:rsidTr="00252212">
        <w:trPr>
          <w:trHeight w:val="418"/>
          <w:jc w:val="center"/>
        </w:trPr>
        <w:tc>
          <w:tcPr>
            <w:tcW w:w="1555" w:type="dxa"/>
            <w:shd w:val="clear" w:color="auto" w:fill="EAF1DD" w:themeFill="accent3" w:themeFillTint="33"/>
          </w:tcPr>
          <w:p w14:paraId="057828E5" w14:textId="77777777" w:rsidR="00183855" w:rsidRDefault="00183855" w:rsidP="00252212">
            <w:r>
              <w:rPr>
                <w:rFonts w:hint="eastAsia"/>
              </w:rPr>
              <w:t>消息级别</w:t>
            </w:r>
          </w:p>
        </w:tc>
        <w:tc>
          <w:tcPr>
            <w:tcW w:w="1882" w:type="dxa"/>
          </w:tcPr>
          <w:p w14:paraId="6DC5925C" w14:textId="77777777" w:rsidR="00183855" w:rsidRDefault="00183855" w:rsidP="00252212"/>
        </w:tc>
        <w:tc>
          <w:tcPr>
            <w:tcW w:w="1945" w:type="dxa"/>
            <w:shd w:val="clear" w:color="auto" w:fill="EAF1DD" w:themeFill="accent3" w:themeFillTint="33"/>
          </w:tcPr>
          <w:p w14:paraId="4F8CC3F7" w14:textId="77777777" w:rsidR="00183855" w:rsidRDefault="00183855" w:rsidP="00252212">
            <w:r>
              <w:rPr>
                <w:rFonts w:hint="eastAsia"/>
              </w:rPr>
              <w:t>隶属模块</w:t>
            </w:r>
          </w:p>
        </w:tc>
        <w:tc>
          <w:tcPr>
            <w:tcW w:w="2737" w:type="dxa"/>
          </w:tcPr>
          <w:p w14:paraId="6646ADF9" w14:textId="77777777" w:rsidR="00183855" w:rsidRDefault="00183855" w:rsidP="00252212">
            <w:r>
              <w:rPr>
                <w:rFonts w:hint="eastAsia"/>
              </w:rPr>
              <w:t>审核管理</w:t>
            </w:r>
          </w:p>
        </w:tc>
      </w:tr>
      <w:tr w:rsidR="00183855" w14:paraId="75E27905" w14:textId="77777777" w:rsidTr="00252212">
        <w:trPr>
          <w:trHeight w:val="566"/>
          <w:jc w:val="center"/>
        </w:trPr>
        <w:tc>
          <w:tcPr>
            <w:tcW w:w="1555" w:type="dxa"/>
            <w:shd w:val="clear" w:color="auto" w:fill="EAF1DD" w:themeFill="accent3" w:themeFillTint="33"/>
          </w:tcPr>
          <w:p w14:paraId="0161B722" w14:textId="77777777" w:rsidR="00183855" w:rsidRDefault="00183855" w:rsidP="00252212">
            <w:r>
              <w:rPr>
                <w:rFonts w:hint="eastAsia"/>
              </w:rPr>
              <w:t>消息标题</w:t>
            </w:r>
          </w:p>
        </w:tc>
        <w:tc>
          <w:tcPr>
            <w:tcW w:w="1882" w:type="dxa"/>
          </w:tcPr>
          <w:p w14:paraId="1CBB409C" w14:textId="77777777" w:rsidR="00183855" w:rsidRDefault="00183855" w:rsidP="00252212">
            <w:r>
              <w:rPr>
                <w:rFonts w:hint="eastAsia"/>
              </w:rPr>
              <w:t>审核报告发出超期</w:t>
            </w:r>
          </w:p>
        </w:tc>
        <w:tc>
          <w:tcPr>
            <w:tcW w:w="1945" w:type="dxa"/>
            <w:shd w:val="clear" w:color="auto" w:fill="EAF1DD" w:themeFill="accent3" w:themeFillTint="33"/>
          </w:tcPr>
          <w:p w14:paraId="56AA6F6C" w14:textId="77777777" w:rsidR="00183855" w:rsidRDefault="00183855" w:rsidP="00252212">
            <w:r>
              <w:rPr>
                <w:rFonts w:hint="eastAsia"/>
              </w:rPr>
              <w:t>有效标志</w:t>
            </w:r>
          </w:p>
        </w:tc>
        <w:tc>
          <w:tcPr>
            <w:tcW w:w="2737" w:type="dxa"/>
          </w:tcPr>
          <w:p w14:paraId="638163E7" w14:textId="77777777" w:rsidR="00183855" w:rsidRDefault="00183855" w:rsidP="00252212">
            <w:r>
              <w:rPr>
                <w:rFonts w:hint="eastAsia"/>
              </w:rPr>
              <w:t>有效</w:t>
            </w:r>
          </w:p>
        </w:tc>
      </w:tr>
      <w:tr w:rsidR="00183855" w14:paraId="1535207F" w14:textId="77777777" w:rsidTr="00252212">
        <w:trPr>
          <w:trHeight w:val="566"/>
          <w:jc w:val="center"/>
        </w:trPr>
        <w:tc>
          <w:tcPr>
            <w:tcW w:w="1555" w:type="dxa"/>
            <w:shd w:val="clear" w:color="auto" w:fill="EAF1DD" w:themeFill="accent3" w:themeFillTint="33"/>
          </w:tcPr>
          <w:p w14:paraId="0C49A86F" w14:textId="77777777" w:rsidR="00183855" w:rsidRDefault="00183855" w:rsidP="00252212">
            <w:r>
              <w:rPr>
                <w:rFonts w:hint="eastAsia"/>
              </w:rPr>
              <w:t>接收部门</w:t>
            </w:r>
          </w:p>
        </w:tc>
        <w:tc>
          <w:tcPr>
            <w:tcW w:w="1882" w:type="dxa"/>
          </w:tcPr>
          <w:p w14:paraId="00CF684B" w14:textId="77777777" w:rsidR="00183855" w:rsidRDefault="00183855" w:rsidP="00252212">
            <w:r>
              <w:rPr>
                <w:rFonts w:hint="eastAsia"/>
              </w:rPr>
              <w:t>质量安全部</w:t>
            </w:r>
          </w:p>
        </w:tc>
        <w:tc>
          <w:tcPr>
            <w:tcW w:w="1945" w:type="dxa"/>
            <w:shd w:val="clear" w:color="auto" w:fill="EAF1DD" w:themeFill="accent3" w:themeFillTint="33"/>
          </w:tcPr>
          <w:p w14:paraId="2FE0C10A" w14:textId="77777777" w:rsidR="00183855" w:rsidRDefault="00183855" w:rsidP="00252212">
            <w:r>
              <w:rPr>
                <w:rFonts w:hint="eastAsia"/>
              </w:rPr>
              <w:t>接收人</w:t>
            </w:r>
          </w:p>
        </w:tc>
        <w:tc>
          <w:tcPr>
            <w:tcW w:w="2737" w:type="dxa"/>
          </w:tcPr>
          <w:p w14:paraId="5C5A7486" w14:textId="77777777" w:rsidR="00183855" w:rsidRDefault="00183855" w:rsidP="00252212">
            <w:r>
              <w:rPr>
                <w:rFonts w:hint="eastAsia"/>
              </w:rPr>
              <w:t>审核员</w:t>
            </w:r>
          </w:p>
        </w:tc>
      </w:tr>
      <w:tr w:rsidR="00183855" w14:paraId="2642B912" w14:textId="77777777" w:rsidTr="00252212">
        <w:trPr>
          <w:trHeight w:val="566"/>
          <w:jc w:val="center"/>
        </w:trPr>
        <w:tc>
          <w:tcPr>
            <w:tcW w:w="1555" w:type="dxa"/>
            <w:shd w:val="clear" w:color="auto" w:fill="EAF1DD" w:themeFill="accent3" w:themeFillTint="33"/>
          </w:tcPr>
          <w:p w14:paraId="322C61D5" w14:textId="77777777" w:rsidR="00183855" w:rsidRDefault="00183855" w:rsidP="00252212">
            <w:r>
              <w:rPr>
                <w:rFonts w:hint="eastAsia"/>
              </w:rPr>
              <w:t>消息筛选</w:t>
            </w:r>
          </w:p>
        </w:tc>
        <w:tc>
          <w:tcPr>
            <w:tcW w:w="6564" w:type="dxa"/>
            <w:gridSpan w:val="3"/>
          </w:tcPr>
          <w:p w14:paraId="6BB1FCF8" w14:textId="77777777" w:rsidR="00183855" w:rsidRDefault="00183855" w:rsidP="00252212">
            <w:r>
              <w:t xml:space="preserve"> </w:t>
            </w:r>
          </w:p>
        </w:tc>
      </w:tr>
      <w:tr w:rsidR="00183855" w14:paraId="7E91C295" w14:textId="77777777" w:rsidTr="00252212">
        <w:trPr>
          <w:trHeight w:val="566"/>
          <w:jc w:val="center"/>
        </w:trPr>
        <w:tc>
          <w:tcPr>
            <w:tcW w:w="1555" w:type="dxa"/>
            <w:shd w:val="clear" w:color="auto" w:fill="EAF1DD" w:themeFill="accent3" w:themeFillTint="33"/>
          </w:tcPr>
          <w:p w14:paraId="68C2AE7E" w14:textId="77777777" w:rsidR="00183855" w:rsidRDefault="00183855" w:rsidP="00252212">
            <w:r>
              <w:rPr>
                <w:rFonts w:hint="eastAsia"/>
              </w:rPr>
              <w:t>消息内容</w:t>
            </w:r>
          </w:p>
        </w:tc>
        <w:tc>
          <w:tcPr>
            <w:tcW w:w="6564" w:type="dxa"/>
            <w:gridSpan w:val="3"/>
          </w:tcPr>
          <w:p w14:paraId="0FAD1881" w14:textId="77777777" w:rsidR="00183855" w:rsidRDefault="00183855" w:rsidP="00252212">
            <w:r>
              <w:rPr>
                <w:rFonts w:hint="eastAsia"/>
              </w:rPr>
              <w:t>X</w:t>
            </w:r>
            <w:r>
              <w:t>XX</w:t>
            </w:r>
            <w:r>
              <w:rPr>
                <w:rFonts w:hint="eastAsia"/>
              </w:rPr>
              <w:t>，你好，审核报告发出时间超期，</w:t>
            </w:r>
            <w:r>
              <w:rPr>
                <w:rFonts w:hint="eastAsia"/>
              </w:rPr>
              <w:t xml:space="preserve"> </w:t>
            </w:r>
            <w:r>
              <w:rPr>
                <w:rFonts w:hint="eastAsia"/>
              </w:rPr>
              <w:t>请关注。</w:t>
            </w:r>
          </w:p>
        </w:tc>
      </w:tr>
      <w:tr w:rsidR="00183855" w14:paraId="716E34E6" w14:textId="77777777" w:rsidTr="00252212">
        <w:trPr>
          <w:trHeight w:val="566"/>
          <w:jc w:val="center"/>
        </w:trPr>
        <w:tc>
          <w:tcPr>
            <w:tcW w:w="8119" w:type="dxa"/>
            <w:gridSpan w:val="4"/>
            <w:shd w:val="clear" w:color="auto" w:fill="EAF1DD" w:themeFill="accent3" w:themeFillTint="33"/>
          </w:tcPr>
          <w:p w14:paraId="38E2D766"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3EEE93F2" w14:textId="77777777" w:rsidR="00183855" w:rsidRDefault="00183855" w:rsidP="00694C62">
      <w:pPr>
        <w:pStyle w:val="5"/>
      </w:pPr>
      <w:r>
        <w:rPr>
          <w:rFonts w:hint="eastAsia"/>
        </w:rPr>
        <w:t>规则</w:t>
      </w:r>
      <w:r>
        <w:t>18</w:t>
      </w:r>
      <w:r>
        <w:rPr>
          <w:rFonts w:hint="eastAsia"/>
        </w:rPr>
        <w:t>-</w:t>
      </w:r>
      <w:r w:rsidRPr="00F02514">
        <w:rPr>
          <w:rFonts w:hint="eastAsia"/>
        </w:rPr>
        <w:t>立即整改措施</w:t>
      </w:r>
      <w:r>
        <w:rPr>
          <w:rFonts w:hint="eastAsia"/>
        </w:rPr>
        <w:t>提交超期</w:t>
      </w:r>
    </w:p>
    <w:tbl>
      <w:tblPr>
        <w:tblStyle w:val="aff8"/>
        <w:tblW w:w="0" w:type="auto"/>
        <w:jc w:val="center"/>
        <w:tblLook w:val="04A0" w:firstRow="1" w:lastRow="0" w:firstColumn="1" w:lastColumn="0" w:noHBand="0" w:noVBand="1"/>
      </w:tblPr>
      <w:tblGrid>
        <w:gridCol w:w="1555"/>
        <w:gridCol w:w="1882"/>
        <w:gridCol w:w="1945"/>
        <w:gridCol w:w="2737"/>
      </w:tblGrid>
      <w:tr w:rsidR="00183855" w14:paraId="12D3B204" w14:textId="77777777" w:rsidTr="00252212">
        <w:trPr>
          <w:trHeight w:val="558"/>
          <w:jc w:val="center"/>
        </w:trPr>
        <w:tc>
          <w:tcPr>
            <w:tcW w:w="1555" w:type="dxa"/>
            <w:shd w:val="clear" w:color="auto" w:fill="EAF1DD" w:themeFill="accent3" w:themeFillTint="33"/>
          </w:tcPr>
          <w:p w14:paraId="7E83D927" w14:textId="77777777" w:rsidR="00183855" w:rsidRDefault="00183855" w:rsidP="00252212">
            <w:r>
              <w:rPr>
                <w:rFonts w:hint="eastAsia"/>
              </w:rPr>
              <w:t>消息频率</w:t>
            </w:r>
          </w:p>
        </w:tc>
        <w:tc>
          <w:tcPr>
            <w:tcW w:w="1882" w:type="dxa"/>
          </w:tcPr>
          <w:p w14:paraId="232EB1A5" w14:textId="77777777" w:rsidR="00183855" w:rsidRDefault="00183855" w:rsidP="00252212">
            <w:r>
              <w:rPr>
                <w:rFonts w:hint="eastAsia"/>
              </w:rPr>
              <w:t>每周</w:t>
            </w:r>
          </w:p>
        </w:tc>
        <w:tc>
          <w:tcPr>
            <w:tcW w:w="1945" w:type="dxa"/>
            <w:shd w:val="clear" w:color="auto" w:fill="EAF1DD" w:themeFill="accent3" w:themeFillTint="33"/>
          </w:tcPr>
          <w:p w14:paraId="5161BFD0" w14:textId="77777777" w:rsidR="00183855" w:rsidRDefault="00183855" w:rsidP="00252212">
            <w:r>
              <w:rPr>
                <w:rFonts w:hint="eastAsia"/>
              </w:rPr>
              <w:t>消息类型</w:t>
            </w:r>
          </w:p>
        </w:tc>
        <w:tc>
          <w:tcPr>
            <w:tcW w:w="2737" w:type="dxa"/>
          </w:tcPr>
          <w:p w14:paraId="2E08633C" w14:textId="77777777" w:rsidR="00183855" w:rsidRDefault="00183855" w:rsidP="00252212">
            <w:r>
              <w:rPr>
                <w:rFonts w:hint="eastAsia"/>
              </w:rPr>
              <w:t>超时</w:t>
            </w:r>
          </w:p>
        </w:tc>
      </w:tr>
      <w:tr w:rsidR="00183855" w14:paraId="24641FA6" w14:textId="77777777" w:rsidTr="00252212">
        <w:trPr>
          <w:trHeight w:val="566"/>
          <w:jc w:val="center"/>
        </w:trPr>
        <w:tc>
          <w:tcPr>
            <w:tcW w:w="1555" w:type="dxa"/>
            <w:shd w:val="clear" w:color="auto" w:fill="EAF1DD" w:themeFill="accent3" w:themeFillTint="33"/>
          </w:tcPr>
          <w:p w14:paraId="5E61064A" w14:textId="77777777" w:rsidR="00183855" w:rsidRDefault="00183855" w:rsidP="00252212">
            <w:r>
              <w:rPr>
                <w:rFonts w:hint="eastAsia"/>
              </w:rPr>
              <w:t>消息级别</w:t>
            </w:r>
          </w:p>
        </w:tc>
        <w:tc>
          <w:tcPr>
            <w:tcW w:w="1882" w:type="dxa"/>
          </w:tcPr>
          <w:p w14:paraId="4B3B1F9F" w14:textId="77777777" w:rsidR="00183855" w:rsidRDefault="00183855" w:rsidP="00252212"/>
        </w:tc>
        <w:tc>
          <w:tcPr>
            <w:tcW w:w="1945" w:type="dxa"/>
            <w:shd w:val="clear" w:color="auto" w:fill="EAF1DD" w:themeFill="accent3" w:themeFillTint="33"/>
          </w:tcPr>
          <w:p w14:paraId="3638EF54" w14:textId="77777777" w:rsidR="00183855" w:rsidRDefault="00183855" w:rsidP="00252212">
            <w:r>
              <w:rPr>
                <w:rFonts w:hint="eastAsia"/>
              </w:rPr>
              <w:t>隶属模块</w:t>
            </w:r>
          </w:p>
        </w:tc>
        <w:tc>
          <w:tcPr>
            <w:tcW w:w="2737" w:type="dxa"/>
          </w:tcPr>
          <w:p w14:paraId="414237D1" w14:textId="77777777" w:rsidR="00183855" w:rsidRDefault="00183855" w:rsidP="00252212">
            <w:r>
              <w:rPr>
                <w:rFonts w:hint="eastAsia"/>
              </w:rPr>
              <w:t>审核管理</w:t>
            </w:r>
          </w:p>
        </w:tc>
      </w:tr>
      <w:tr w:rsidR="00183855" w14:paraId="59D0F458" w14:textId="77777777" w:rsidTr="00252212">
        <w:trPr>
          <w:trHeight w:val="566"/>
          <w:jc w:val="center"/>
        </w:trPr>
        <w:tc>
          <w:tcPr>
            <w:tcW w:w="1555" w:type="dxa"/>
            <w:shd w:val="clear" w:color="auto" w:fill="EAF1DD" w:themeFill="accent3" w:themeFillTint="33"/>
          </w:tcPr>
          <w:p w14:paraId="301EEB2A" w14:textId="77777777" w:rsidR="00183855" w:rsidRDefault="00183855" w:rsidP="00252212">
            <w:r>
              <w:rPr>
                <w:rFonts w:hint="eastAsia"/>
              </w:rPr>
              <w:t>消息标题</w:t>
            </w:r>
          </w:p>
        </w:tc>
        <w:tc>
          <w:tcPr>
            <w:tcW w:w="1882" w:type="dxa"/>
          </w:tcPr>
          <w:p w14:paraId="2D306527" w14:textId="77777777" w:rsidR="00183855" w:rsidRDefault="00183855" w:rsidP="00252212">
            <w:r w:rsidRPr="00F02514">
              <w:rPr>
                <w:rFonts w:hint="eastAsia"/>
              </w:rPr>
              <w:t>立即整改措施</w:t>
            </w:r>
            <w:r>
              <w:rPr>
                <w:rFonts w:hint="eastAsia"/>
              </w:rPr>
              <w:t>提交超期</w:t>
            </w:r>
          </w:p>
        </w:tc>
        <w:tc>
          <w:tcPr>
            <w:tcW w:w="1945" w:type="dxa"/>
            <w:shd w:val="clear" w:color="auto" w:fill="EAF1DD" w:themeFill="accent3" w:themeFillTint="33"/>
          </w:tcPr>
          <w:p w14:paraId="34A55A2B" w14:textId="77777777" w:rsidR="00183855" w:rsidRDefault="00183855" w:rsidP="00252212">
            <w:r>
              <w:rPr>
                <w:rFonts w:hint="eastAsia"/>
              </w:rPr>
              <w:t>有效标志</w:t>
            </w:r>
          </w:p>
        </w:tc>
        <w:tc>
          <w:tcPr>
            <w:tcW w:w="2737" w:type="dxa"/>
          </w:tcPr>
          <w:p w14:paraId="4680E4A9" w14:textId="77777777" w:rsidR="00183855" w:rsidRDefault="00183855" w:rsidP="00252212">
            <w:r>
              <w:rPr>
                <w:rFonts w:hint="eastAsia"/>
              </w:rPr>
              <w:t>有效</w:t>
            </w:r>
          </w:p>
        </w:tc>
      </w:tr>
      <w:tr w:rsidR="00183855" w14:paraId="6ED535B7" w14:textId="77777777" w:rsidTr="00252212">
        <w:trPr>
          <w:trHeight w:val="566"/>
          <w:jc w:val="center"/>
        </w:trPr>
        <w:tc>
          <w:tcPr>
            <w:tcW w:w="1555" w:type="dxa"/>
            <w:shd w:val="clear" w:color="auto" w:fill="EAF1DD" w:themeFill="accent3" w:themeFillTint="33"/>
          </w:tcPr>
          <w:p w14:paraId="403AC2B7" w14:textId="77777777" w:rsidR="00183855" w:rsidRDefault="00183855" w:rsidP="00252212">
            <w:r>
              <w:rPr>
                <w:rFonts w:hint="eastAsia"/>
              </w:rPr>
              <w:t>接收部门</w:t>
            </w:r>
          </w:p>
        </w:tc>
        <w:tc>
          <w:tcPr>
            <w:tcW w:w="1882" w:type="dxa"/>
          </w:tcPr>
          <w:p w14:paraId="294CABCA" w14:textId="77777777" w:rsidR="00183855" w:rsidRDefault="00183855" w:rsidP="00252212">
            <w:r>
              <w:rPr>
                <w:rFonts w:hint="eastAsia"/>
              </w:rPr>
              <w:t>质量安全部</w:t>
            </w:r>
          </w:p>
        </w:tc>
        <w:tc>
          <w:tcPr>
            <w:tcW w:w="1945" w:type="dxa"/>
            <w:shd w:val="clear" w:color="auto" w:fill="EAF1DD" w:themeFill="accent3" w:themeFillTint="33"/>
          </w:tcPr>
          <w:p w14:paraId="7D673EE5" w14:textId="77777777" w:rsidR="00183855" w:rsidRDefault="00183855" w:rsidP="00252212">
            <w:r>
              <w:rPr>
                <w:rFonts w:hint="eastAsia"/>
              </w:rPr>
              <w:t>接收人</w:t>
            </w:r>
          </w:p>
        </w:tc>
        <w:tc>
          <w:tcPr>
            <w:tcW w:w="2737" w:type="dxa"/>
          </w:tcPr>
          <w:p w14:paraId="7CE4C136" w14:textId="77777777" w:rsidR="00183855" w:rsidRDefault="00183855" w:rsidP="00252212">
            <w:r>
              <w:rPr>
                <w:rFonts w:hint="eastAsia"/>
              </w:rPr>
              <w:t>审核员</w:t>
            </w:r>
          </w:p>
        </w:tc>
      </w:tr>
      <w:tr w:rsidR="00183855" w14:paraId="088E5FE6" w14:textId="77777777" w:rsidTr="00252212">
        <w:trPr>
          <w:trHeight w:val="566"/>
          <w:jc w:val="center"/>
        </w:trPr>
        <w:tc>
          <w:tcPr>
            <w:tcW w:w="1555" w:type="dxa"/>
            <w:shd w:val="clear" w:color="auto" w:fill="EAF1DD" w:themeFill="accent3" w:themeFillTint="33"/>
          </w:tcPr>
          <w:p w14:paraId="047AAC7D" w14:textId="77777777" w:rsidR="00183855" w:rsidRDefault="00183855" w:rsidP="00252212">
            <w:r>
              <w:rPr>
                <w:rFonts w:hint="eastAsia"/>
              </w:rPr>
              <w:lastRenderedPageBreak/>
              <w:t>消息筛选</w:t>
            </w:r>
          </w:p>
        </w:tc>
        <w:tc>
          <w:tcPr>
            <w:tcW w:w="6564" w:type="dxa"/>
            <w:gridSpan w:val="3"/>
          </w:tcPr>
          <w:p w14:paraId="7137E663" w14:textId="77777777" w:rsidR="00183855" w:rsidRDefault="00183855" w:rsidP="00252212">
            <w:r>
              <w:t xml:space="preserve"> </w:t>
            </w:r>
          </w:p>
        </w:tc>
      </w:tr>
      <w:tr w:rsidR="00183855" w14:paraId="7336C0A9" w14:textId="77777777" w:rsidTr="00252212">
        <w:trPr>
          <w:trHeight w:val="566"/>
          <w:jc w:val="center"/>
        </w:trPr>
        <w:tc>
          <w:tcPr>
            <w:tcW w:w="1555" w:type="dxa"/>
            <w:shd w:val="clear" w:color="auto" w:fill="EAF1DD" w:themeFill="accent3" w:themeFillTint="33"/>
          </w:tcPr>
          <w:p w14:paraId="5901BED0" w14:textId="77777777" w:rsidR="00183855" w:rsidRDefault="00183855" w:rsidP="00252212">
            <w:r>
              <w:rPr>
                <w:rFonts w:hint="eastAsia"/>
              </w:rPr>
              <w:t>消息内容</w:t>
            </w:r>
          </w:p>
        </w:tc>
        <w:tc>
          <w:tcPr>
            <w:tcW w:w="6564" w:type="dxa"/>
            <w:gridSpan w:val="3"/>
          </w:tcPr>
          <w:p w14:paraId="33021D9C" w14:textId="77777777" w:rsidR="00183855" w:rsidRDefault="00183855" w:rsidP="00252212">
            <w:r>
              <w:rPr>
                <w:rFonts w:hint="eastAsia"/>
              </w:rPr>
              <w:t>X</w:t>
            </w:r>
            <w:r>
              <w:t>XX</w:t>
            </w:r>
            <w:r>
              <w:rPr>
                <w:rFonts w:hint="eastAsia"/>
              </w:rPr>
              <w:t>，你好，立即整改措施提交已超期，</w:t>
            </w:r>
            <w:r>
              <w:rPr>
                <w:rFonts w:hint="eastAsia"/>
              </w:rPr>
              <w:t xml:space="preserve"> </w:t>
            </w:r>
            <w:r>
              <w:rPr>
                <w:rFonts w:hint="eastAsia"/>
              </w:rPr>
              <w:t>请关注。</w:t>
            </w:r>
          </w:p>
        </w:tc>
      </w:tr>
      <w:tr w:rsidR="00183855" w14:paraId="49750DE2" w14:textId="77777777" w:rsidTr="00252212">
        <w:trPr>
          <w:trHeight w:val="566"/>
          <w:jc w:val="center"/>
        </w:trPr>
        <w:tc>
          <w:tcPr>
            <w:tcW w:w="8119" w:type="dxa"/>
            <w:gridSpan w:val="4"/>
            <w:shd w:val="clear" w:color="auto" w:fill="EAF1DD" w:themeFill="accent3" w:themeFillTint="33"/>
          </w:tcPr>
          <w:p w14:paraId="168A0F2E"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2AA27D75" w14:textId="77777777" w:rsidR="00183855" w:rsidRDefault="00183855" w:rsidP="00694C62">
      <w:pPr>
        <w:pStyle w:val="5"/>
      </w:pPr>
      <w:r>
        <w:rPr>
          <w:rFonts w:hint="eastAsia"/>
        </w:rPr>
        <w:t>规则</w:t>
      </w:r>
      <w:r>
        <w:t>19</w:t>
      </w:r>
      <w:r>
        <w:rPr>
          <w:rFonts w:hint="eastAsia"/>
        </w:rPr>
        <w:t>-</w:t>
      </w:r>
      <w:r w:rsidRPr="000244BC">
        <w:t xml:space="preserve"> </w:t>
      </w:r>
      <w:r>
        <w:rPr>
          <w:rFonts w:hint="eastAsia"/>
        </w:rPr>
        <w:t>原因分析提交超期</w:t>
      </w:r>
    </w:p>
    <w:tbl>
      <w:tblPr>
        <w:tblStyle w:val="aff8"/>
        <w:tblW w:w="0" w:type="auto"/>
        <w:jc w:val="center"/>
        <w:tblLook w:val="04A0" w:firstRow="1" w:lastRow="0" w:firstColumn="1" w:lastColumn="0" w:noHBand="0" w:noVBand="1"/>
      </w:tblPr>
      <w:tblGrid>
        <w:gridCol w:w="1555"/>
        <w:gridCol w:w="1882"/>
        <w:gridCol w:w="1945"/>
        <w:gridCol w:w="2737"/>
      </w:tblGrid>
      <w:tr w:rsidR="00183855" w14:paraId="55323993" w14:textId="77777777" w:rsidTr="00252212">
        <w:trPr>
          <w:trHeight w:val="558"/>
          <w:jc w:val="center"/>
        </w:trPr>
        <w:tc>
          <w:tcPr>
            <w:tcW w:w="1555" w:type="dxa"/>
            <w:shd w:val="clear" w:color="auto" w:fill="EAF1DD" w:themeFill="accent3" w:themeFillTint="33"/>
          </w:tcPr>
          <w:p w14:paraId="257F3AD7" w14:textId="77777777" w:rsidR="00183855" w:rsidRDefault="00183855" w:rsidP="00252212">
            <w:r>
              <w:rPr>
                <w:rFonts w:hint="eastAsia"/>
              </w:rPr>
              <w:t>消息频率</w:t>
            </w:r>
          </w:p>
        </w:tc>
        <w:tc>
          <w:tcPr>
            <w:tcW w:w="1882" w:type="dxa"/>
          </w:tcPr>
          <w:p w14:paraId="1D010A2C" w14:textId="77777777" w:rsidR="00183855" w:rsidRDefault="00183855" w:rsidP="00252212">
            <w:r>
              <w:rPr>
                <w:rFonts w:hint="eastAsia"/>
              </w:rPr>
              <w:t>每周</w:t>
            </w:r>
          </w:p>
        </w:tc>
        <w:tc>
          <w:tcPr>
            <w:tcW w:w="1945" w:type="dxa"/>
            <w:shd w:val="clear" w:color="auto" w:fill="EAF1DD" w:themeFill="accent3" w:themeFillTint="33"/>
          </w:tcPr>
          <w:p w14:paraId="4BEFF913" w14:textId="77777777" w:rsidR="00183855" w:rsidRDefault="00183855" w:rsidP="00252212">
            <w:r>
              <w:rPr>
                <w:rFonts w:hint="eastAsia"/>
              </w:rPr>
              <w:t>消息类型</w:t>
            </w:r>
          </w:p>
        </w:tc>
        <w:tc>
          <w:tcPr>
            <w:tcW w:w="2737" w:type="dxa"/>
          </w:tcPr>
          <w:p w14:paraId="5033257E" w14:textId="77777777" w:rsidR="00183855" w:rsidRDefault="00183855" w:rsidP="00252212">
            <w:r>
              <w:rPr>
                <w:rFonts w:hint="eastAsia"/>
              </w:rPr>
              <w:t>超时</w:t>
            </w:r>
          </w:p>
        </w:tc>
      </w:tr>
      <w:tr w:rsidR="00183855" w14:paraId="35D63D77" w14:textId="77777777" w:rsidTr="00252212">
        <w:trPr>
          <w:trHeight w:val="566"/>
          <w:jc w:val="center"/>
        </w:trPr>
        <w:tc>
          <w:tcPr>
            <w:tcW w:w="1555" w:type="dxa"/>
            <w:shd w:val="clear" w:color="auto" w:fill="EAF1DD" w:themeFill="accent3" w:themeFillTint="33"/>
          </w:tcPr>
          <w:p w14:paraId="02D79E56" w14:textId="77777777" w:rsidR="00183855" w:rsidRDefault="00183855" w:rsidP="00252212">
            <w:r>
              <w:rPr>
                <w:rFonts w:hint="eastAsia"/>
              </w:rPr>
              <w:t>消息级别</w:t>
            </w:r>
          </w:p>
        </w:tc>
        <w:tc>
          <w:tcPr>
            <w:tcW w:w="1882" w:type="dxa"/>
          </w:tcPr>
          <w:p w14:paraId="24E20C3B" w14:textId="77777777" w:rsidR="00183855" w:rsidRDefault="00183855" w:rsidP="00252212"/>
        </w:tc>
        <w:tc>
          <w:tcPr>
            <w:tcW w:w="1945" w:type="dxa"/>
            <w:shd w:val="clear" w:color="auto" w:fill="EAF1DD" w:themeFill="accent3" w:themeFillTint="33"/>
          </w:tcPr>
          <w:p w14:paraId="0EFBF5C0" w14:textId="77777777" w:rsidR="00183855" w:rsidRDefault="00183855" w:rsidP="00252212">
            <w:r>
              <w:rPr>
                <w:rFonts w:hint="eastAsia"/>
              </w:rPr>
              <w:t>隶属模块</w:t>
            </w:r>
          </w:p>
        </w:tc>
        <w:tc>
          <w:tcPr>
            <w:tcW w:w="2737" w:type="dxa"/>
          </w:tcPr>
          <w:p w14:paraId="730F87B6" w14:textId="77777777" w:rsidR="00183855" w:rsidRDefault="00183855" w:rsidP="00252212">
            <w:r>
              <w:rPr>
                <w:rFonts w:hint="eastAsia"/>
              </w:rPr>
              <w:t>审核管理</w:t>
            </w:r>
          </w:p>
        </w:tc>
      </w:tr>
      <w:tr w:rsidR="00183855" w14:paraId="282F961B" w14:textId="77777777" w:rsidTr="00252212">
        <w:trPr>
          <w:trHeight w:val="566"/>
          <w:jc w:val="center"/>
        </w:trPr>
        <w:tc>
          <w:tcPr>
            <w:tcW w:w="1555" w:type="dxa"/>
            <w:shd w:val="clear" w:color="auto" w:fill="EAF1DD" w:themeFill="accent3" w:themeFillTint="33"/>
          </w:tcPr>
          <w:p w14:paraId="7700CAE1" w14:textId="77777777" w:rsidR="00183855" w:rsidRDefault="00183855" w:rsidP="00252212">
            <w:r>
              <w:rPr>
                <w:rFonts w:hint="eastAsia"/>
              </w:rPr>
              <w:t>消息标题</w:t>
            </w:r>
          </w:p>
        </w:tc>
        <w:tc>
          <w:tcPr>
            <w:tcW w:w="1882" w:type="dxa"/>
          </w:tcPr>
          <w:p w14:paraId="747412F8" w14:textId="77777777" w:rsidR="00183855" w:rsidRDefault="00183855" w:rsidP="00252212">
            <w:r>
              <w:rPr>
                <w:rFonts w:hint="eastAsia"/>
              </w:rPr>
              <w:t>原因分析提交超期</w:t>
            </w:r>
          </w:p>
        </w:tc>
        <w:tc>
          <w:tcPr>
            <w:tcW w:w="1945" w:type="dxa"/>
            <w:shd w:val="clear" w:color="auto" w:fill="EAF1DD" w:themeFill="accent3" w:themeFillTint="33"/>
          </w:tcPr>
          <w:p w14:paraId="2408B067" w14:textId="77777777" w:rsidR="00183855" w:rsidRDefault="00183855" w:rsidP="00252212">
            <w:r>
              <w:rPr>
                <w:rFonts w:hint="eastAsia"/>
              </w:rPr>
              <w:t>有效标志</w:t>
            </w:r>
          </w:p>
        </w:tc>
        <w:tc>
          <w:tcPr>
            <w:tcW w:w="2737" w:type="dxa"/>
          </w:tcPr>
          <w:p w14:paraId="7C642014" w14:textId="77777777" w:rsidR="00183855" w:rsidRDefault="00183855" w:rsidP="00252212">
            <w:r>
              <w:rPr>
                <w:rFonts w:hint="eastAsia"/>
              </w:rPr>
              <w:t>有效</w:t>
            </w:r>
          </w:p>
        </w:tc>
      </w:tr>
      <w:tr w:rsidR="00183855" w14:paraId="1971BA89" w14:textId="77777777" w:rsidTr="00252212">
        <w:trPr>
          <w:trHeight w:val="566"/>
          <w:jc w:val="center"/>
        </w:trPr>
        <w:tc>
          <w:tcPr>
            <w:tcW w:w="1555" w:type="dxa"/>
            <w:shd w:val="clear" w:color="auto" w:fill="EAF1DD" w:themeFill="accent3" w:themeFillTint="33"/>
          </w:tcPr>
          <w:p w14:paraId="449E4095" w14:textId="77777777" w:rsidR="00183855" w:rsidRDefault="00183855" w:rsidP="00252212">
            <w:r>
              <w:rPr>
                <w:rFonts w:hint="eastAsia"/>
              </w:rPr>
              <w:t>接收部门</w:t>
            </w:r>
          </w:p>
        </w:tc>
        <w:tc>
          <w:tcPr>
            <w:tcW w:w="1882" w:type="dxa"/>
          </w:tcPr>
          <w:p w14:paraId="06206581" w14:textId="77777777" w:rsidR="00183855" w:rsidRDefault="00183855" w:rsidP="00252212">
            <w:r>
              <w:rPr>
                <w:rFonts w:hint="eastAsia"/>
              </w:rPr>
              <w:t>质量安全部</w:t>
            </w:r>
          </w:p>
        </w:tc>
        <w:tc>
          <w:tcPr>
            <w:tcW w:w="1945" w:type="dxa"/>
            <w:shd w:val="clear" w:color="auto" w:fill="EAF1DD" w:themeFill="accent3" w:themeFillTint="33"/>
          </w:tcPr>
          <w:p w14:paraId="23E2C362" w14:textId="77777777" w:rsidR="00183855" w:rsidRDefault="00183855" w:rsidP="00252212">
            <w:r>
              <w:rPr>
                <w:rFonts w:hint="eastAsia"/>
              </w:rPr>
              <w:t>接收人</w:t>
            </w:r>
          </w:p>
        </w:tc>
        <w:tc>
          <w:tcPr>
            <w:tcW w:w="2737" w:type="dxa"/>
          </w:tcPr>
          <w:p w14:paraId="4D6E3EF2" w14:textId="77777777" w:rsidR="00183855" w:rsidRDefault="00183855" w:rsidP="00252212">
            <w:r>
              <w:rPr>
                <w:rFonts w:hint="eastAsia"/>
              </w:rPr>
              <w:t>审核员</w:t>
            </w:r>
          </w:p>
        </w:tc>
      </w:tr>
      <w:tr w:rsidR="00183855" w14:paraId="0C067404" w14:textId="77777777" w:rsidTr="00252212">
        <w:trPr>
          <w:trHeight w:val="566"/>
          <w:jc w:val="center"/>
        </w:trPr>
        <w:tc>
          <w:tcPr>
            <w:tcW w:w="1555" w:type="dxa"/>
            <w:shd w:val="clear" w:color="auto" w:fill="EAF1DD" w:themeFill="accent3" w:themeFillTint="33"/>
          </w:tcPr>
          <w:p w14:paraId="3B0DCD78" w14:textId="77777777" w:rsidR="00183855" w:rsidRDefault="00183855" w:rsidP="00252212">
            <w:r>
              <w:rPr>
                <w:rFonts w:hint="eastAsia"/>
              </w:rPr>
              <w:t>消息筛选</w:t>
            </w:r>
          </w:p>
        </w:tc>
        <w:tc>
          <w:tcPr>
            <w:tcW w:w="6564" w:type="dxa"/>
            <w:gridSpan w:val="3"/>
          </w:tcPr>
          <w:p w14:paraId="1B905B2C" w14:textId="77777777" w:rsidR="00183855" w:rsidRDefault="00183855" w:rsidP="00252212">
            <w:r>
              <w:t xml:space="preserve"> </w:t>
            </w:r>
          </w:p>
        </w:tc>
      </w:tr>
      <w:tr w:rsidR="00183855" w14:paraId="04E20534" w14:textId="77777777" w:rsidTr="00252212">
        <w:trPr>
          <w:trHeight w:val="566"/>
          <w:jc w:val="center"/>
        </w:trPr>
        <w:tc>
          <w:tcPr>
            <w:tcW w:w="1555" w:type="dxa"/>
            <w:shd w:val="clear" w:color="auto" w:fill="EAF1DD" w:themeFill="accent3" w:themeFillTint="33"/>
          </w:tcPr>
          <w:p w14:paraId="6E9D6670" w14:textId="77777777" w:rsidR="00183855" w:rsidRDefault="00183855" w:rsidP="00252212">
            <w:r>
              <w:rPr>
                <w:rFonts w:hint="eastAsia"/>
              </w:rPr>
              <w:t>消息内容</w:t>
            </w:r>
          </w:p>
        </w:tc>
        <w:tc>
          <w:tcPr>
            <w:tcW w:w="6564" w:type="dxa"/>
            <w:gridSpan w:val="3"/>
          </w:tcPr>
          <w:p w14:paraId="276FBE3E" w14:textId="77777777" w:rsidR="00183855" w:rsidRDefault="00183855" w:rsidP="00252212">
            <w:r>
              <w:rPr>
                <w:rFonts w:hint="eastAsia"/>
              </w:rPr>
              <w:t>X</w:t>
            </w:r>
            <w:r>
              <w:t>XX</w:t>
            </w:r>
            <w:r>
              <w:rPr>
                <w:rFonts w:hint="eastAsia"/>
              </w:rPr>
              <w:t>，你好，原因分析提交已超期，</w:t>
            </w:r>
            <w:r>
              <w:rPr>
                <w:rFonts w:hint="eastAsia"/>
              </w:rPr>
              <w:t xml:space="preserve"> </w:t>
            </w:r>
            <w:r>
              <w:rPr>
                <w:rFonts w:hint="eastAsia"/>
              </w:rPr>
              <w:t>请关注。</w:t>
            </w:r>
          </w:p>
        </w:tc>
      </w:tr>
      <w:tr w:rsidR="00183855" w14:paraId="68A44F1F" w14:textId="77777777" w:rsidTr="00252212">
        <w:trPr>
          <w:trHeight w:val="566"/>
          <w:jc w:val="center"/>
        </w:trPr>
        <w:tc>
          <w:tcPr>
            <w:tcW w:w="8119" w:type="dxa"/>
            <w:gridSpan w:val="4"/>
            <w:shd w:val="clear" w:color="auto" w:fill="EAF1DD" w:themeFill="accent3" w:themeFillTint="33"/>
          </w:tcPr>
          <w:p w14:paraId="6DEE439A"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7685E878" w14:textId="77777777" w:rsidR="00183855" w:rsidRDefault="00183855" w:rsidP="00694C62">
      <w:pPr>
        <w:pStyle w:val="5"/>
      </w:pPr>
      <w:r>
        <w:rPr>
          <w:rFonts w:hint="eastAsia"/>
        </w:rPr>
        <w:t>规则</w:t>
      </w:r>
      <w:r>
        <w:t>20</w:t>
      </w:r>
      <w:r>
        <w:rPr>
          <w:rFonts w:hint="eastAsia"/>
        </w:rPr>
        <w:t>-</w:t>
      </w:r>
      <w:r w:rsidRPr="000244BC">
        <w:t xml:space="preserve"> </w:t>
      </w:r>
      <w:r>
        <w:rPr>
          <w:rFonts w:hint="eastAsia"/>
        </w:rPr>
        <w:t>纠正</w:t>
      </w:r>
      <w:r w:rsidRPr="00F02514">
        <w:rPr>
          <w:rFonts w:hint="eastAsia"/>
        </w:rPr>
        <w:t>措施</w:t>
      </w:r>
      <w:r>
        <w:rPr>
          <w:rFonts w:hint="eastAsia"/>
        </w:rPr>
        <w:t>提交超期</w:t>
      </w:r>
    </w:p>
    <w:tbl>
      <w:tblPr>
        <w:tblStyle w:val="aff8"/>
        <w:tblW w:w="0" w:type="auto"/>
        <w:jc w:val="center"/>
        <w:tblLook w:val="04A0" w:firstRow="1" w:lastRow="0" w:firstColumn="1" w:lastColumn="0" w:noHBand="0" w:noVBand="1"/>
      </w:tblPr>
      <w:tblGrid>
        <w:gridCol w:w="1555"/>
        <w:gridCol w:w="1882"/>
        <w:gridCol w:w="1945"/>
        <w:gridCol w:w="2737"/>
      </w:tblGrid>
      <w:tr w:rsidR="00183855" w14:paraId="784A7223" w14:textId="77777777" w:rsidTr="00252212">
        <w:trPr>
          <w:trHeight w:val="558"/>
          <w:jc w:val="center"/>
        </w:trPr>
        <w:tc>
          <w:tcPr>
            <w:tcW w:w="1555" w:type="dxa"/>
            <w:shd w:val="clear" w:color="auto" w:fill="EAF1DD" w:themeFill="accent3" w:themeFillTint="33"/>
          </w:tcPr>
          <w:p w14:paraId="11BDD5ED" w14:textId="77777777" w:rsidR="00183855" w:rsidRDefault="00183855" w:rsidP="00252212">
            <w:r>
              <w:rPr>
                <w:rFonts w:hint="eastAsia"/>
              </w:rPr>
              <w:t>消息频率</w:t>
            </w:r>
          </w:p>
        </w:tc>
        <w:tc>
          <w:tcPr>
            <w:tcW w:w="1882" w:type="dxa"/>
          </w:tcPr>
          <w:p w14:paraId="3AC49FD8" w14:textId="77777777" w:rsidR="00183855" w:rsidRDefault="00183855" w:rsidP="00252212">
            <w:r>
              <w:rPr>
                <w:rFonts w:hint="eastAsia"/>
              </w:rPr>
              <w:t>每周</w:t>
            </w:r>
          </w:p>
        </w:tc>
        <w:tc>
          <w:tcPr>
            <w:tcW w:w="1945" w:type="dxa"/>
            <w:shd w:val="clear" w:color="auto" w:fill="EAF1DD" w:themeFill="accent3" w:themeFillTint="33"/>
          </w:tcPr>
          <w:p w14:paraId="2434E488" w14:textId="77777777" w:rsidR="00183855" w:rsidRDefault="00183855" w:rsidP="00252212">
            <w:r>
              <w:rPr>
                <w:rFonts w:hint="eastAsia"/>
              </w:rPr>
              <w:t>消息类型</w:t>
            </w:r>
          </w:p>
        </w:tc>
        <w:tc>
          <w:tcPr>
            <w:tcW w:w="2737" w:type="dxa"/>
          </w:tcPr>
          <w:p w14:paraId="1C2FFEB0" w14:textId="77777777" w:rsidR="00183855" w:rsidRDefault="00183855" w:rsidP="00252212">
            <w:r>
              <w:rPr>
                <w:rFonts w:hint="eastAsia"/>
              </w:rPr>
              <w:t>超时</w:t>
            </w:r>
          </w:p>
        </w:tc>
      </w:tr>
      <w:tr w:rsidR="00183855" w14:paraId="57B8D343" w14:textId="77777777" w:rsidTr="00252212">
        <w:trPr>
          <w:trHeight w:val="566"/>
          <w:jc w:val="center"/>
        </w:trPr>
        <w:tc>
          <w:tcPr>
            <w:tcW w:w="1555" w:type="dxa"/>
            <w:shd w:val="clear" w:color="auto" w:fill="EAF1DD" w:themeFill="accent3" w:themeFillTint="33"/>
          </w:tcPr>
          <w:p w14:paraId="5B099E80" w14:textId="77777777" w:rsidR="00183855" w:rsidRDefault="00183855" w:rsidP="00252212">
            <w:r>
              <w:rPr>
                <w:rFonts w:hint="eastAsia"/>
              </w:rPr>
              <w:t>消息级别</w:t>
            </w:r>
          </w:p>
        </w:tc>
        <w:tc>
          <w:tcPr>
            <w:tcW w:w="1882" w:type="dxa"/>
          </w:tcPr>
          <w:p w14:paraId="1B128306" w14:textId="77777777" w:rsidR="00183855" w:rsidRDefault="00183855" w:rsidP="00252212"/>
        </w:tc>
        <w:tc>
          <w:tcPr>
            <w:tcW w:w="1945" w:type="dxa"/>
            <w:shd w:val="clear" w:color="auto" w:fill="EAF1DD" w:themeFill="accent3" w:themeFillTint="33"/>
          </w:tcPr>
          <w:p w14:paraId="30392D96" w14:textId="77777777" w:rsidR="00183855" w:rsidRDefault="00183855" w:rsidP="00252212">
            <w:r>
              <w:rPr>
                <w:rFonts w:hint="eastAsia"/>
              </w:rPr>
              <w:t>隶属模块</w:t>
            </w:r>
          </w:p>
        </w:tc>
        <w:tc>
          <w:tcPr>
            <w:tcW w:w="2737" w:type="dxa"/>
          </w:tcPr>
          <w:p w14:paraId="1C969402" w14:textId="77777777" w:rsidR="00183855" w:rsidRDefault="00183855" w:rsidP="00252212">
            <w:r>
              <w:rPr>
                <w:rFonts w:hint="eastAsia"/>
              </w:rPr>
              <w:t>审核管理</w:t>
            </w:r>
          </w:p>
        </w:tc>
      </w:tr>
      <w:tr w:rsidR="00183855" w14:paraId="2B225157" w14:textId="77777777" w:rsidTr="00252212">
        <w:trPr>
          <w:trHeight w:val="566"/>
          <w:jc w:val="center"/>
        </w:trPr>
        <w:tc>
          <w:tcPr>
            <w:tcW w:w="1555" w:type="dxa"/>
            <w:shd w:val="clear" w:color="auto" w:fill="EAF1DD" w:themeFill="accent3" w:themeFillTint="33"/>
          </w:tcPr>
          <w:p w14:paraId="688D9691" w14:textId="77777777" w:rsidR="00183855" w:rsidRDefault="00183855" w:rsidP="00252212">
            <w:r>
              <w:rPr>
                <w:rFonts w:hint="eastAsia"/>
              </w:rPr>
              <w:t>消息标题</w:t>
            </w:r>
          </w:p>
        </w:tc>
        <w:tc>
          <w:tcPr>
            <w:tcW w:w="1882" w:type="dxa"/>
          </w:tcPr>
          <w:p w14:paraId="1AD621BA" w14:textId="77777777" w:rsidR="00183855" w:rsidRDefault="00183855" w:rsidP="00252212">
            <w:r>
              <w:rPr>
                <w:rFonts w:hint="eastAsia"/>
              </w:rPr>
              <w:t>纠正</w:t>
            </w:r>
            <w:r w:rsidRPr="00F02514">
              <w:rPr>
                <w:rFonts w:hint="eastAsia"/>
              </w:rPr>
              <w:t>措施</w:t>
            </w:r>
            <w:r>
              <w:rPr>
                <w:rFonts w:hint="eastAsia"/>
              </w:rPr>
              <w:t>提交超期</w:t>
            </w:r>
          </w:p>
        </w:tc>
        <w:tc>
          <w:tcPr>
            <w:tcW w:w="1945" w:type="dxa"/>
            <w:shd w:val="clear" w:color="auto" w:fill="EAF1DD" w:themeFill="accent3" w:themeFillTint="33"/>
          </w:tcPr>
          <w:p w14:paraId="23D8A960" w14:textId="77777777" w:rsidR="00183855" w:rsidRDefault="00183855" w:rsidP="00252212">
            <w:r>
              <w:rPr>
                <w:rFonts w:hint="eastAsia"/>
              </w:rPr>
              <w:t>有效标志</w:t>
            </w:r>
          </w:p>
        </w:tc>
        <w:tc>
          <w:tcPr>
            <w:tcW w:w="2737" w:type="dxa"/>
          </w:tcPr>
          <w:p w14:paraId="49E68252" w14:textId="77777777" w:rsidR="00183855" w:rsidRDefault="00183855" w:rsidP="00252212">
            <w:r>
              <w:rPr>
                <w:rFonts w:hint="eastAsia"/>
              </w:rPr>
              <w:t>有效</w:t>
            </w:r>
          </w:p>
        </w:tc>
      </w:tr>
      <w:tr w:rsidR="00183855" w14:paraId="2BDA0267" w14:textId="77777777" w:rsidTr="00252212">
        <w:trPr>
          <w:trHeight w:val="566"/>
          <w:jc w:val="center"/>
        </w:trPr>
        <w:tc>
          <w:tcPr>
            <w:tcW w:w="1555" w:type="dxa"/>
            <w:shd w:val="clear" w:color="auto" w:fill="EAF1DD" w:themeFill="accent3" w:themeFillTint="33"/>
          </w:tcPr>
          <w:p w14:paraId="5E97505E" w14:textId="77777777" w:rsidR="00183855" w:rsidRDefault="00183855" w:rsidP="00252212">
            <w:r>
              <w:rPr>
                <w:rFonts w:hint="eastAsia"/>
              </w:rPr>
              <w:t>接收部门</w:t>
            </w:r>
          </w:p>
        </w:tc>
        <w:tc>
          <w:tcPr>
            <w:tcW w:w="1882" w:type="dxa"/>
          </w:tcPr>
          <w:p w14:paraId="6DF31736" w14:textId="77777777" w:rsidR="00183855" w:rsidRDefault="00183855" w:rsidP="00252212">
            <w:r>
              <w:rPr>
                <w:rFonts w:hint="eastAsia"/>
              </w:rPr>
              <w:t>质量安全部</w:t>
            </w:r>
          </w:p>
        </w:tc>
        <w:tc>
          <w:tcPr>
            <w:tcW w:w="1945" w:type="dxa"/>
            <w:shd w:val="clear" w:color="auto" w:fill="EAF1DD" w:themeFill="accent3" w:themeFillTint="33"/>
          </w:tcPr>
          <w:p w14:paraId="21CE767E" w14:textId="77777777" w:rsidR="00183855" w:rsidRDefault="00183855" w:rsidP="00252212">
            <w:r>
              <w:rPr>
                <w:rFonts w:hint="eastAsia"/>
              </w:rPr>
              <w:t>接收人</w:t>
            </w:r>
          </w:p>
        </w:tc>
        <w:tc>
          <w:tcPr>
            <w:tcW w:w="2737" w:type="dxa"/>
          </w:tcPr>
          <w:p w14:paraId="08A48DA1" w14:textId="77777777" w:rsidR="00183855" w:rsidRDefault="00183855" w:rsidP="00252212">
            <w:r>
              <w:rPr>
                <w:rFonts w:hint="eastAsia"/>
              </w:rPr>
              <w:t>审核员</w:t>
            </w:r>
          </w:p>
        </w:tc>
      </w:tr>
      <w:tr w:rsidR="00183855" w14:paraId="7E1D47D5" w14:textId="77777777" w:rsidTr="00252212">
        <w:trPr>
          <w:trHeight w:val="566"/>
          <w:jc w:val="center"/>
        </w:trPr>
        <w:tc>
          <w:tcPr>
            <w:tcW w:w="1555" w:type="dxa"/>
            <w:shd w:val="clear" w:color="auto" w:fill="EAF1DD" w:themeFill="accent3" w:themeFillTint="33"/>
          </w:tcPr>
          <w:p w14:paraId="659AE3A3" w14:textId="77777777" w:rsidR="00183855" w:rsidRDefault="00183855" w:rsidP="00252212">
            <w:r>
              <w:rPr>
                <w:rFonts w:hint="eastAsia"/>
              </w:rPr>
              <w:t>消息筛选</w:t>
            </w:r>
          </w:p>
        </w:tc>
        <w:tc>
          <w:tcPr>
            <w:tcW w:w="6564" w:type="dxa"/>
            <w:gridSpan w:val="3"/>
          </w:tcPr>
          <w:p w14:paraId="021BC33A" w14:textId="77777777" w:rsidR="00183855" w:rsidRDefault="00183855" w:rsidP="00252212">
            <w:r>
              <w:t xml:space="preserve"> </w:t>
            </w:r>
          </w:p>
        </w:tc>
      </w:tr>
      <w:tr w:rsidR="00183855" w14:paraId="68017EC1" w14:textId="77777777" w:rsidTr="00252212">
        <w:trPr>
          <w:trHeight w:val="566"/>
          <w:jc w:val="center"/>
        </w:trPr>
        <w:tc>
          <w:tcPr>
            <w:tcW w:w="1555" w:type="dxa"/>
            <w:shd w:val="clear" w:color="auto" w:fill="EAF1DD" w:themeFill="accent3" w:themeFillTint="33"/>
          </w:tcPr>
          <w:p w14:paraId="4459A653" w14:textId="77777777" w:rsidR="00183855" w:rsidRDefault="00183855" w:rsidP="00252212">
            <w:r>
              <w:rPr>
                <w:rFonts w:hint="eastAsia"/>
              </w:rPr>
              <w:t>消息内容</w:t>
            </w:r>
          </w:p>
        </w:tc>
        <w:tc>
          <w:tcPr>
            <w:tcW w:w="6564" w:type="dxa"/>
            <w:gridSpan w:val="3"/>
          </w:tcPr>
          <w:p w14:paraId="3E4E96F1" w14:textId="77777777" w:rsidR="00183855" w:rsidRDefault="00183855" w:rsidP="00252212">
            <w:r>
              <w:rPr>
                <w:rFonts w:hint="eastAsia"/>
              </w:rPr>
              <w:t>X</w:t>
            </w:r>
            <w:r>
              <w:t>XX</w:t>
            </w:r>
            <w:r>
              <w:rPr>
                <w:rFonts w:hint="eastAsia"/>
              </w:rPr>
              <w:t>，你好，纠正措施提交已超期，</w:t>
            </w:r>
            <w:r>
              <w:rPr>
                <w:rFonts w:hint="eastAsia"/>
              </w:rPr>
              <w:t xml:space="preserve"> </w:t>
            </w:r>
            <w:r>
              <w:rPr>
                <w:rFonts w:hint="eastAsia"/>
              </w:rPr>
              <w:t>请关注。</w:t>
            </w:r>
          </w:p>
        </w:tc>
      </w:tr>
      <w:tr w:rsidR="00183855" w14:paraId="74A240B8" w14:textId="77777777" w:rsidTr="00252212">
        <w:trPr>
          <w:trHeight w:val="566"/>
          <w:jc w:val="center"/>
        </w:trPr>
        <w:tc>
          <w:tcPr>
            <w:tcW w:w="8119" w:type="dxa"/>
            <w:gridSpan w:val="4"/>
            <w:shd w:val="clear" w:color="auto" w:fill="EAF1DD" w:themeFill="accent3" w:themeFillTint="33"/>
          </w:tcPr>
          <w:p w14:paraId="1C689ED6"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AC98A8A" w14:textId="77777777" w:rsidR="00183855" w:rsidRPr="000244BC" w:rsidRDefault="00183855" w:rsidP="00694C62">
      <w:pPr>
        <w:pStyle w:val="5"/>
      </w:pPr>
      <w:r>
        <w:rPr>
          <w:rFonts w:hint="eastAsia"/>
        </w:rPr>
        <w:t>规则</w:t>
      </w:r>
      <w:r>
        <w:t>21</w:t>
      </w:r>
      <w:r>
        <w:rPr>
          <w:rFonts w:hint="eastAsia"/>
        </w:rPr>
        <w:t>-审核报告关闭超期</w:t>
      </w:r>
      <w:r w:rsidRPr="000244BC">
        <w:t xml:space="preserve"> </w:t>
      </w:r>
    </w:p>
    <w:tbl>
      <w:tblPr>
        <w:tblStyle w:val="aff8"/>
        <w:tblW w:w="0" w:type="auto"/>
        <w:jc w:val="center"/>
        <w:tblLook w:val="04A0" w:firstRow="1" w:lastRow="0" w:firstColumn="1" w:lastColumn="0" w:noHBand="0" w:noVBand="1"/>
      </w:tblPr>
      <w:tblGrid>
        <w:gridCol w:w="1555"/>
        <w:gridCol w:w="1882"/>
        <w:gridCol w:w="1945"/>
        <w:gridCol w:w="2737"/>
      </w:tblGrid>
      <w:tr w:rsidR="00183855" w14:paraId="798D20D5" w14:textId="77777777" w:rsidTr="00252212">
        <w:trPr>
          <w:trHeight w:val="441"/>
          <w:jc w:val="center"/>
        </w:trPr>
        <w:tc>
          <w:tcPr>
            <w:tcW w:w="1555" w:type="dxa"/>
            <w:shd w:val="clear" w:color="auto" w:fill="EAF1DD" w:themeFill="accent3" w:themeFillTint="33"/>
          </w:tcPr>
          <w:p w14:paraId="40D49DC2" w14:textId="77777777" w:rsidR="00183855" w:rsidRDefault="00183855" w:rsidP="00252212">
            <w:r>
              <w:rPr>
                <w:rFonts w:hint="eastAsia"/>
              </w:rPr>
              <w:t>消息频率</w:t>
            </w:r>
          </w:p>
        </w:tc>
        <w:tc>
          <w:tcPr>
            <w:tcW w:w="1882" w:type="dxa"/>
          </w:tcPr>
          <w:p w14:paraId="37B4FC36" w14:textId="77777777" w:rsidR="00183855" w:rsidRDefault="00183855" w:rsidP="00252212">
            <w:r>
              <w:rPr>
                <w:rFonts w:hint="eastAsia"/>
              </w:rPr>
              <w:t>每周</w:t>
            </w:r>
          </w:p>
        </w:tc>
        <w:tc>
          <w:tcPr>
            <w:tcW w:w="1945" w:type="dxa"/>
            <w:shd w:val="clear" w:color="auto" w:fill="EAF1DD" w:themeFill="accent3" w:themeFillTint="33"/>
          </w:tcPr>
          <w:p w14:paraId="353C6A33" w14:textId="77777777" w:rsidR="00183855" w:rsidRDefault="00183855" w:rsidP="00252212">
            <w:r>
              <w:rPr>
                <w:rFonts w:hint="eastAsia"/>
              </w:rPr>
              <w:t>消息类型</w:t>
            </w:r>
          </w:p>
        </w:tc>
        <w:tc>
          <w:tcPr>
            <w:tcW w:w="2737" w:type="dxa"/>
          </w:tcPr>
          <w:p w14:paraId="69C30469" w14:textId="77777777" w:rsidR="00183855" w:rsidRDefault="00183855" w:rsidP="00252212">
            <w:r>
              <w:rPr>
                <w:rFonts w:hint="eastAsia"/>
              </w:rPr>
              <w:t>超时</w:t>
            </w:r>
          </w:p>
        </w:tc>
      </w:tr>
      <w:tr w:rsidR="00183855" w14:paraId="02AD49F9" w14:textId="77777777" w:rsidTr="00252212">
        <w:trPr>
          <w:trHeight w:val="566"/>
          <w:jc w:val="center"/>
        </w:trPr>
        <w:tc>
          <w:tcPr>
            <w:tcW w:w="1555" w:type="dxa"/>
            <w:shd w:val="clear" w:color="auto" w:fill="EAF1DD" w:themeFill="accent3" w:themeFillTint="33"/>
          </w:tcPr>
          <w:p w14:paraId="363192C6" w14:textId="77777777" w:rsidR="00183855" w:rsidRDefault="00183855" w:rsidP="00252212">
            <w:r>
              <w:rPr>
                <w:rFonts w:hint="eastAsia"/>
              </w:rPr>
              <w:t>消息级别</w:t>
            </w:r>
          </w:p>
        </w:tc>
        <w:tc>
          <w:tcPr>
            <w:tcW w:w="1882" w:type="dxa"/>
          </w:tcPr>
          <w:p w14:paraId="26D89876" w14:textId="77777777" w:rsidR="00183855" w:rsidRDefault="00183855" w:rsidP="00252212"/>
        </w:tc>
        <w:tc>
          <w:tcPr>
            <w:tcW w:w="1945" w:type="dxa"/>
            <w:shd w:val="clear" w:color="auto" w:fill="EAF1DD" w:themeFill="accent3" w:themeFillTint="33"/>
          </w:tcPr>
          <w:p w14:paraId="5E5DBB3C" w14:textId="77777777" w:rsidR="00183855" w:rsidRDefault="00183855" w:rsidP="00252212">
            <w:r>
              <w:rPr>
                <w:rFonts w:hint="eastAsia"/>
              </w:rPr>
              <w:t>隶属模块</w:t>
            </w:r>
          </w:p>
        </w:tc>
        <w:tc>
          <w:tcPr>
            <w:tcW w:w="2737" w:type="dxa"/>
          </w:tcPr>
          <w:p w14:paraId="4CE4DADE" w14:textId="77777777" w:rsidR="00183855" w:rsidRDefault="00183855" w:rsidP="00252212">
            <w:r>
              <w:rPr>
                <w:rFonts w:hint="eastAsia"/>
              </w:rPr>
              <w:t>审核管理</w:t>
            </w:r>
          </w:p>
        </w:tc>
      </w:tr>
      <w:tr w:rsidR="00183855" w14:paraId="3491844D" w14:textId="77777777" w:rsidTr="00252212">
        <w:trPr>
          <w:trHeight w:val="566"/>
          <w:jc w:val="center"/>
        </w:trPr>
        <w:tc>
          <w:tcPr>
            <w:tcW w:w="1555" w:type="dxa"/>
            <w:shd w:val="clear" w:color="auto" w:fill="EAF1DD" w:themeFill="accent3" w:themeFillTint="33"/>
          </w:tcPr>
          <w:p w14:paraId="4CFB8855" w14:textId="77777777" w:rsidR="00183855" w:rsidRDefault="00183855" w:rsidP="00252212">
            <w:r>
              <w:rPr>
                <w:rFonts w:hint="eastAsia"/>
              </w:rPr>
              <w:t>消息标题</w:t>
            </w:r>
          </w:p>
        </w:tc>
        <w:tc>
          <w:tcPr>
            <w:tcW w:w="1882" w:type="dxa"/>
          </w:tcPr>
          <w:p w14:paraId="68AA0B88" w14:textId="77777777" w:rsidR="00183855" w:rsidRDefault="00183855" w:rsidP="00252212">
            <w:r>
              <w:rPr>
                <w:rFonts w:hint="eastAsia"/>
              </w:rPr>
              <w:t>审核报告关闭超期</w:t>
            </w:r>
          </w:p>
        </w:tc>
        <w:tc>
          <w:tcPr>
            <w:tcW w:w="1945" w:type="dxa"/>
            <w:shd w:val="clear" w:color="auto" w:fill="EAF1DD" w:themeFill="accent3" w:themeFillTint="33"/>
          </w:tcPr>
          <w:p w14:paraId="5E894B67" w14:textId="77777777" w:rsidR="00183855" w:rsidRDefault="00183855" w:rsidP="00252212">
            <w:r>
              <w:rPr>
                <w:rFonts w:hint="eastAsia"/>
              </w:rPr>
              <w:t>有效标志</w:t>
            </w:r>
          </w:p>
        </w:tc>
        <w:tc>
          <w:tcPr>
            <w:tcW w:w="2737" w:type="dxa"/>
          </w:tcPr>
          <w:p w14:paraId="541E96F1" w14:textId="77777777" w:rsidR="00183855" w:rsidRDefault="00183855" w:rsidP="00252212">
            <w:r>
              <w:rPr>
                <w:rFonts w:hint="eastAsia"/>
              </w:rPr>
              <w:t>有效</w:t>
            </w:r>
          </w:p>
        </w:tc>
      </w:tr>
      <w:tr w:rsidR="00183855" w14:paraId="4FB114F7" w14:textId="77777777" w:rsidTr="00252212">
        <w:trPr>
          <w:trHeight w:val="566"/>
          <w:jc w:val="center"/>
        </w:trPr>
        <w:tc>
          <w:tcPr>
            <w:tcW w:w="1555" w:type="dxa"/>
            <w:shd w:val="clear" w:color="auto" w:fill="EAF1DD" w:themeFill="accent3" w:themeFillTint="33"/>
          </w:tcPr>
          <w:p w14:paraId="4D8D5543" w14:textId="77777777" w:rsidR="00183855" w:rsidRDefault="00183855" w:rsidP="00252212">
            <w:r>
              <w:rPr>
                <w:rFonts w:hint="eastAsia"/>
              </w:rPr>
              <w:lastRenderedPageBreak/>
              <w:t>接收部门</w:t>
            </w:r>
          </w:p>
        </w:tc>
        <w:tc>
          <w:tcPr>
            <w:tcW w:w="1882" w:type="dxa"/>
          </w:tcPr>
          <w:p w14:paraId="420CDCA2" w14:textId="77777777" w:rsidR="00183855" w:rsidRDefault="00183855" w:rsidP="00252212">
            <w:r>
              <w:rPr>
                <w:rFonts w:hint="eastAsia"/>
              </w:rPr>
              <w:t>质量安全部</w:t>
            </w:r>
          </w:p>
        </w:tc>
        <w:tc>
          <w:tcPr>
            <w:tcW w:w="1945" w:type="dxa"/>
            <w:shd w:val="clear" w:color="auto" w:fill="EAF1DD" w:themeFill="accent3" w:themeFillTint="33"/>
          </w:tcPr>
          <w:p w14:paraId="0278FEE8" w14:textId="77777777" w:rsidR="00183855" w:rsidRDefault="00183855" w:rsidP="00252212">
            <w:r>
              <w:rPr>
                <w:rFonts w:hint="eastAsia"/>
              </w:rPr>
              <w:t>接收人</w:t>
            </w:r>
          </w:p>
        </w:tc>
        <w:tc>
          <w:tcPr>
            <w:tcW w:w="2737" w:type="dxa"/>
          </w:tcPr>
          <w:p w14:paraId="76D7CBC4" w14:textId="77777777" w:rsidR="00183855" w:rsidRDefault="00183855" w:rsidP="00252212">
            <w:r>
              <w:rPr>
                <w:rFonts w:hint="eastAsia"/>
              </w:rPr>
              <w:t>审核员</w:t>
            </w:r>
          </w:p>
        </w:tc>
      </w:tr>
      <w:tr w:rsidR="00183855" w14:paraId="52FD9684" w14:textId="77777777" w:rsidTr="00252212">
        <w:trPr>
          <w:trHeight w:val="566"/>
          <w:jc w:val="center"/>
        </w:trPr>
        <w:tc>
          <w:tcPr>
            <w:tcW w:w="1555" w:type="dxa"/>
            <w:shd w:val="clear" w:color="auto" w:fill="EAF1DD" w:themeFill="accent3" w:themeFillTint="33"/>
          </w:tcPr>
          <w:p w14:paraId="577E34C0" w14:textId="77777777" w:rsidR="00183855" w:rsidRDefault="00183855" w:rsidP="00252212">
            <w:r>
              <w:rPr>
                <w:rFonts w:hint="eastAsia"/>
              </w:rPr>
              <w:t>消息筛选</w:t>
            </w:r>
          </w:p>
        </w:tc>
        <w:tc>
          <w:tcPr>
            <w:tcW w:w="6564" w:type="dxa"/>
            <w:gridSpan w:val="3"/>
          </w:tcPr>
          <w:p w14:paraId="1FBA8E9B" w14:textId="77777777" w:rsidR="00183855" w:rsidRDefault="00183855" w:rsidP="00252212">
            <w:r>
              <w:t xml:space="preserve"> </w:t>
            </w:r>
          </w:p>
        </w:tc>
      </w:tr>
      <w:tr w:rsidR="00183855" w14:paraId="47472938" w14:textId="77777777" w:rsidTr="00252212">
        <w:trPr>
          <w:trHeight w:val="566"/>
          <w:jc w:val="center"/>
        </w:trPr>
        <w:tc>
          <w:tcPr>
            <w:tcW w:w="1555" w:type="dxa"/>
            <w:shd w:val="clear" w:color="auto" w:fill="EAF1DD" w:themeFill="accent3" w:themeFillTint="33"/>
          </w:tcPr>
          <w:p w14:paraId="6584275C" w14:textId="77777777" w:rsidR="00183855" w:rsidRDefault="00183855" w:rsidP="00252212">
            <w:r>
              <w:rPr>
                <w:rFonts w:hint="eastAsia"/>
              </w:rPr>
              <w:t>消息内容</w:t>
            </w:r>
          </w:p>
        </w:tc>
        <w:tc>
          <w:tcPr>
            <w:tcW w:w="6564" w:type="dxa"/>
            <w:gridSpan w:val="3"/>
          </w:tcPr>
          <w:p w14:paraId="19E6D35C" w14:textId="77777777" w:rsidR="00183855" w:rsidRDefault="00183855" w:rsidP="00252212">
            <w:r>
              <w:rPr>
                <w:rFonts w:hint="eastAsia"/>
              </w:rPr>
              <w:t>X</w:t>
            </w:r>
            <w:r>
              <w:t>XX</w:t>
            </w:r>
            <w:r>
              <w:rPr>
                <w:rFonts w:hint="eastAsia"/>
              </w:rPr>
              <w:t>，你好，报告关闭已超期，</w:t>
            </w:r>
            <w:r>
              <w:rPr>
                <w:rFonts w:hint="eastAsia"/>
              </w:rPr>
              <w:t xml:space="preserve"> </w:t>
            </w:r>
            <w:r>
              <w:rPr>
                <w:rFonts w:hint="eastAsia"/>
              </w:rPr>
              <w:t>请关注。</w:t>
            </w:r>
          </w:p>
        </w:tc>
      </w:tr>
      <w:tr w:rsidR="00183855" w14:paraId="2E51E8B3" w14:textId="77777777" w:rsidTr="00252212">
        <w:trPr>
          <w:trHeight w:val="566"/>
          <w:jc w:val="center"/>
        </w:trPr>
        <w:tc>
          <w:tcPr>
            <w:tcW w:w="8119" w:type="dxa"/>
            <w:gridSpan w:val="4"/>
            <w:shd w:val="clear" w:color="auto" w:fill="EAF1DD" w:themeFill="accent3" w:themeFillTint="33"/>
          </w:tcPr>
          <w:p w14:paraId="1005170C"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758DD7E" w14:textId="77777777" w:rsidR="00183855" w:rsidRDefault="00183855" w:rsidP="00694C62">
      <w:pPr>
        <w:pStyle w:val="5"/>
      </w:pPr>
      <w:r>
        <w:rPr>
          <w:rFonts w:hint="eastAsia"/>
        </w:rPr>
        <w:t>规则</w:t>
      </w:r>
      <w:r>
        <w:t>22</w:t>
      </w:r>
      <w:r>
        <w:rPr>
          <w:rFonts w:hint="eastAsia"/>
        </w:rPr>
        <w:t>-审核整改推迟</w:t>
      </w:r>
    </w:p>
    <w:tbl>
      <w:tblPr>
        <w:tblStyle w:val="aff8"/>
        <w:tblW w:w="0" w:type="auto"/>
        <w:jc w:val="center"/>
        <w:tblLook w:val="04A0" w:firstRow="1" w:lastRow="0" w:firstColumn="1" w:lastColumn="0" w:noHBand="0" w:noVBand="1"/>
      </w:tblPr>
      <w:tblGrid>
        <w:gridCol w:w="1555"/>
        <w:gridCol w:w="1882"/>
        <w:gridCol w:w="1945"/>
        <w:gridCol w:w="2737"/>
      </w:tblGrid>
      <w:tr w:rsidR="00183855" w14:paraId="5883301F" w14:textId="77777777" w:rsidTr="00252212">
        <w:trPr>
          <w:trHeight w:val="375"/>
          <w:jc w:val="center"/>
        </w:trPr>
        <w:tc>
          <w:tcPr>
            <w:tcW w:w="1555" w:type="dxa"/>
            <w:shd w:val="clear" w:color="auto" w:fill="EAF1DD" w:themeFill="accent3" w:themeFillTint="33"/>
          </w:tcPr>
          <w:p w14:paraId="7945A74A" w14:textId="77777777" w:rsidR="00183855" w:rsidRDefault="00183855" w:rsidP="00252212">
            <w:r>
              <w:rPr>
                <w:rFonts w:hint="eastAsia"/>
              </w:rPr>
              <w:t>消息频率</w:t>
            </w:r>
          </w:p>
        </w:tc>
        <w:tc>
          <w:tcPr>
            <w:tcW w:w="1882" w:type="dxa"/>
          </w:tcPr>
          <w:p w14:paraId="002FB4AD" w14:textId="77777777" w:rsidR="00183855" w:rsidRDefault="00183855" w:rsidP="00252212"/>
        </w:tc>
        <w:tc>
          <w:tcPr>
            <w:tcW w:w="1945" w:type="dxa"/>
            <w:shd w:val="clear" w:color="auto" w:fill="EAF1DD" w:themeFill="accent3" w:themeFillTint="33"/>
          </w:tcPr>
          <w:p w14:paraId="41330ED0" w14:textId="77777777" w:rsidR="00183855" w:rsidRDefault="00183855" w:rsidP="00252212">
            <w:r>
              <w:rPr>
                <w:rFonts w:hint="eastAsia"/>
              </w:rPr>
              <w:t>消息类型</w:t>
            </w:r>
          </w:p>
        </w:tc>
        <w:tc>
          <w:tcPr>
            <w:tcW w:w="2737" w:type="dxa"/>
          </w:tcPr>
          <w:p w14:paraId="5ECC23B8" w14:textId="77777777" w:rsidR="00183855" w:rsidRDefault="00183855" w:rsidP="00252212">
            <w:r>
              <w:rPr>
                <w:rFonts w:hint="eastAsia"/>
              </w:rPr>
              <w:t>通知</w:t>
            </w:r>
          </w:p>
        </w:tc>
      </w:tr>
      <w:tr w:rsidR="00183855" w14:paraId="3F39E47C" w14:textId="77777777" w:rsidTr="00252212">
        <w:trPr>
          <w:trHeight w:val="380"/>
          <w:jc w:val="center"/>
        </w:trPr>
        <w:tc>
          <w:tcPr>
            <w:tcW w:w="1555" w:type="dxa"/>
            <w:shd w:val="clear" w:color="auto" w:fill="EAF1DD" w:themeFill="accent3" w:themeFillTint="33"/>
          </w:tcPr>
          <w:p w14:paraId="3BD9ECC7" w14:textId="77777777" w:rsidR="00183855" w:rsidRDefault="00183855" w:rsidP="00252212">
            <w:r>
              <w:rPr>
                <w:rFonts w:hint="eastAsia"/>
              </w:rPr>
              <w:t>消息级别</w:t>
            </w:r>
          </w:p>
        </w:tc>
        <w:tc>
          <w:tcPr>
            <w:tcW w:w="1882" w:type="dxa"/>
          </w:tcPr>
          <w:p w14:paraId="325D6E21" w14:textId="77777777" w:rsidR="00183855" w:rsidRDefault="00183855" w:rsidP="00252212"/>
        </w:tc>
        <w:tc>
          <w:tcPr>
            <w:tcW w:w="1945" w:type="dxa"/>
            <w:shd w:val="clear" w:color="auto" w:fill="EAF1DD" w:themeFill="accent3" w:themeFillTint="33"/>
          </w:tcPr>
          <w:p w14:paraId="4556A7AD" w14:textId="77777777" w:rsidR="00183855" w:rsidRDefault="00183855" w:rsidP="00252212">
            <w:r>
              <w:rPr>
                <w:rFonts w:hint="eastAsia"/>
              </w:rPr>
              <w:t>隶属模块</w:t>
            </w:r>
          </w:p>
        </w:tc>
        <w:tc>
          <w:tcPr>
            <w:tcW w:w="2737" w:type="dxa"/>
          </w:tcPr>
          <w:p w14:paraId="286B80D3" w14:textId="77777777" w:rsidR="00183855" w:rsidRDefault="00183855" w:rsidP="00252212">
            <w:r>
              <w:rPr>
                <w:rFonts w:hint="eastAsia"/>
              </w:rPr>
              <w:t>审核模块</w:t>
            </w:r>
          </w:p>
        </w:tc>
      </w:tr>
      <w:tr w:rsidR="00183855" w14:paraId="597FC1A2" w14:textId="77777777" w:rsidTr="00252212">
        <w:trPr>
          <w:trHeight w:val="387"/>
          <w:jc w:val="center"/>
        </w:trPr>
        <w:tc>
          <w:tcPr>
            <w:tcW w:w="1555" w:type="dxa"/>
            <w:shd w:val="clear" w:color="auto" w:fill="EAF1DD" w:themeFill="accent3" w:themeFillTint="33"/>
          </w:tcPr>
          <w:p w14:paraId="2AFF4DFA" w14:textId="77777777" w:rsidR="00183855" w:rsidRDefault="00183855" w:rsidP="00252212">
            <w:r>
              <w:rPr>
                <w:rFonts w:hint="eastAsia"/>
              </w:rPr>
              <w:t>消息标题</w:t>
            </w:r>
          </w:p>
        </w:tc>
        <w:tc>
          <w:tcPr>
            <w:tcW w:w="1882" w:type="dxa"/>
          </w:tcPr>
          <w:p w14:paraId="1F5F3D00" w14:textId="77777777" w:rsidR="00183855" w:rsidRDefault="00183855" w:rsidP="00252212">
            <w:r>
              <w:rPr>
                <w:rFonts w:hint="eastAsia"/>
              </w:rPr>
              <w:t>审核整改推迟</w:t>
            </w:r>
          </w:p>
        </w:tc>
        <w:tc>
          <w:tcPr>
            <w:tcW w:w="1945" w:type="dxa"/>
            <w:shd w:val="clear" w:color="auto" w:fill="EAF1DD" w:themeFill="accent3" w:themeFillTint="33"/>
          </w:tcPr>
          <w:p w14:paraId="23B3DFED" w14:textId="77777777" w:rsidR="00183855" w:rsidRDefault="00183855" w:rsidP="00252212">
            <w:r>
              <w:rPr>
                <w:rFonts w:hint="eastAsia"/>
              </w:rPr>
              <w:t>有效标志</w:t>
            </w:r>
          </w:p>
        </w:tc>
        <w:tc>
          <w:tcPr>
            <w:tcW w:w="2737" w:type="dxa"/>
          </w:tcPr>
          <w:p w14:paraId="46A2400B" w14:textId="77777777" w:rsidR="00183855" w:rsidRDefault="00183855" w:rsidP="00252212">
            <w:r>
              <w:rPr>
                <w:rFonts w:hint="eastAsia"/>
              </w:rPr>
              <w:t>有效</w:t>
            </w:r>
          </w:p>
        </w:tc>
      </w:tr>
      <w:tr w:rsidR="00183855" w14:paraId="0C8BFBE1" w14:textId="77777777" w:rsidTr="00252212">
        <w:trPr>
          <w:trHeight w:val="566"/>
          <w:jc w:val="center"/>
        </w:trPr>
        <w:tc>
          <w:tcPr>
            <w:tcW w:w="1555" w:type="dxa"/>
            <w:shd w:val="clear" w:color="auto" w:fill="EAF1DD" w:themeFill="accent3" w:themeFillTint="33"/>
          </w:tcPr>
          <w:p w14:paraId="15344350" w14:textId="77777777" w:rsidR="00183855" w:rsidRDefault="00183855" w:rsidP="00252212">
            <w:r>
              <w:rPr>
                <w:rFonts w:hint="eastAsia"/>
              </w:rPr>
              <w:t>接收部门</w:t>
            </w:r>
          </w:p>
        </w:tc>
        <w:tc>
          <w:tcPr>
            <w:tcW w:w="1882" w:type="dxa"/>
          </w:tcPr>
          <w:p w14:paraId="11071747" w14:textId="77777777" w:rsidR="00183855" w:rsidRDefault="00183855" w:rsidP="00252212">
            <w:r>
              <w:rPr>
                <w:rFonts w:hint="eastAsia"/>
              </w:rPr>
              <w:t>质量安全部</w:t>
            </w:r>
          </w:p>
        </w:tc>
        <w:tc>
          <w:tcPr>
            <w:tcW w:w="1945" w:type="dxa"/>
            <w:shd w:val="clear" w:color="auto" w:fill="EAF1DD" w:themeFill="accent3" w:themeFillTint="33"/>
          </w:tcPr>
          <w:p w14:paraId="5814AFA5" w14:textId="77777777" w:rsidR="00183855" w:rsidRDefault="00183855" w:rsidP="00252212">
            <w:r>
              <w:rPr>
                <w:rFonts w:hint="eastAsia"/>
              </w:rPr>
              <w:t>接收人</w:t>
            </w:r>
          </w:p>
        </w:tc>
        <w:tc>
          <w:tcPr>
            <w:tcW w:w="2737" w:type="dxa"/>
          </w:tcPr>
          <w:p w14:paraId="2CA33744" w14:textId="77777777" w:rsidR="00183855" w:rsidRDefault="00183855" w:rsidP="00252212">
            <w:r>
              <w:rPr>
                <w:rFonts w:hint="eastAsia"/>
              </w:rPr>
              <w:t>质量安全部总经理</w:t>
            </w:r>
          </w:p>
        </w:tc>
      </w:tr>
      <w:tr w:rsidR="00183855" w14:paraId="655A8528" w14:textId="77777777" w:rsidTr="00252212">
        <w:trPr>
          <w:trHeight w:val="566"/>
          <w:jc w:val="center"/>
        </w:trPr>
        <w:tc>
          <w:tcPr>
            <w:tcW w:w="1555" w:type="dxa"/>
            <w:shd w:val="clear" w:color="auto" w:fill="EAF1DD" w:themeFill="accent3" w:themeFillTint="33"/>
          </w:tcPr>
          <w:p w14:paraId="714AA7D9" w14:textId="77777777" w:rsidR="00183855" w:rsidRDefault="00183855" w:rsidP="00252212">
            <w:r>
              <w:rPr>
                <w:rFonts w:hint="eastAsia"/>
              </w:rPr>
              <w:t>消息筛选</w:t>
            </w:r>
          </w:p>
        </w:tc>
        <w:tc>
          <w:tcPr>
            <w:tcW w:w="6564" w:type="dxa"/>
            <w:gridSpan w:val="3"/>
          </w:tcPr>
          <w:p w14:paraId="58162A1D" w14:textId="77777777" w:rsidR="00183855" w:rsidRDefault="00183855" w:rsidP="00252212">
            <w:r>
              <w:t xml:space="preserve"> </w:t>
            </w:r>
          </w:p>
        </w:tc>
      </w:tr>
      <w:tr w:rsidR="00183855" w14:paraId="49C2AEE5" w14:textId="77777777" w:rsidTr="00252212">
        <w:trPr>
          <w:trHeight w:val="566"/>
          <w:jc w:val="center"/>
        </w:trPr>
        <w:tc>
          <w:tcPr>
            <w:tcW w:w="1555" w:type="dxa"/>
            <w:shd w:val="clear" w:color="auto" w:fill="EAF1DD" w:themeFill="accent3" w:themeFillTint="33"/>
          </w:tcPr>
          <w:p w14:paraId="5CB33B94" w14:textId="77777777" w:rsidR="00183855" w:rsidRDefault="00183855" w:rsidP="00252212">
            <w:r>
              <w:rPr>
                <w:rFonts w:hint="eastAsia"/>
              </w:rPr>
              <w:t>消息内容</w:t>
            </w:r>
          </w:p>
        </w:tc>
        <w:tc>
          <w:tcPr>
            <w:tcW w:w="6564" w:type="dxa"/>
            <w:gridSpan w:val="3"/>
          </w:tcPr>
          <w:p w14:paraId="630173C1" w14:textId="77777777" w:rsidR="00183855" w:rsidRDefault="00183855" w:rsidP="00252212">
            <w:r>
              <w:rPr>
                <w:rFonts w:hint="eastAsia"/>
              </w:rPr>
              <w:t>X</w:t>
            </w:r>
            <w:r>
              <w:t>XX</w:t>
            </w:r>
            <w:r>
              <w:rPr>
                <w:rFonts w:hint="eastAsia"/>
              </w:rPr>
              <w:t>，你好，审核整改已推迟，</w:t>
            </w:r>
            <w:r>
              <w:rPr>
                <w:rFonts w:hint="eastAsia"/>
              </w:rPr>
              <w:t xml:space="preserve"> </w:t>
            </w:r>
            <w:r>
              <w:rPr>
                <w:rFonts w:hint="eastAsia"/>
              </w:rPr>
              <w:t>请关注。</w:t>
            </w:r>
          </w:p>
        </w:tc>
      </w:tr>
      <w:tr w:rsidR="00183855" w14:paraId="724ABCEB" w14:textId="77777777" w:rsidTr="00252212">
        <w:trPr>
          <w:trHeight w:val="566"/>
          <w:jc w:val="center"/>
        </w:trPr>
        <w:tc>
          <w:tcPr>
            <w:tcW w:w="8119" w:type="dxa"/>
            <w:gridSpan w:val="4"/>
            <w:shd w:val="clear" w:color="auto" w:fill="EAF1DD" w:themeFill="accent3" w:themeFillTint="33"/>
          </w:tcPr>
          <w:p w14:paraId="4CBC63BA"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1FCA821" w14:textId="7CEADF0F" w:rsidR="00183855" w:rsidRPr="00BD2FE6" w:rsidRDefault="00183855" w:rsidP="00694C62">
      <w:pPr>
        <w:pStyle w:val="5"/>
      </w:pPr>
      <w:r>
        <w:rPr>
          <w:rFonts w:hint="eastAsia"/>
        </w:rPr>
        <w:t>规则</w:t>
      </w:r>
      <w:r>
        <w:t>23</w:t>
      </w:r>
      <w:r>
        <w:rPr>
          <w:rFonts w:hint="eastAsia"/>
        </w:rPr>
        <w:t>-技术人员许可能力评估</w:t>
      </w:r>
      <w:r w:rsidRPr="000244BC">
        <w:t xml:space="preserve"> </w:t>
      </w:r>
      <w:r w:rsidR="00A126C2">
        <w:t xml:space="preserve"> </w:t>
      </w:r>
      <w:r w:rsidR="00A126C2">
        <w:rPr>
          <w:rFonts w:hint="eastAsia"/>
        </w:rPr>
        <w:t>-</w:t>
      </w:r>
      <w:r w:rsidR="00A126C2">
        <w:t>流程</w:t>
      </w:r>
    </w:p>
    <w:tbl>
      <w:tblPr>
        <w:tblStyle w:val="aff8"/>
        <w:tblW w:w="0" w:type="auto"/>
        <w:jc w:val="center"/>
        <w:tblLook w:val="04A0" w:firstRow="1" w:lastRow="0" w:firstColumn="1" w:lastColumn="0" w:noHBand="0" w:noVBand="1"/>
      </w:tblPr>
      <w:tblGrid>
        <w:gridCol w:w="1555"/>
        <w:gridCol w:w="1882"/>
        <w:gridCol w:w="1945"/>
        <w:gridCol w:w="2737"/>
      </w:tblGrid>
      <w:tr w:rsidR="00183855" w14:paraId="0BA11E16" w14:textId="77777777" w:rsidTr="00252212">
        <w:trPr>
          <w:trHeight w:val="558"/>
          <w:jc w:val="center"/>
        </w:trPr>
        <w:tc>
          <w:tcPr>
            <w:tcW w:w="1555" w:type="dxa"/>
            <w:shd w:val="clear" w:color="auto" w:fill="EAF1DD" w:themeFill="accent3" w:themeFillTint="33"/>
          </w:tcPr>
          <w:p w14:paraId="64CAE762" w14:textId="77777777" w:rsidR="00183855" w:rsidRDefault="00183855" w:rsidP="00252212">
            <w:r>
              <w:rPr>
                <w:rFonts w:hint="eastAsia"/>
              </w:rPr>
              <w:t>消息频率</w:t>
            </w:r>
          </w:p>
        </w:tc>
        <w:tc>
          <w:tcPr>
            <w:tcW w:w="1882" w:type="dxa"/>
          </w:tcPr>
          <w:p w14:paraId="571B7BEF" w14:textId="77777777" w:rsidR="00183855" w:rsidRDefault="00183855" w:rsidP="00252212">
            <w:r>
              <w:rPr>
                <w:rFonts w:hint="eastAsia"/>
              </w:rPr>
              <w:t>每半年</w:t>
            </w:r>
          </w:p>
        </w:tc>
        <w:tc>
          <w:tcPr>
            <w:tcW w:w="1945" w:type="dxa"/>
            <w:shd w:val="clear" w:color="auto" w:fill="EAF1DD" w:themeFill="accent3" w:themeFillTint="33"/>
          </w:tcPr>
          <w:p w14:paraId="546E57CA" w14:textId="77777777" w:rsidR="00183855" w:rsidRDefault="00183855" w:rsidP="00252212">
            <w:r>
              <w:rPr>
                <w:rFonts w:hint="eastAsia"/>
              </w:rPr>
              <w:t>消息类型</w:t>
            </w:r>
          </w:p>
        </w:tc>
        <w:tc>
          <w:tcPr>
            <w:tcW w:w="2737" w:type="dxa"/>
          </w:tcPr>
          <w:p w14:paraId="282AC3AA" w14:textId="77777777" w:rsidR="00183855" w:rsidRDefault="00183855" w:rsidP="00252212">
            <w:r>
              <w:rPr>
                <w:rFonts w:hint="eastAsia"/>
              </w:rPr>
              <w:t>邮件通知</w:t>
            </w:r>
          </w:p>
        </w:tc>
      </w:tr>
      <w:tr w:rsidR="00183855" w14:paraId="0F211B47" w14:textId="77777777" w:rsidTr="00252212">
        <w:trPr>
          <w:trHeight w:val="566"/>
          <w:jc w:val="center"/>
        </w:trPr>
        <w:tc>
          <w:tcPr>
            <w:tcW w:w="1555" w:type="dxa"/>
            <w:shd w:val="clear" w:color="auto" w:fill="EAF1DD" w:themeFill="accent3" w:themeFillTint="33"/>
          </w:tcPr>
          <w:p w14:paraId="3F0BF6DA" w14:textId="77777777" w:rsidR="00183855" w:rsidRDefault="00183855" w:rsidP="00252212">
            <w:r>
              <w:rPr>
                <w:rFonts w:hint="eastAsia"/>
              </w:rPr>
              <w:t>消息级别</w:t>
            </w:r>
          </w:p>
        </w:tc>
        <w:tc>
          <w:tcPr>
            <w:tcW w:w="1882" w:type="dxa"/>
          </w:tcPr>
          <w:p w14:paraId="4909E043" w14:textId="77777777" w:rsidR="00183855" w:rsidRDefault="00183855" w:rsidP="00252212"/>
        </w:tc>
        <w:tc>
          <w:tcPr>
            <w:tcW w:w="1945" w:type="dxa"/>
            <w:shd w:val="clear" w:color="auto" w:fill="EAF1DD" w:themeFill="accent3" w:themeFillTint="33"/>
          </w:tcPr>
          <w:p w14:paraId="1AED46BB" w14:textId="77777777" w:rsidR="00183855" w:rsidRDefault="00183855" w:rsidP="00252212">
            <w:r>
              <w:rPr>
                <w:rFonts w:hint="eastAsia"/>
              </w:rPr>
              <w:t>隶属模块</w:t>
            </w:r>
          </w:p>
        </w:tc>
        <w:tc>
          <w:tcPr>
            <w:tcW w:w="2737" w:type="dxa"/>
          </w:tcPr>
          <w:p w14:paraId="1BBF25FD" w14:textId="77777777" w:rsidR="00183855" w:rsidRDefault="00183855" w:rsidP="00252212">
            <w:r>
              <w:rPr>
                <w:rFonts w:hint="eastAsia"/>
              </w:rPr>
              <w:t>许可证管理</w:t>
            </w:r>
          </w:p>
        </w:tc>
      </w:tr>
      <w:tr w:rsidR="00183855" w14:paraId="3485EE91" w14:textId="77777777" w:rsidTr="00252212">
        <w:trPr>
          <w:trHeight w:val="566"/>
          <w:jc w:val="center"/>
        </w:trPr>
        <w:tc>
          <w:tcPr>
            <w:tcW w:w="1555" w:type="dxa"/>
            <w:shd w:val="clear" w:color="auto" w:fill="EAF1DD" w:themeFill="accent3" w:themeFillTint="33"/>
          </w:tcPr>
          <w:p w14:paraId="04202766" w14:textId="77777777" w:rsidR="00183855" w:rsidRDefault="00183855" w:rsidP="00252212">
            <w:r>
              <w:rPr>
                <w:rFonts w:hint="eastAsia"/>
              </w:rPr>
              <w:t>消息标题</w:t>
            </w:r>
          </w:p>
        </w:tc>
        <w:tc>
          <w:tcPr>
            <w:tcW w:w="1882" w:type="dxa"/>
          </w:tcPr>
          <w:p w14:paraId="609414CC" w14:textId="77777777" w:rsidR="00183855" w:rsidRDefault="00183855" w:rsidP="00252212">
            <w:r>
              <w:rPr>
                <w:rFonts w:hint="eastAsia"/>
              </w:rPr>
              <w:t>技术人员进行评估</w:t>
            </w:r>
          </w:p>
        </w:tc>
        <w:tc>
          <w:tcPr>
            <w:tcW w:w="1945" w:type="dxa"/>
            <w:shd w:val="clear" w:color="auto" w:fill="EAF1DD" w:themeFill="accent3" w:themeFillTint="33"/>
          </w:tcPr>
          <w:p w14:paraId="2BEEBE69" w14:textId="77777777" w:rsidR="00183855" w:rsidRDefault="00183855" w:rsidP="00252212">
            <w:r>
              <w:rPr>
                <w:rFonts w:hint="eastAsia"/>
              </w:rPr>
              <w:t>有效标志</w:t>
            </w:r>
          </w:p>
        </w:tc>
        <w:tc>
          <w:tcPr>
            <w:tcW w:w="2737" w:type="dxa"/>
          </w:tcPr>
          <w:p w14:paraId="010B95FE" w14:textId="77777777" w:rsidR="00183855" w:rsidRDefault="00183855" w:rsidP="00252212">
            <w:r>
              <w:rPr>
                <w:rFonts w:hint="eastAsia"/>
              </w:rPr>
              <w:t>有效</w:t>
            </w:r>
          </w:p>
        </w:tc>
      </w:tr>
      <w:tr w:rsidR="00183855" w14:paraId="52657E8F" w14:textId="77777777" w:rsidTr="00252212">
        <w:trPr>
          <w:trHeight w:val="566"/>
          <w:jc w:val="center"/>
        </w:trPr>
        <w:tc>
          <w:tcPr>
            <w:tcW w:w="1555" w:type="dxa"/>
            <w:shd w:val="clear" w:color="auto" w:fill="EAF1DD" w:themeFill="accent3" w:themeFillTint="33"/>
          </w:tcPr>
          <w:p w14:paraId="111DFA7C" w14:textId="77777777" w:rsidR="00183855" w:rsidRDefault="00183855" w:rsidP="00252212">
            <w:r>
              <w:rPr>
                <w:rFonts w:hint="eastAsia"/>
              </w:rPr>
              <w:t>接收部门</w:t>
            </w:r>
          </w:p>
        </w:tc>
        <w:tc>
          <w:tcPr>
            <w:tcW w:w="1882" w:type="dxa"/>
          </w:tcPr>
          <w:p w14:paraId="461F22CD" w14:textId="77777777" w:rsidR="00183855" w:rsidRDefault="00183855" w:rsidP="00252212">
            <w:r>
              <w:rPr>
                <w:rFonts w:hint="eastAsia"/>
              </w:rPr>
              <w:t>质量安全部</w:t>
            </w:r>
          </w:p>
        </w:tc>
        <w:tc>
          <w:tcPr>
            <w:tcW w:w="1945" w:type="dxa"/>
            <w:shd w:val="clear" w:color="auto" w:fill="EAF1DD" w:themeFill="accent3" w:themeFillTint="33"/>
          </w:tcPr>
          <w:p w14:paraId="3386FA10" w14:textId="77777777" w:rsidR="00183855" w:rsidRDefault="00183855" w:rsidP="00252212">
            <w:r>
              <w:rPr>
                <w:rFonts w:hint="eastAsia"/>
              </w:rPr>
              <w:t>接收人</w:t>
            </w:r>
          </w:p>
        </w:tc>
        <w:tc>
          <w:tcPr>
            <w:tcW w:w="2737" w:type="dxa"/>
          </w:tcPr>
          <w:p w14:paraId="5C34030A" w14:textId="77777777" w:rsidR="00183855" w:rsidRDefault="00183855" w:rsidP="00252212">
            <w:r>
              <w:rPr>
                <w:rFonts w:hint="eastAsia"/>
              </w:rPr>
              <w:t>部门负责人</w:t>
            </w:r>
          </w:p>
        </w:tc>
      </w:tr>
      <w:tr w:rsidR="00183855" w14:paraId="7DCCDC14" w14:textId="77777777" w:rsidTr="00252212">
        <w:trPr>
          <w:trHeight w:val="566"/>
          <w:jc w:val="center"/>
        </w:trPr>
        <w:tc>
          <w:tcPr>
            <w:tcW w:w="1555" w:type="dxa"/>
            <w:shd w:val="clear" w:color="auto" w:fill="EAF1DD" w:themeFill="accent3" w:themeFillTint="33"/>
          </w:tcPr>
          <w:p w14:paraId="1AB50B51" w14:textId="77777777" w:rsidR="00183855" w:rsidRDefault="00183855" w:rsidP="00252212">
            <w:r>
              <w:rPr>
                <w:rFonts w:hint="eastAsia"/>
              </w:rPr>
              <w:t>消息筛选</w:t>
            </w:r>
          </w:p>
        </w:tc>
        <w:tc>
          <w:tcPr>
            <w:tcW w:w="6564" w:type="dxa"/>
            <w:gridSpan w:val="3"/>
          </w:tcPr>
          <w:p w14:paraId="2E7FF453" w14:textId="77777777" w:rsidR="00183855" w:rsidRDefault="00183855" w:rsidP="00252212">
            <w:r>
              <w:t xml:space="preserve"> </w:t>
            </w:r>
          </w:p>
        </w:tc>
      </w:tr>
      <w:tr w:rsidR="00183855" w14:paraId="613A50F8" w14:textId="77777777" w:rsidTr="00252212">
        <w:trPr>
          <w:trHeight w:val="566"/>
          <w:jc w:val="center"/>
        </w:trPr>
        <w:tc>
          <w:tcPr>
            <w:tcW w:w="1555" w:type="dxa"/>
            <w:shd w:val="clear" w:color="auto" w:fill="EAF1DD" w:themeFill="accent3" w:themeFillTint="33"/>
          </w:tcPr>
          <w:p w14:paraId="3723F9DB" w14:textId="77777777" w:rsidR="00183855" w:rsidRDefault="00183855" w:rsidP="00252212">
            <w:r>
              <w:rPr>
                <w:rFonts w:hint="eastAsia"/>
              </w:rPr>
              <w:t>消息内容</w:t>
            </w:r>
          </w:p>
        </w:tc>
        <w:tc>
          <w:tcPr>
            <w:tcW w:w="6564" w:type="dxa"/>
            <w:gridSpan w:val="3"/>
          </w:tcPr>
          <w:p w14:paraId="7A351382" w14:textId="77777777" w:rsidR="00183855" w:rsidRDefault="00183855" w:rsidP="00252212">
            <w:r>
              <w:rPr>
                <w:rFonts w:hint="eastAsia"/>
              </w:rPr>
              <w:t>X</w:t>
            </w:r>
            <w:r>
              <w:t>XX</w:t>
            </w:r>
            <w:r>
              <w:rPr>
                <w:rFonts w:hint="eastAsia"/>
              </w:rPr>
              <w:t>，你好</w:t>
            </w:r>
            <w:r>
              <w:rPr>
                <w:rFonts w:hint="eastAsia"/>
              </w:rPr>
              <w:t>,</w:t>
            </w:r>
            <w:r w:rsidRPr="007F27EC">
              <w:rPr>
                <w:rFonts w:ascii="微软雅黑" w:hAnsi="微软雅黑" w:cs="微软雅黑" w:hint="eastAsia"/>
              </w:rPr>
              <w:t xml:space="preserve"> </w:t>
            </w:r>
            <w:r>
              <w:rPr>
                <w:rFonts w:ascii="微软雅黑" w:hAnsi="微软雅黑" w:cs="微软雅黑" w:hint="eastAsia"/>
              </w:rPr>
              <w:t>请</w:t>
            </w:r>
            <w:r w:rsidRPr="007F27EC">
              <w:rPr>
                <w:rFonts w:ascii="微软雅黑" w:hAnsi="微软雅黑" w:cs="微软雅黑" w:hint="eastAsia"/>
              </w:rPr>
              <w:t>提醒技术人员</w:t>
            </w:r>
            <w:r>
              <w:rPr>
                <w:rFonts w:ascii="微软雅黑" w:hAnsi="微软雅黑" w:cs="微软雅黑" w:hint="eastAsia"/>
              </w:rPr>
              <w:t>进行技术资料可获得的评估</w:t>
            </w:r>
            <w:r>
              <w:rPr>
                <w:rFonts w:cs="微软雅黑" w:hint="eastAsia"/>
              </w:rPr>
              <w:t>。</w:t>
            </w:r>
          </w:p>
        </w:tc>
      </w:tr>
      <w:tr w:rsidR="00183855" w14:paraId="7F586A74" w14:textId="77777777" w:rsidTr="00252212">
        <w:trPr>
          <w:trHeight w:val="566"/>
          <w:jc w:val="center"/>
        </w:trPr>
        <w:tc>
          <w:tcPr>
            <w:tcW w:w="8119" w:type="dxa"/>
            <w:gridSpan w:val="4"/>
            <w:shd w:val="clear" w:color="auto" w:fill="EAF1DD" w:themeFill="accent3" w:themeFillTint="33"/>
          </w:tcPr>
          <w:p w14:paraId="154125EB"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18D8802" w14:textId="04F25E64" w:rsidR="00183855" w:rsidRPr="000244BC" w:rsidRDefault="00183855" w:rsidP="00694C62">
      <w:pPr>
        <w:pStyle w:val="5"/>
      </w:pPr>
      <w:r>
        <w:rPr>
          <w:rFonts w:hint="eastAsia"/>
        </w:rPr>
        <w:t>规则</w:t>
      </w:r>
      <w:r>
        <w:t>24</w:t>
      </w:r>
      <w:r>
        <w:rPr>
          <w:rFonts w:hint="eastAsia"/>
        </w:rPr>
        <w:t>-工程人员许可能力评估</w:t>
      </w:r>
      <w:r w:rsidR="00A126C2">
        <w:rPr>
          <w:rFonts w:hint="eastAsia"/>
        </w:rPr>
        <w:t>-</w:t>
      </w:r>
      <w:r w:rsidR="00A126C2">
        <w:t>流程</w:t>
      </w:r>
    </w:p>
    <w:tbl>
      <w:tblPr>
        <w:tblStyle w:val="aff8"/>
        <w:tblW w:w="0" w:type="auto"/>
        <w:jc w:val="center"/>
        <w:tblLook w:val="04A0" w:firstRow="1" w:lastRow="0" w:firstColumn="1" w:lastColumn="0" w:noHBand="0" w:noVBand="1"/>
      </w:tblPr>
      <w:tblGrid>
        <w:gridCol w:w="1555"/>
        <w:gridCol w:w="1882"/>
        <w:gridCol w:w="1945"/>
        <w:gridCol w:w="2737"/>
      </w:tblGrid>
      <w:tr w:rsidR="00183855" w14:paraId="39FF7F7D" w14:textId="77777777" w:rsidTr="00252212">
        <w:trPr>
          <w:trHeight w:val="438"/>
          <w:jc w:val="center"/>
        </w:trPr>
        <w:tc>
          <w:tcPr>
            <w:tcW w:w="1555" w:type="dxa"/>
            <w:shd w:val="clear" w:color="auto" w:fill="EAF1DD" w:themeFill="accent3" w:themeFillTint="33"/>
          </w:tcPr>
          <w:p w14:paraId="3DA78653" w14:textId="77777777" w:rsidR="00183855" w:rsidRDefault="00183855" w:rsidP="00252212">
            <w:r>
              <w:rPr>
                <w:rFonts w:hint="eastAsia"/>
              </w:rPr>
              <w:t>消息频率</w:t>
            </w:r>
          </w:p>
        </w:tc>
        <w:tc>
          <w:tcPr>
            <w:tcW w:w="1882" w:type="dxa"/>
          </w:tcPr>
          <w:p w14:paraId="5ED8F092" w14:textId="77777777" w:rsidR="00183855" w:rsidRDefault="00183855" w:rsidP="00252212">
            <w:r>
              <w:rPr>
                <w:rFonts w:hint="eastAsia"/>
              </w:rPr>
              <w:t>每半年</w:t>
            </w:r>
          </w:p>
        </w:tc>
        <w:tc>
          <w:tcPr>
            <w:tcW w:w="1945" w:type="dxa"/>
            <w:shd w:val="clear" w:color="auto" w:fill="EAF1DD" w:themeFill="accent3" w:themeFillTint="33"/>
          </w:tcPr>
          <w:p w14:paraId="439209C0" w14:textId="77777777" w:rsidR="00183855" w:rsidRDefault="00183855" w:rsidP="00252212">
            <w:r>
              <w:rPr>
                <w:rFonts w:hint="eastAsia"/>
              </w:rPr>
              <w:t>消息类型</w:t>
            </w:r>
          </w:p>
        </w:tc>
        <w:tc>
          <w:tcPr>
            <w:tcW w:w="2737" w:type="dxa"/>
          </w:tcPr>
          <w:p w14:paraId="548CD620" w14:textId="77777777" w:rsidR="00183855" w:rsidRDefault="00183855" w:rsidP="00252212">
            <w:r>
              <w:rPr>
                <w:rFonts w:hint="eastAsia"/>
              </w:rPr>
              <w:t>邮件通知</w:t>
            </w:r>
          </w:p>
        </w:tc>
      </w:tr>
      <w:tr w:rsidR="00183855" w14:paraId="331E2D2F" w14:textId="77777777" w:rsidTr="00252212">
        <w:trPr>
          <w:trHeight w:val="566"/>
          <w:jc w:val="center"/>
        </w:trPr>
        <w:tc>
          <w:tcPr>
            <w:tcW w:w="1555" w:type="dxa"/>
            <w:shd w:val="clear" w:color="auto" w:fill="EAF1DD" w:themeFill="accent3" w:themeFillTint="33"/>
          </w:tcPr>
          <w:p w14:paraId="19CAAD89" w14:textId="77777777" w:rsidR="00183855" w:rsidRDefault="00183855" w:rsidP="00252212">
            <w:r>
              <w:rPr>
                <w:rFonts w:hint="eastAsia"/>
              </w:rPr>
              <w:t>消息级别</w:t>
            </w:r>
          </w:p>
        </w:tc>
        <w:tc>
          <w:tcPr>
            <w:tcW w:w="1882" w:type="dxa"/>
          </w:tcPr>
          <w:p w14:paraId="0F70336B" w14:textId="77777777" w:rsidR="00183855" w:rsidRDefault="00183855" w:rsidP="00252212"/>
        </w:tc>
        <w:tc>
          <w:tcPr>
            <w:tcW w:w="1945" w:type="dxa"/>
            <w:shd w:val="clear" w:color="auto" w:fill="EAF1DD" w:themeFill="accent3" w:themeFillTint="33"/>
          </w:tcPr>
          <w:p w14:paraId="5E7150C2" w14:textId="77777777" w:rsidR="00183855" w:rsidRDefault="00183855" w:rsidP="00252212">
            <w:r>
              <w:rPr>
                <w:rFonts w:hint="eastAsia"/>
              </w:rPr>
              <w:t>隶属模块</w:t>
            </w:r>
          </w:p>
        </w:tc>
        <w:tc>
          <w:tcPr>
            <w:tcW w:w="2737" w:type="dxa"/>
          </w:tcPr>
          <w:p w14:paraId="3C3407DB" w14:textId="77777777" w:rsidR="00183855" w:rsidRDefault="00183855" w:rsidP="00252212">
            <w:r>
              <w:rPr>
                <w:rFonts w:hint="eastAsia"/>
              </w:rPr>
              <w:t>许可证管理</w:t>
            </w:r>
          </w:p>
        </w:tc>
      </w:tr>
      <w:tr w:rsidR="00183855" w14:paraId="767913F0" w14:textId="77777777" w:rsidTr="00252212">
        <w:trPr>
          <w:trHeight w:val="566"/>
          <w:jc w:val="center"/>
        </w:trPr>
        <w:tc>
          <w:tcPr>
            <w:tcW w:w="1555" w:type="dxa"/>
            <w:shd w:val="clear" w:color="auto" w:fill="EAF1DD" w:themeFill="accent3" w:themeFillTint="33"/>
          </w:tcPr>
          <w:p w14:paraId="27B828A3" w14:textId="77777777" w:rsidR="00183855" w:rsidRDefault="00183855" w:rsidP="00252212">
            <w:r>
              <w:rPr>
                <w:rFonts w:hint="eastAsia"/>
              </w:rPr>
              <w:t>消息标题</w:t>
            </w:r>
          </w:p>
        </w:tc>
        <w:tc>
          <w:tcPr>
            <w:tcW w:w="1882" w:type="dxa"/>
          </w:tcPr>
          <w:p w14:paraId="5EFBB068" w14:textId="77777777" w:rsidR="00183855" w:rsidRDefault="00183855" w:rsidP="00252212">
            <w:r>
              <w:rPr>
                <w:rFonts w:hint="eastAsia"/>
              </w:rPr>
              <w:t>工程人员许可能力评估</w:t>
            </w:r>
          </w:p>
        </w:tc>
        <w:tc>
          <w:tcPr>
            <w:tcW w:w="1945" w:type="dxa"/>
            <w:shd w:val="clear" w:color="auto" w:fill="EAF1DD" w:themeFill="accent3" w:themeFillTint="33"/>
          </w:tcPr>
          <w:p w14:paraId="78AB72A6" w14:textId="77777777" w:rsidR="00183855" w:rsidRDefault="00183855" w:rsidP="00252212">
            <w:r>
              <w:rPr>
                <w:rFonts w:hint="eastAsia"/>
              </w:rPr>
              <w:t>有效标志</w:t>
            </w:r>
          </w:p>
        </w:tc>
        <w:tc>
          <w:tcPr>
            <w:tcW w:w="2737" w:type="dxa"/>
          </w:tcPr>
          <w:p w14:paraId="645A4795" w14:textId="77777777" w:rsidR="00183855" w:rsidRDefault="00183855" w:rsidP="00252212">
            <w:r>
              <w:rPr>
                <w:rFonts w:hint="eastAsia"/>
              </w:rPr>
              <w:t>有效</w:t>
            </w:r>
          </w:p>
        </w:tc>
      </w:tr>
      <w:tr w:rsidR="00183855" w14:paraId="69274952" w14:textId="77777777" w:rsidTr="00252212">
        <w:trPr>
          <w:trHeight w:val="566"/>
          <w:jc w:val="center"/>
        </w:trPr>
        <w:tc>
          <w:tcPr>
            <w:tcW w:w="1555" w:type="dxa"/>
            <w:shd w:val="clear" w:color="auto" w:fill="EAF1DD" w:themeFill="accent3" w:themeFillTint="33"/>
          </w:tcPr>
          <w:p w14:paraId="1DFEE536" w14:textId="77777777" w:rsidR="00183855" w:rsidRDefault="00183855" w:rsidP="00252212">
            <w:r>
              <w:rPr>
                <w:rFonts w:hint="eastAsia"/>
              </w:rPr>
              <w:t>接收部门</w:t>
            </w:r>
          </w:p>
        </w:tc>
        <w:tc>
          <w:tcPr>
            <w:tcW w:w="1882" w:type="dxa"/>
          </w:tcPr>
          <w:p w14:paraId="56AC0861" w14:textId="77777777" w:rsidR="00183855" w:rsidRDefault="00183855" w:rsidP="00252212">
            <w:r>
              <w:rPr>
                <w:rFonts w:hint="eastAsia"/>
              </w:rPr>
              <w:t>质量安全部门</w:t>
            </w:r>
          </w:p>
        </w:tc>
        <w:tc>
          <w:tcPr>
            <w:tcW w:w="1945" w:type="dxa"/>
            <w:shd w:val="clear" w:color="auto" w:fill="EAF1DD" w:themeFill="accent3" w:themeFillTint="33"/>
          </w:tcPr>
          <w:p w14:paraId="20CA612F" w14:textId="77777777" w:rsidR="00183855" w:rsidRDefault="00183855" w:rsidP="00252212">
            <w:r>
              <w:rPr>
                <w:rFonts w:hint="eastAsia"/>
              </w:rPr>
              <w:t>接收人</w:t>
            </w:r>
          </w:p>
        </w:tc>
        <w:tc>
          <w:tcPr>
            <w:tcW w:w="2737" w:type="dxa"/>
          </w:tcPr>
          <w:p w14:paraId="0EFF09CA" w14:textId="77777777" w:rsidR="00183855" w:rsidRDefault="00183855" w:rsidP="00252212">
            <w:r>
              <w:rPr>
                <w:rFonts w:hint="eastAsia"/>
              </w:rPr>
              <w:t>部门经理</w:t>
            </w:r>
          </w:p>
        </w:tc>
      </w:tr>
      <w:tr w:rsidR="00183855" w14:paraId="51353FEB" w14:textId="77777777" w:rsidTr="00252212">
        <w:trPr>
          <w:trHeight w:val="566"/>
          <w:jc w:val="center"/>
        </w:trPr>
        <w:tc>
          <w:tcPr>
            <w:tcW w:w="1555" w:type="dxa"/>
            <w:shd w:val="clear" w:color="auto" w:fill="EAF1DD" w:themeFill="accent3" w:themeFillTint="33"/>
          </w:tcPr>
          <w:p w14:paraId="2334BECF" w14:textId="77777777" w:rsidR="00183855" w:rsidRDefault="00183855" w:rsidP="00252212">
            <w:r>
              <w:rPr>
                <w:rFonts w:hint="eastAsia"/>
              </w:rPr>
              <w:lastRenderedPageBreak/>
              <w:t>消息筛选</w:t>
            </w:r>
          </w:p>
        </w:tc>
        <w:tc>
          <w:tcPr>
            <w:tcW w:w="6564" w:type="dxa"/>
            <w:gridSpan w:val="3"/>
          </w:tcPr>
          <w:p w14:paraId="3988D3E1" w14:textId="77777777" w:rsidR="00183855" w:rsidRDefault="00183855" w:rsidP="00252212">
            <w:r>
              <w:t xml:space="preserve"> </w:t>
            </w:r>
          </w:p>
        </w:tc>
      </w:tr>
      <w:tr w:rsidR="00183855" w14:paraId="559DAA5D" w14:textId="77777777" w:rsidTr="00252212">
        <w:trPr>
          <w:trHeight w:val="566"/>
          <w:jc w:val="center"/>
        </w:trPr>
        <w:tc>
          <w:tcPr>
            <w:tcW w:w="1555" w:type="dxa"/>
            <w:shd w:val="clear" w:color="auto" w:fill="EAF1DD" w:themeFill="accent3" w:themeFillTint="33"/>
          </w:tcPr>
          <w:p w14:paraId="02E20AC5" w14:textId="77777777" w:rsidR="00183855" w:rsidRDefault="00183855" w:rsidP="00252212">
            <w:r>
              <w:rPr>
                <w:rFonts w:hint="eastAsia"/>
              </w:rPr>
              <w:t>消息内容</w:t>
            </w:r>
          </w:p>
        </w:tc>
        <w:tc>
          <w:tcPr>
            <w:tcW w:w="6564" w:type="dxa"/>
            <w:gridSpan w:val="3"/>
          </w:tcPr>
          <w:p w14:paraId="34C3C65D" w14:textId="77777777" w:rsidR="00183855" w:rsidRDefault="00183855" w:rsidP="00252212">
            <w:r>
              <w:rPr>
                <w:rFonts w:hint="eastAsia"/>
              </w:rPr>
              <w:t>X</w:t>
            </w:r>
            <w:r>
              <w:t>XX</w:t>
            </w:r>
            <w:r>
              <w:rPr>
                <w:rFonts w:hint="eastAsia"/>
              </w:rPr>
              <w:t>，你好，</w:t>
            </w:r>
            <w:r>
              <w:rPr>
                <w:rFonts w:hint="eastAsia"/>
              </w:rPr>
              <w:t xml:space="preserve"> </w:t>
            </w:r>
            <w:r>
              <w:rPr>
                <w:rFonts w:hint="eastAsia"/>
              </w:rPr>
              <w:t>请工程人员进行</w:t>
            </w:r>
            <w:r>
              <w:rPr>
                <w:rFonts w:hint="eastAsia"/>
              </w:rPr>
              <w:t>M</w:t>
            </w:r>
            <w:r>
              <w:t>PD</w:t>
            </w:r>
            <w:r>
              <w:rPr>
                <w:rFonts w:hint="eastAsia"/>
              </w:rPr>
              <w:t>修订情况评估。</w:t>
            </w:r>
          </w:p>
        </w:tc>
      </w:tr>
      <w:tr w:rsidR="00183855" w14:paraId="645E1B26" w14:textId="77777777" w:rsidTr="00252212">
        <w:trPr>
          <w:trHeight w:val="566"/>
          <w:jc w:val="center"/>
        </w:trPr>
        <w:tc>
          <w:tcPr>
            <w:tcW w:w="8119" w:type="dxa"/>
            <w:gridSpan w:val="4"/>
            <w:shd w:val="clear" w:color="auto" w:fill="EAF1DD" w:themeFill="accent3" w:themeFillTint="33"/>
          </w:tcPr>
          <w:p w14:paraId="1C9D94B1"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9445A46" w14:textId="77777777" w:rsidR="00183855" w:rsidRPr="000244BC" w:rsidRDefault="00183855" w:rsidP="00694C62">
      <w:pPr>
        <w:pStyle w:val="5"/>
      </w:pPr>
      <w:r>
        <w:rPr>
          <w:rFonts w:hint="eastAsia"/>
        </w:rPr>
        <w:t>规则</w:t>
      </w:r>
      <w:r>
        <w:t>25</w:t>
      </w:r>
      <w:r>
        <w:rPr>
          <w:rFonts w:hint="eastAsia"/>
        </w:rPr>
        <w:t>-许可证到期提醒（三个月内）</w:t>
      </w:r>
      <w:r w:rsidRPr="000244BC">
        <w:t xml:space="preserve"> </w:t>
      </w:r>
    </w:p>
    <w:tbl>
      <w:tblPr>
        <w:tblStyle w:val="aff8"/>
        <w:tblW w:w="0" w:type="auto"/>
        <w:jc w:val="center"/>
        <w:tblLook w:val="04A0" w:firstRow="1" w:lastRow="0" w:firstColumn="1" w:lastColumn="0" w:noHBand="0" w:noVBand="1"/>
      </w:tblPr>
      <w:tblGrid>
        <w:gridCol w:w="1555"/>
        <w:gridCol w:w="1882"/>
        <w:gridCol w:w="1945"/>
        <w:gridCol w:w="2737"/>
      </w:tblGrid>
      <w:tr w:rsidR="00183855" w14:paraId="3B5BBD3A" w14:textId="77777777" w:rsidTr="00252212">
        <w:trPr>
          <w:trHeight w:val="519"/>
          <w:jc w:val="center"/>
        </w:trPr>
        <w:tc>
          <w:tcPr>
            <w:tcW w:w="1555" w:type="dxa"/>
            <w:shd w:val="clear" w:color="auto" w:fill="EAF1DD" w:themeFill="accent3" w:themeFillTint="33"/>
          </w:tcPr>
          <w:p w14:paraId="1E47DE43" w14:textId="77777777" w:rsidR="00183855" w:rsidRDefault="00183855" w:rsidP="00252212">
            <w:r>
              <w:rPr>
                <w:rFonts w:hint="eastAsia"/>
              </w:rPr>
              <w:t>消息频率</w:t>
            </w:r>
          </w:p>
        </w:tc>
        <w:tc>
          <w:tcPr>
            <w:tcW w:w="1882" w:type="dxa"/>
          </w:tcPr>
          <w:p w14:paraId="462677F9" w14:textId="77777777" w:rsidR="00183855" w:rsidRDefault="00183855" w:rsidP="00252212">
            <w:r>
              <w:rPr>
                <w:rFonts w:hint="eastAsia"/>
              </w:rPr>
              <w:t>每日</w:t>
            </w:r>
          </w:p>
        </w:tc>
        <w:tc>
          <w:tcPr>
            <w:tcW w:w="1945" w:type="dxa"/>
            <w:shd w:val="clear" w:color="auto" w:fill="EAF1DD" w:themeFill="accent3" w:themeFillTint="33"/>
          </w:tcPr>
          <w:p w14:paraId="4CD557CF" w14:textId="77777777" w:rsidR="00183855" w:rsidRDefault="00183855" w:rsidP="00252212">
            <w:r>
              <w:rPr>
                <w:rFonts w:hint="eastAsia"/>
              </w:rPr>
              <w:t>消息类型</w:t>
            </w:r>
          </w:p>
        </w:tc>
        <w:tc>
          <w:tcPr>
            <w:tcW w:w="2737" w:type="dxa"/>
          </w:tcPr>
          <w:p w14:paraId="2F967D90" w14:textId="77777777" w:rsidR="00183855" w:rsidRDefault="00183855" w:rsidP="00252212">
            <w:r>
              <w:rPr>
                <w:rFonts w:hint="eastAsia"/>
              </w:rPr>
              <w:t>提醒</w:t>
            </w:r>
          </w:p>
        </w:tc>
      </w:tr>
      <w:tr w:rsidR="00183855" w14:paraId="0CB41A4D" w14:textId="77777777" w:rsidTr="00252212">
        <w:trPr>
          <w:trHeight w:val="566"/>
          <w:jc w:val="center"/>
        </w:trPr>
        <w:tc>
          <w:tcPr>
            <w:tcW w:w="1555" w:type="dxa"/>
            <w:shd w:val="clear" w:color="auto" w:fill="EAF1DD" w:themeFill="accent3" w:themeFillTint="33"/>
          </w:tcPr>
          <w:p w14:paraId="49773196" w14:textId="77777777" w:rsidR="00183855" w:rsidRDefault="00183855" w:rsidP="00252212">
            <w:r>
              <w:rPr>
                <w:rFonts w:hint="eastAsia"/>
              </w:rPr>
              <w:t>消息级别</w:t>
            </w:r>
          </w:p>
        </w:tc>
        <w:tc>
          <w:tcPr>
            <w:tcW w:w="1882" w:type="dxa"/>
          </w:tcPr>
          <w:p w14:paraId="7CB62752" w14:textId="77777777" w:rsidR="00183855" w:rsidRDefault="00183855" w:rsidP="00252212"/>
        </w:tc>
        <w:tc>
          <w:tcPr>
            <w:tcW w:w="1945" w:type="dxa"/>
            <w:shd w:val="clear" w:color="auto" w:fill="EAF1DD" w:themeFill="accent3" w:themeFillTint="33"/>
          </w:tcPr>
          <w:p w14:paraId="730F8134" w14:textId="77777777" w:rsidR="00183855" w:rsidRDefault="00183855" w:rsidP="00252212">
            <w:r>
              <w:rPr>
                <w:rFonts w:hint="eastAsia"/>
              </w:rPr>
              <w:t>隶属模块</w:t>
            </w:r>
          </w:p>
        </w:tc>
        <w:tc>
          <w:tcPr>
            <w:tcW w:w="2737" w:type="dxa"/>
          </w:tcPr>
          <w:p w14:paraId="34DC9104" w14:textId="77777777" w:rsidR="00183855" w:rsidRDefault="00183855" w:rsidP="00252212">
            <w:r>
              <w:rPr>
                <w:rFonts w:hint="eastAsia"/>
              </w:rPr>
              <w:t>许可证管理</w:t>
            </w:r>
          </w:p>
        </w:tc>
      </w:tr>
      <w:tr w:rsidR="00183855" w14:paraId="34206FD1" w14:textId="77777777" w:rsidTr="00252212">
        <w:trPr>
          <w:trHeight w:val="566"/>
          <w:jc w:val="center"/>
        </w:trPr>
        <w:tc>
          <w:tcPr>
            <w:tcW w:w="1555" w:type="dxa"/>
            <w:shd w:val="clear" w:color="auto" w:fill="EAF1DD" w:themeFill="accent3" w:themeFillTint="33"/>
          </w:tcPr>
          <w:p w14:paraId="7461B943" w14:textId="77777777" w:rsidR="00183855" w:rsidRDefault="00183855" w:rsidP="00252212">
            <w:r>
              <w:rPr>
                <w:rFonts w:hint="eastAsia"/>
              </w:rPr>
              <w:t>消息标题</w:t>
            </w:r>
          </w:p>
        </w:tc>
        <w:tc>
          <w:tcPr>
            <w:tcW w:w="1882" w:type="dxa"/>
          </w:tcPr>
          <w:p w14:paraId="640D2F81" w14:textId="77777777" w:rsidR="00183855" w:rsidRDefault="00183855" w:rsidP="00252212">
            <w:r>
              <w:rPr>
                <w:rFonts w:hint="eastAsia"/>
              </w:rPr>
              <w:t>许可证到期</w:t>
            </w:r>
          </w:p>
        </w:tc>
        <w:tc>
          <w:tcPr>
            <w:tcW w:w="1945" w:type="dxa"/>
            <w:shd w:val="clear" w:color="auto" w:fill="EAF1DD" w:themeFill="accent3" w:themeFillTint="33"/>
          </w:tcPr>
          <w:p w14:paraId="68E464EB" w14:textId="77777777" w:rsidR="00183855" w:rsidRDefault="00183855" w:rsidP="00252212">
            <w:r>
              <w:rPr>
                <w:rFonts w:hint="eastAsia"/>
              </w:rPr>
              <w:t>有效标志</w:t>
            </w:r>
          </w:p>
        </w:tc>
        <w:tc>
          <w:tcPr>
            <w:tcW w:w="2737" w:type="dxa"/>
          </w:tcPr>
          <w:p w14:paraId="1D006B48" w14:textId="77777777" w:rsidR="00183855" w:rsidRDefault="00183855" w:rsidP="00252212">
            <w:r>
              <w:rPr>
                <w:rFonts w:hint="eastAsia"/>
              </w:rPr>
              <w:t>有效</w:t>
            </w:r>
          </w:p>
        </w:tc>
      </w:tr>
      <w:tr w:rsidR="00183855" w14:paraId="61B79707" w14:textId="77777777" w:rsidTr="00252212">
        <w:trPr>
          <w:trHeight w:val="566"/>
          <w:jc w:val="center"/>
        </w:trPr>
        <w:tc>
          <w:tcPr>
            <w:tcW w:w="1555" w:type="dxa"/>
            <w:shd w:val="clear" w:color="auto" w:fill="EAF1DD" w:themeFill="accent3" w:themeFillTint="33"/>
          </w:tcPr>
          <w:p w14:paraId="5B6E636A" w14:textId="77777777" w:rsidR="00183855" w:rsidRDefault="00183855" w:rsidP="00252212">
            <w:r>
              <w:rPr>
                <w:rFonts w:hint="eastAsia"/>
              </w:rPr>
              <w:t>接收部门</w:t>
            </w:r>
          </w:p>
        </w:tc>
        <w:tc>
          <w:tcPr>
            <w:tcW w:w="1882" w:type="dxa"/>
          </w:tcPr>
          <w:p w14:paraId="34E8C614" w14:textId="77777777" w:rsidR="00183855" w:rsidRDefault="00183855" w:rsidP="00252212">
            <w:r>
              <w:rPr>
                <w:rFonts w:hint="eastAsia"/>
              </w:rPr>
              <w:t>质量安全部</w:t>
            </w:r>
          </w:p>
        </w:tc>
        <w:tc>
          <w:tcPr>
            <w:tcW w:w="1945" w:type="dxa"/>
            <w:shd w:val="clear" w:color="auto" w:fill="EAF1DD" w:themeFill="accent3" w:themeFillTint="33"/>
          </w:tcPr>
          <w:p w14:paraId="6103CEAC" w14:textId="77777777" w:rsidR="00183855" w:rsidRDefault="00183855" w:rsidP="00252212">
            <w:r>
              <w:rPr>
                <w:rFonts w:hint="eastAsia"/>
              </w:rPr>
              <w:t>接收人</w:t>
            </w:r>
          </w:p>
        </w:tc>
        <w:tc>
          <w:tcPr>
            <w:tcW w:w="2737" w:type="dxa"/>
          </w:tcPr>
          <w:p w14:paraId="6A1C7B6B" w14:textId="77777777" w:rsidR="00183855" w:rsidRDefault="00183855" w:rsidP="00252212">
            <w:r>
              <w:rPr>
                <w:rFonts w:hint="eastAsia"/>
              </w:rPr>
              <w:t>选择</w:t>
            </w:r>
          </w:p>
        </w:tc>
      </w:tr>
      <w:tr w:rsidR="00183855" w14:paraId="33C5828D" w14:textId="77777777" w:rsidTr="00252212">
        <w:trPr>
          <w:trHeight w:val="566"/>
          <w:jc w:val="center"/>
        </w:trPr>
        <w:tc>
          <w:tcPr>
            <w:tcW w:w="1555" w:type="dxa"/>
            <w:shd w:val="clear" w:color="auto" w:fill="EAF1DD" w:themeFill="accent3" w:themeFillTint="33"/>
          </w:tcPr>
          <w:p w14:paraId="5B29DB9B" w14:textId="77777777" w:rsidR="00183855" w:rsidRDefault="00183855" w:rsidP="00252212">
            <w:r>
              <w:rPr>
                <w:rFonts w:hint="eastAsia"/>
              </w:rPr>
              <w:t>消息筛选</w:t>
            </w:r>
          </w:p>
        </w:tc>
        <w:tc>
          <w:tcPr>
            <w:tcW w:w="6564" w:type="dxa"/>
            <w:gridSpan w:val="3"/>
          </w:tcPr>
          <w:p w14:paraId="6FDAB102" w14:textId="77777777" w:rsidR="00183855" w:rsidRDefault="00183855" w:rsidP="00252212">
            <w:r>
              <w:t xml:space="preserve"> </w:t>
            </w:r>
          </w:p>
        </w:tc>
      </w:tr>
      <w:tr w:rsidR="00183855" w14:paraId="29B9D7E1" w14:textId="77777777" w:rsidTr="00252212">
        <w:trPr>
          <w:trHeight w:val="566"/>
          <w:jc w:val="center"/>
        </w:trPr>
        <w:tc>
          <w:tcPr>
            <w:tcW w:w="1555" w:type="dxa"/>
            <w:shd w:val="clear" w:color="auto" w:fill="EAF1DD" w:themeFill="accent3" w:themeFillTint="33"/>
          </w:tcPr>
          <w:p w14:paraId="3B2E398F" w14:textId="77777777" w:rsidR="00183855" w:rsidRDefault="00183855" w:rsidP="00252212">
            <w:r>
              <w:rPr>
                <w:rFonts w:hint="eastAsia"/>
              </w:rPr>
              <w:t>消息内容</w:t>
            </w:r>
          </w:p>
        </w:tc>
        <w:tc>
          <w:tcPr>
            <w:tcW w:w="6564" w:type="dxa"/>
            <w:gridSpan w:val="3"/>
          </w:tcPr>
          <w:p w14:paraId="7762F0B9" w14:textId="77777777" w:rsidR="00183855" w:rsidRDefault="00183855" w:rsidP="00252212">
            <w:r w:rsidRPr="00D36C53">
              <w:rPr>
                <w:rFonts w:hint="eastAsia"/>
              </w:rPr>
              <w:t>你好，</w:t>
            </w:r>
            <w:r w:rsidRPr="00D36C53">
              <w:rPr>
                <w:rFonts w:hint="eastAsia"/>
              </w:rPr>
              <w:t>XXXX</w:t>
            </w:r>
            <w:r w:rsidRPr="00D36C53">
              <w:rPr>
                <w:rFonts w:hint="eastAsia"/>
              </w:rPr>
              <w:t>许可还有三个月到期，请关注并申请更新。感谢你辛劳工作</w:t>
            </w:r>
          </w:p>
        </w:tc>
      </w:tr>
      <w:tr w:rsidR="00183855" w14:paraId="401C6AC5" w14:textId="77777777" w:rsidTr="00252212">
        <w:trPr>
          <w:trHeight w:val="566"/>
          <w:jc w:val="center"/>
        </w:trPr>
        <w:tc>
          <w:tcPr>
            <w:tcW w:w="8119" w:type="dxa"/>
            <w:gridSpan w:val="4"/>
            <w:shd w:val="clear" w:color="auto" w:fill="EAF1DD" w:themeFill="accent3" w:themeFillTint="33"/>
          </w:tcPr>
          <w:p w14:paraId="599B9127"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D38ED19" w14:textId="77777777" w:rsidR="00183855" w:rsidRPr="000244BC" w:rsidRDefault="00183855" w:rsidP="00694C62">
      <w:pPr>
        <w:pStyle w:val="5"/>
      </w:pPr>
      <w:r>
        <w:rPr>
          <w:rFonts w:hint="eastAsia"/>
        </w:rPr>
        <w:t>规则</w:t>
      </w:r>
      <w:r>
        <w:t>26</w:t>
      </w:r>
      <w:r>
        <w:rPr>
          <w:rFonts w:hint="eastAsia"/>
        </w:rPr>
        <w:t>-许可证到期提醒（七天内）</w:t>
      </w:r>
    </w:p>
    <w:tbl>
      <w:tblPr>
        <w:tblStyle w:val="aff8"/>
        <w:tblW w:w="0" w:type="auto"/>
        <w:jc w:val="center"/>
        <w:tblLook w:val="04A0" w:firstRow="1" w:lastRow="0" w:firstColumn="1" w:lastColumn="0" w:noHBand="0" w:noVBand="1"/>
      </w:tblPr>
      <w:tblGrid>
        <w:gridCol w:w="1555"/>
        <w:gridCol w:w="1882"/>
        <w:gridCol w:w="1945"/>
        <w:gridCol w:w="2737"/>
      </w:tblGrid>
      <w:tr w:rsidR="00183855" w14:paraId="2D67D67A" w14:textId="77777777" w:rsidTr="00252212">
        <w:trPr>
          <w:trHeight w:val="398"/>
          <w:jc w:val="center"/>
        </w:trPr>
        <w:tc>
          <w:tcPr>
            <w:tcW w:w="8119" w:type="dxa"/>
            <w:gridSpan w:val="4"/>
          </w:tcPr>
          <w:p w14:paraId="2BEC9048" w14:textId="77777777" w:rsidR="00183855" w:rsidRDefault="00183855" w:rsidP="00252212"/>
        </w:tc>
      </w:tr>
      <w:tr w:rsidR="00183855" w14:paraId="66B72304" w14:textId="77777777" w:rsidTr="00252212">
        <w:trPr>
          <w:trHeight w:val="533"/>
          <w:jc w:val="center"/>
        </w:trPr>
        <w:tc>
          <w:tcPr>
            <w:tcW w:w="1555" w:type="dxa"/>
            <w:shd w:val="clear" w:color="auto" w:fill="EAF1DD" w:themeFill="accent3" w:themeFillTint="33"/>
          </w:tcPr>
          <w:p w14:paraId="039BC244" w14:textId="77777777" w:rsidR="00183855" w:rsidRDefault="00183855" w:rsidP="00252212">
            <w:r>
              <w:rPr>
                <w:rFonts w:hint="eastAsia"/>
              </w:rPr>
              <w:t>消息频率</w:t>
            </w:r>
          </w:p>
        </w:tc>
        <w:tc>
          <w:tcPr>
            <w:tcW w:w="1882" w:type="dxa"/>
          </w:tcPr>
          <w:p w14:paraId="09786A2C" w14:textId="77777777" w:rsidR="00183855" w:rsidRDefault="00183855" w:rsidP="00252212">
            <w:r>
              <w:rPr>
                <w:rFonts w:hint="eastAsia"/>
              </w:rPr>
              <w:t>每日</w:t>
            </w:r>
          </w:p>
        </w:tc>
        <w:tc>
          <w:tcPr>
            <w:tcW w:w="1945" w:type="dxa"/>
            <w:shd w:val="clear" w:color="auto" w:fill="EAF1DD" w:themeFill="accent3" w:themeFillTint="33"/>
          </w:tcPr>
          <w:p w14:paraId="6B8DC7B0" w14:textId="77777777" w:rsidR="00183855" w:rsidRDefault="00183855" w:rsidP="00252212">
            <w:r>
              <w:rPr>
                <w:rFonts w:hint="eastAsia"/>
              </w:rPr>
              <w:t>消息类型</w:t>
            </w:r>
          </w:p>
        </w:tc>
        <w:tc>
          <w:tcPr>
            <w:tcW w:w="2737" w:type="dxa"/>
          </w:tcPr>
          <w:p w14:paraId="3932A37F" w14:textId="77777777" w:rsidR="00183855" w:rsidRDefault="00183855" w:rsidP="00252212">
            <w:r>
              <w:rPr>
                <w:rFonts w:hint="eastAsia"/>
              </w:rPr>
              <w:t>提醒</w:t>
            </w:r>
          </w:p>
        </w:tc>
      </w:tr>
      <w:tr w:rsidR="00183855" w14:paraId="44A8B1FD" w14:textId="77777777" w:rsidTr="00252212">
        <w:trPr>
          <w:trHeight w:val="566"/>
          <w:jc w:val="center"/>
        </w:trPr>
        <w:tc>
          <w:tcPr>
            <w:tcW w:w="1555" w:type="dxa"/>
            <w:shd w:val="clear" w:color="auto" w:fill="EAF1DD" w:themeFill="accent3" w:themeFillTint="33"/>
          </w:tcPr>
          <w:p w14:paraId="1AC72F2A" w14:textId="77777777" w:rsidR="00183855" w:rsidRDefault="00183855" w:rsidP="00252212">
            <w:r>
              <w:rPr>
                <w:rFonts w:hint="eastAsia"/>
              </w:rPr>
              <w:t>消息级别</w:t>
            </w:r>
          </w:p>
        </w:tc>
        <w:tc>
          <w:tcPr>
            <w:tcW w:w="1882" w:type="dxa"/>
          </w:tcPr>
          <w:p w14:paraId="66692882" w14:textId="77777777" w:rsidR="00183855" w:rsidRDefault="00183855" w:rsidP="00252212"/>
        </w:tc>
        <w:tc>
          <w:tcPr>
            <w:tcW w:w="1945" w:type="dxa"/>
            <w:shd w:val="clear" w:color="auto" w:fill="EAF1DD" w:themeFill="accent3" w:themeFillTint="33"/>
          </w:tcPr>
          <w:p w14:paraId="6B4403A7" w14:textId="77777777" w:rsidR="00183855" w:rsidRDefault="00183855" w:rsidP="00252212">
            <w:r>
              <w:rPr>
                <w:rFonts w:hint="eastAsia"/>
              </w:rPr>
              <w:t>隶属模块</w:t>
            </w:r>
          </w:p>
        </w:tc>
        <w:tc>
          <w:tcPr>
            <w:tcW w:w="2737" w:type="dxa"/>
          </w:tcPr>
          <w:p w14:paraId="2B4D043F" w14:textId="77777777" w:rsidR="00183855" w:rsidRDefault="00183855" w:rsidP="00252212">
            <w:r>
              <w:rPr>
                <w:rFonts w:hint="eastAsia"/>
              </w:rPr>
              <w:t>许可证管理</w:t>
            </w:r>
          </w:p>
        </w:tc>
      </w:tr>
      <w:tr w:rsidR="00183855" w14:paraId="2228B11B" w14:textId="77777777" w:rsidTr="00252212">
        <w:trPr>
          <w:trHeight w:val="566"/>
          <w:jc w:val="center"/>
        </w:trPr>
        <w:tc>
          <w:tcPr>
            <w:tcW w:w="1555" w:type="dxa"/>
            <w:shd w:val="clear" w:color="auto" w:fill="EAF1DD" w:themeFill="accent3" w:themeFillTint="33"/>
          </w:tcPr>
          <w:p w14:paraId="16C10D3B" w14:textId="77777777" w:rsidR="00183855" w:rsidRDefault="00183855" w:rsidP="00252212">
            <w:r>
              <w:rPr>
                <w:rFonts w:hint="eastAsia"/>
              </w:rPr>
              <w:t>消息标题</w:t>
            </w:r>
          </w:p>
        </w:tc>
        <w:tc>
          <w:tcPr>
            <w:tcW w:w="1882" w:type="dxa"/>
          </w:tcPr>
          <w:p w14:paraId="07254D81" w14:textId="77777777" w:rsidR="00183855" w:rsidRDefault="00183855" w:rsidP="00252212">
            <w:r>
              <w:rPr>
                <w:rFonts w:hint="eastAsia"/>
              </w:rPr>
              <w:t>许可证到期</w:t>
            </w:r>
          </w:p>
        </w:tc>
        <w:tc>
          <w:tcPr>
            <w:tcW w:w="1945" w:type="dxa"/>
            <w:shd w:val="clear" w:color="auto" w:fill="EAF1DD" w:themeFill="accent3" w:themeFillTint="33"/>
          </w:tcPr>
          <w:p w14:paraId="3D1B02C3" w14:textId="77777777" w:rsidR="00183855" w:rsidRDefault="00183855" w:rsidP="00252212">
            <w:r>
              <w:rPr>
                <w:rFonts w:hint="eastAsia"/>
              </w:rPr>
              <w:t>有效标志</w:t>
            </w:r>
          </w:p>
        </w:tc>
        <w:tc>
          <w:tcPr>
            <w:tcW w:w="2737" w:type="dxa"/>
          </w:tcPr>
          <w:p w14:paraId="5045D5D2" w14:textId="77777777" w:rsidR="00183855" w:rsidRDefault="00183855" w:rsidP="00252212">
            <w:r>
              <w:rPr>
                <w:rFonts w:hint="eastAsia"/>
              </w:rPr>
              <w:t>有效</w:t>
            </w:r>
          </w:p>
        </w:tc>
      </w:tr>
      <w:tr w:rsidR="00183855" w14:paraId="5F3AF814" w14:textId="77777777" w:rsidTr="00252212">
        <w:trPr>
          <w:trHeight w:val="566"/>
          <w:jc w:val="center"/>
        </w:trPr>
        <w:tc>
          <w:tcPr>
            <w:tcW w:w="1555" w:type="dxa"/>
            <w:shd w:val="clear" w:color="auto" w:fill="EAF1DD" w:themeFill="accent3" w:themeFillTint="33"/>
          </w:tcPr>
          <w:p w14:paraId="0E1F2E28" w14:textId="77777777" w:rsidR="00183855" w:rsidRDefault="00183855" w:rsidP="00252212">
            <w:r>
              <w:rPr>
                <w:rFonts w:hint="eastAsia"/>
              </w:rPr>
              <w:t>接收部门</w:t>
            </w:r>
          </w:p>
        </w:tc>
        <w:tc>
          <w:tcPr>
            <w:tcW w:w="1882" w:type="dxa"/>
          </w:tcPr>
          <w:p w14:paraId="5D3A63BC" w14:textId="77777777" w:rsidR="00183855" w:rsidRDefault="00183855" w:rsidP="00252212">
            <w:r>
              <w:rPr>
                <w:rFonts w:hint="eastAsia"/>
              </w:rPr>
              <w:t>质量安全部</w:t>
            </w:r>
          </w:p>
        </w:tc>
        <w:tc>
          <w:tcPr>
            <w:tcW w:w="1945" w:type="dxa"/>
            <w:shd w:val="clear" w:color="auto" w:fill="EAF1DD" w:themeFill="accent3" w:themeFillTint="33"/>
          </w:tcPr>
          <w:p w14:paraId="24110DC6" w14:textId="77777777" w:rsidR="00183855" w:rsidRDefault="00183855" w:rsidP="00252212">
            <w:r>
              <w:rPr>
                <w:rFonts w:hint="eastAsia"/>
              </w:rPr>
              <w:t>接收人</w:t>
            </w:r>
          </w:p>
        </w:tc>
        <w:tc>
          <w:tcPr>
            <w:tcW w:w="2737" w:type="dxa"/>
          </w:tcPr>
          <w:p w14:paraId="3D4A1CAD" w14:textId="77777777" w:rsidR="00183855" w:rsidRDefault="00183855" w:rsidP="00252212">
            <w:r>
              <w:rPr>
                <w:rFonts w:hint="eastAsia"/>
              </w:rPr>
              <w:t>选择</w:t>
            </w:r>
          </w:p>
        </w:tc>
      </w:tr>
      <w:tr w:rsidR="00183855" w14:paraId="747407B5" w14:textId="77777777" w:rsidTr="00252212">
        <w:trPr>
          <w:trHeight w:val="566"/>
          <w:jc w:val="center"/>
        </w:trPr>
        <w:tc>
          <w:tcPr>
            <w:tcW w:w="1555" w:type="dxa"/>
            <w:shd w:val="clear" w:color="auto" w:fill="EAF1DD" w:themeFill="accent3" w:themeFillTint="33"/>
          </w:tcPr>
          <w:p w14:paraId="744C124C" w14:textId="77777777" w:rsidR="00183855" w:rsidRDefault="00183855" w:rsidP="00252212">
            <w:r>
              <w:rPr>
                <w:rFonts w:hint="eastAsia"/>
              </w:rPr>
              <w:t>消息筛选</w:t>
            </w:r>
          </w:p>
        </w:tc>
        <w:tc>
          <w:tcPr>
            <w:tcW w:w="6564" w:type="dxa"/>
            <w:gridSpan w:val="3"/>
          </w:tcPr>
          <w:p w14:paraId="2566D131" w14:textId="77777777" w:rsidR="00183855" w:rsidRDefault="00183855" w:rsidP="00252212">
            <w:r>
              <w:t xml:space="preserve">  </w:t>
            </w:r>
          </w:p>
        </w:tc>
      </w:tr>
      <w:tr w:rsidR="00183855" w14:paraId="545616C1" w14:textId="77777777" w:rsidTr="00252212">
        <w:trPr>
          <w:trHeight w:val="566"/>
          <w:jc w:val="center"/>
        </w:trPr>
        <w:tc>
          <w:tcPr>
            <w:tcW w:w="1555" w:type="dxa"/>
            <w:shd w:val="clear" w:color="auto" w:fill="EAF1DD" w:themeFill="accent3" w:themeFillTint="33"/>
          </w:tcPr>
          <w:p w14:paraId="2258B2D3" w14:textId="77777777" w:rsidR="00183855" w:rsidRDefault="00183855" w:rsidP="00252212">
            <w:r>
              <w:rPr>
                <w:rFonts w:hint="eastAsia"/>
              </w:rPr>
              <w:t>消息内容</w:t>
            </w:r>
          </w:p>
        </w:tc>
        <w:tc>
          <w:tcPr>
            <w:tcW w:w="6564" w:type="dxa"/>
            <w:gridSpan w:val="3"/>
          </w:tcPr>
          <w:p w14:paraId="3FD11D19" w14:textId="77777777" w:rsidR="00183855" w:rsidRDefault="00183855" w:rsidP="00252212">
            <w:r w:rsidRPr="00D36C53">
              <w:rPr>
                <w:rFonts w:hint="eastAsia"/>
              </w:rPr>
              <w:t>你好，</w:t>
            </w:r>
            <w:r w:rsidRPr="00D36C53">
              <w:rPr>
                <w:rFonts w:hint="eastAsia"/>
              </w:rPr>
              <w:t>XXXX</w:t>
            </w:r>
            <w:r w:rsidRPr="00D36C53">
              <w:rPr>
                <w:rFonts w:hint="eastAsia"/>
              </w:rPr>
              <w:t>许可还有一个周过期，请加以关注，防止过期后签卡，违反法规。感谢你辛劳工作</w:t>
            </w:r>
          </w:p>
        </w:tc>
      </w:tr>
      <w:tr w:rsidR="00183855" w14:paraId="6098C976" w14:textId="77777777" w:rsidTr="00252212">
        <w:trPr>
          <w:trHeight w:val="566"/>
          <w:jc w:val="center"/>
        </w:trPr>
        <w:tc>
          <w:tcPr>
            <w:tcW w:w="8119" w:type="dxa"/>
            <w:gridSpan w:val="4"/>
            <w:shd w:val="clear" w:color="auto" w:fill="EAF1DD" w:themeFill="accent3" w:themeFillTint="33"/>
          </w:tcPr>
          <w:p w14:paraId="05B3DFAE"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1A2E9A64" w14:textId="7BDDAABA" w:rsidR="00183855" w:rsidRPr="000244BC" w:rsidRDefault="00183855" w:rsidP="00694C62">
      <w:pPr>
        <w:pStyle w:val="5"/>
      </w:pPr>
      <w:r>
        <w:rPr>
          <w:rFonts w:hint="eastAsia"/>
        </w:rPr>
        <w:t>规则</w:t>
      </w:r>
      <w:r>
        <w:t>27</w:t>
      </w:r>
      <w:r>
        <w:rPr>
          <w:rFonts w:hint="eastAsia"/>
        </w:rPr>
        <w:t>-许可证冻结提醒</w:t>
      </w:r>
      <w:r w:rsidRPr="000244BC">
        <w:t xml:space="preserve"> </w:t>
      </w:r>
      <w:r w:rsidR="00A126C2">
        <w:t xml:space="preserve">  </w:t>
      </w:r>
      <w:r w:rsidR="00A126C2">
        <w:rPr>
          <w:rFonts w:hint="eastAsia"/>
        </w:rPr>
        <w:t>-</w:t>
      </w:r>
      <w:r w:rsidR="00A126C2">
        <w:t>业务处理</w:t>
      </w:r>
    </w:p>
    <w:tbl>
      <w:tblPr>
        <w:tblStyle w:val="aff8"/>
        <w:tblW w:w="0" w:type="auto"/>
        <w:jc w:val="center"/>
        <w:tblLook w:val="04A0" w:firstRow="1" w:lastRow="0" w:firstColumn="1" w:lastColumn="0" w:noHBand="0" w:noVBand="1"/>
      </w:tblPr>
      <w:tblGrid>
        <w:gridCol w:w="1555"/>
        <w:gridCol w:w="1882"/>
        <w:gridCol w:w="1945"/>
        <w:gridCol w:w="2737"/>
      </w:tblGrid>
      <w:tr w:rsidR="00183855" w14:paraId="1389E206" w14:textId="77777777" w:rsidTr="00252212">
        <w:trPr>
          <w:trHeight w:hRule="exact" w:val="444"/>
          <w:jc w:val="center"/>
        </w:trPr>
        <w:tc>
          <w:tcPr>
            <w:tcW w:w="1555" w:type="dxa"/>
            <w:shd w:val="clear" w:color="auto" w:fill="EAF1DD" w:themeFill="accent3" w:themeFillTint="33"/>
          </w:tcPr>
          <w:p w14:paraId="08E5BB6F" w14:textId="77777777" w:rsidR="00183855" w:rsidRDefault="00183855" w:rsidP="00252212">
            <w:r>
              <w:rPr>
                <w:rFonts w:hint="eastAsia"/>
              </w:rPr>
              <w:t>消息频率</w:t>
            </w:r>
          </w:p>
        </w:tc>
        <w:tc>
          <w:tcPr>
            <w:tcW w:w="1882" w:type="dxa"/>
          </w:tcPr>
          <w:p w14:paraId="70544147" w14:textId="77777777" w:rsidR="00183855" w:rsidRDefault="00183855" w:rsidP="00252212"/>
        </w:tc>
        <w:tc>
          <w:tcPr>
            <w:tcW w:w="1945" w:type="dxa"/>
            <w:shd w:val="clear" w:color="auto" w:fill="EAF1DD" w:themeFill="accent3" w:themeFillTint="33"/>
          </w:tcPr>
          <w:p w14:paraId="6B592438" w14:textId="77777777" w:rsidR="00183855" w:rsidRDefault="00183855" w:rsidP="00252212">
            <w:r>
              <w:rPr>
                <w:rFonts w:hint="eastAsia"/>
              </w:rPr>
              <w:t>消息类型</w:t>
            </w:r>
          </w:p>
        </w:tc>
        <w:tc>
          <w:tcPr>
            <w:tcW w:w="2737" w:type="dxa"/>
          </w:tcPr>
          <w:p w14:paraId="55CF7A0B" w14:textId="77777777" w:rsidR="00183855" w:rsidRDefault="00183855" w:rsidP="00252212">
            <w:r>
              <w:rPr>
                <w:rFonts w:hint="eastAsia"/>
              </w:rPr>
              <w:t>通知</w:t>
            </w:r>
          </w:p>
        </w:tc>
      </w:tr>
      <w:tr w:rsidR="00183855" w14:paraId="35C8D3EA" w14:textId="77777777" w:rsidTr="00252212">
        <w:trPr>
          <w:trHeight w:val="566"/>
          <w:jc w:val="center"/>
        </w:trPr>
        <w:tc>
          <w:tcPr>
            <w:tcW w:w="1555" w:type="dxa"/>
            <w:shd w:val="clear" w:color="auto" w:fill="EAF1DD" w:themeFill="accent3" w:themeFillTint="33"/>
          </w:tcPr>
          <w:p w14:paraId="2BB0B47B" w14:textId="77777777" w:rsidR="00183855" w:rsidRDefault="00183855" w:rsidP="00252212">
            <w:r>
              <w:rPr>
                <w:rFonts w:hint="eastAsia"/>
              </w:rPr>
              <w:t>消息级别</w:t>
            </w:r>
          </w:p>
        </w:tc>
        <w:tc>
          <w:tcPr>
            <w:tcW w:w="1882" w:type="dxa"/>
          </w:tcPr>
          <w:p w14:paraId="3508A448" w14:textId="77777777" w:rsidR="00183855" w:rsidRDefault="00183855" w:rsidP="00252212"/>
        </w:tc>
        <w:tc>
          <w:tcPr>
            <w:tcW w:w="1945" w:type="dxa"/>
            <w:shd w:val="clear" w:color="auto" w:fill="EAF1DD" w:themeFill="accent3" w:themeFillTint="33"/>
          </w:tcPr>
          <w:p w14:paraId="27933094" w14:textId="77777777" w:rsidR="00183855" w:rsidRDefault="00183855" w:rsidP="00252212">
            <w:r>
              <w:rPr>
                <w:rFonts w:hint="eastAsia"/>
              </w:rPr>
              <w:t>隶属模块</w:t>
            </w:r>
          </w:p>
        </w:tc>
        <w:tc>
          <w:tcPr>
            <w:tcW w:w="2737" w:type="dxa"/>
          </w:tcPr>
          <w:p w14:paraId="54BB701C" w14:textId="77777777" w:rsidR="00183855" w:rsidRDefault="00183855" w:rsidP="00252212">
            <w:r>
              <w:rPr>
                <w:rFonts w:hint="eastAsia"/>
              </w:rPr>
              <w:t>许可证管理</w:t>
            </w:r>
          </w:p>
        </w:tc>
      </w:tr>
      <w:tr w:rsidR="00183855" w14:paraId="56BBAE03" w14:textId="77777777" w:rsidTr="00252212">
        <w:trPr>
          <w:trHeight w:val="566"/>
          <w:jc w:val="center"/>
        </w:trPr>
        <w:tc>
          <w:tcPr>
            <w:tcW w:w="1555" w:type="dxa"/>
            <w:shd w:val="clear" w:color="auto" w:fill="EAF1DD" w:themeFill="accent3" w:themeFillTint="33"/>
          </w:tcPr>
          <w:p w14:paraId="74768781" w14:textId="77777777" w:rsidR="00183855" w:rsidRDefault="00183855" w:rsidP="00252212">
            <w:r>
              <w:rPr>
                <w:rFonts w:hint="eastAsia"/>
              </w:rPr>
              <w:t>消息标题</w:t>
            </w:r>
          </w:p>
        </w:tc>
        <w:tc>
          <w:tcPr>
            <w:tcW w:w="1882" w:type="dxa"/>
          </w:tcPr>
          <w:p w14:paraId="0239555B" w14:textId="77777777" w:rsidR="00183855" w:rsidRDefault="00183855" w:rsidP="00252212">
            <w:r>
              <w:rPr>
                <w:rFonts w:hint="eastAsia"/>
              </w:rPr>
              <w:t>许可证冻结提醒</w:t>
            </w:r>
          </w:p>
        </w:tc>
        <w:tc>
          <w:tcPr>
            <w:tcW w:w="1945" w:type="dxa"/>
            <w:shd w:val="clear" w:color="auto" w:fill="EAF1DD" w:themeFill="accent3" w:themeFillTint="33"/>
          </w:tcPr>
          <w:p w14:paraId="6C8C3057" w14:textId="77777777" w:rsidR="00183855" w:rsidRDefault="00183855" w:rsidP="00252212">
            <w:r>
              <w:rPr>
                <w:rFonts w:hint="eastAsia"/>
              </w:rPr>
              <w:t>有效标志</w:t>
            </w:r>
          </w:p>
        </w:tc>
        <w:tc>
          <w:tcPr>
            <w:tcW w:w="2737" w:type="dxa"/>
          </w:tcPr>
          <w:p w14:paraId="592760DC" w14:textId="77777777" w:rsidR="00183855" w:rsidRDefault="00183855" w:rsidP="00252212">
            <w:r>
              <w:rPr>
                <w:rFonts w:hint="eastAsia"/>
              </w:rPr>
              <w:t>有效</w:t>
            </w:r>
          </w:p>
        </w:tc>
      </w:tr>
      <w:tr w:rsidR="00183855" w14:paraId="1F82131A" w14:textId="77777777" w:rsidTr="00252212">
        <w:trPr>
          <w:trHeight w:val="566"/>
          <w:jc w:val="center"/>
        </w:trPr>
        <w:tc>
          <w:tcPr>
            <w:tcW w:w="1555" w:type="dxa"/>
            <w:shd w:val="clear" w:color="auto" w:fill="EAF1DD" w:themeFill="accent3" w:themeFillTint="33"/>
          </w:tcPr>
          <w:p w14:paraId="790F9DFA" w14:textId="77777777" w:rsidR="00183855" w:rsidRDefault="00183855" w:rsidP="00252212">
            <w:r>
              <w:rPr>
                <w:rFonts w:hint="eastAsia"/>
              </w:rPr>
              <w:lastRenderedPageBreak/>
              <w:t>接收部门</w:t>
            </w:r>
          </w:p>
        </w:tc>
        <w:tc>
          <w:tcPr>
            <w:tcW w:w="1882" w:type="dxa"/>
          </w:tcPr>
          <w:p w14:paraId="672C6772" w14:textId="77777777" w:rsidR="00183855" w:rsidRDefault="00183855" w:rsidP="00252212">
            <w:r>
              <w:rPr>
                <w:rFonts w:hint="eastAsia"/>
              </w:rPr>
              <w:t>质量安全部门</w:t>
            </w:r>
          </w:p>
        </w:tc>
        <w:tc>
          <w:tcPr>
            <w:tcW w:w="1945" w:type="dxa"/>
            <w:shd w:val="clear" w:color="auto" w:fill="EAF1DD" w:themeFill="accent3" w:themeFillTint="33"/>
          </w:tcPr>
          <w:p w14:paraId="2D896259" w14:textId="77777777" w:rsidR="00183855" w:rsidRDefault="00183855" w:rsidP="00252212">
            <w:r>
              <w:rPr>
                <w:rFonts w:hint="eastAsia"/>
              </w:rPr>
              <w:t>接收人</w:t>
            </w:r>
          </w:p>
        </w:tc>
        <w:tc>
          <w:tcPr>
            <w:tcW w:w="2737" w:type="dxa"/>
          </w:tcPr>
          <w:p w14:paraId="0A8EB352" w14:textId="77777777" w:rsidR="00183855" w:rsidRDefault="00183855" w:rsidP="00252212">
            <w:r>
              <w:rPr>
                <w:rFonts w:hint="eastAsia"/>
              </w:rPr>
              <w:t>质量安全部经理</w:t>
            </w:r>
          </w:p>
        </w:tc>
      </w:tr>
      <w:tr w:rsidR="00183855" w14:paraId="481E7913" w14:textId="77777777" w:rsidTr="00252212">
        <w:trPr>
          <w:trHeight w:val="566"/>
          <w:jc w:val="center"/>
        </w:trPr>
        <w:tc>
          <w:tcPr>
            <w:tcW w:w="1555" w:type="dxa"/>
            <w:shd w:val="clear" w:color="auto" w:fill="EAF1DD" w:themeFill="accent3" w:themeFillTint="33"/>
          </w:tcPr>
          <w:p w14:paraId="5C239CC4" w14:textId="77777777" w:rsidR="00183855" w:rsidRDefault="00183855" w:rsidP="00252212">
            <w:r>
              <w:rPr>
                <w:rFonts w:hint="eastAsia"/>
              </w:rPr>
              <w:t>消息筛选</w:t>
            </w:r>
          </w:p>
        </w:tc>
        <w:tc>
          <w:tcPr>
            <w:tcW w:w="6564" w:type="dxa"/>
            <w:gridSpan w:val="3"/>
          </w:tcPr>
          <w:p w14:paraId="5D42009D" w14:textId="77777777" w:rsidR="00183855" w:rsidRDefault="00183855" w:rsidP="00252212">
            <w:r>
              <w:t xml:space="preserve"> </w:t>
            </w:r>
          </w:p>
        </w:tc>
      </w:tr>
      <w:tr w:rsidR="00183855" w14:paraId="7C5D5177" w14:textId="77777777" w:rsidTr="00252212">
        <w:trPr>
          <w:trHeight w:val="566"/>
          <w:jc w:val="center"/>
        </w:trPr>
        <w:tc>
          <w:tcPr>
            <w:tcW w:w="1555" w:type="dxa"/>
            <w:shd w:val="clear" w:color="auto" w:fill="EAF1DD" w:themeFill="accent3" w:themeFillTint="33"/>
          </w:tcPr>
          <w:p w14:paraId="5417B946" w14:textId="77777777" w:rsidR="00183855" w:rsidRDefault="00183855" w:rsidP="00252212">
            <w:r>
              <w:rPr>
                <w:rFonts w:hint="eastAsia"/>
              </w:rPr>
              <w:t>消息内容</w:t>
            </w:r>
          </w:p>
        </w:tc>
        <w:tc>
          <w:tcPr>
            <w:tcW w:w="6564" w:type="dxa"/>
            <w:gridSpan w:val="3"/>
          </w:tcPr>
          <w:p w14:paraId="2D2B976F" w14:textId="77777777" w:rsidR="00183855" w:rsidRDefault="00183855" w:rsidP="00252212">
            <w:r w:rsidRPr="00D36C53">
              <w:rPr>
                <w:rFonts w:hint="eastAsia"/>
              </w:rPr>
              <w:t>你好，</w:t>
            </w:r>
            <w:r w:rsidRPr="00D36C53">
              <w:rPr>
                <w:rFonts w:hint="eastAsia"/>
              </w:rPr>
              <w:t>XXXX</w:t>
            </w:r>
            <w:r w:rsidRPr="00D36C53">
              <w:rPr>
                <w:rFonts w:hint="eastAsia"/>
              </w:rPr>
              <w:t>许可已经过期，不可以执行</w:t>
            </w:r>
            <w:r w:rsidRPr="00D36C53">
              <w:rPr>
                <w:rFonts w:hint="eastAsia"/>
              </w:rPr>
              <w:t>/</w:t>
            </w:r>
            <w:r w:rsidRPr="00D36C53">
              <w:rPr>
                <w:rFonts w:hint="eastAsia"/>
              </w:rPr>
              <w:t>签署其下注册的任何飞机</w:t>
            </w:r>
            <w:r w:rsidRPr="00D36C53">
              <w:rPr>
                <w:rFonts w:hint="eastAsia"/>
              </w:rPr>
              <w:t>/</w:t>
            </w:r>
            <w:r w:rsidRPr="00D36C53">
              <w:rPr>
                <w:rFonts w:hint="eastAsia"/>
              </w:rPr>
              <w:t>部件维修工作。感谢你辛劳工作</w:t>
            </w:r>
          </w:p>
        </w:tc>
      </w:tr>
      <w:tr w:rsidR="00183855" w14:paraId="01E68F50" w14:textId="77777777" w:rsidTr="00252212">
        <w:trPr>
          <w:trHeight w:val="566"/>
          <w:jc w:val="center"/>
        </w:trPr>
        <w:tc>
          <w:tcPr>
            <w:tcW w:w="8119" w:type="dxa"/>
            <w:gridSpan w:val="4"/>
            <w:shd w:val="clear" w:color="auto" w:fill="EAF1DD" w:themeFill="accent3" w:themeFillTint="33"/>
          </w:tcPr>
          <w:p w14:paraId="230B41C3"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5A741BB" w14:textId="77777777" w:rsidR="00183855" w:rsidRDefault="00183855" w:rsidP="00694C62">
      <w:pPr>
        <w:pStyle w:val="5"/>
      </w:pPr>
      <w:r>
        <w:rPr>
          <w:rFonts w:hint="eastAsia"/>
        </w:rPr>
        <w:t>规则2</w:t>
      </w:r>
      <w:r>
        <w:t>8</w:t>
      </w:r>
      <w:r>
        <w:rPr>
          <w:rFonts w:hint="eastAsia"/>
        </w:rPr>
        <w:t>-一级授权人员缺少提醒</w:t>
      </w:r>
    </w:p>
    <w:tbl>
      <w:tblPr>
        <w:tblStyle w:val="aff8"/>
        <w:tblW w:w="0" w:type="auto"/>
        <w:jc w:val="center"/>
        <w:tblLook w:val="04A0" w:firstRow="1" w:lastRow="0" w:firstColumn="1" w:lastColumn="0" w:noHBand="0" w:noVBand="1"/>
      </w:tblPr>
      <w:tblGrid>
        <w:gridCol w:w="1555"/>
        <w:gridCol w:w="1882"/>
        <w:gridCol w:w="1945"/>
        <w:gridCol w:w="2737"/>
      </w:tblGrid>
      <w:tr w:rsidR="00183855" w14:paraId="38A6003A" w14:textId="77777777" w:rsidTr="00252212">
        <w:trPr>
          <w:trHeight w:val="425"/>
          <w:jc w:val="center"/>
        </w:trPr>
        <w:tc>
          <w:tcPr>
            <w:tcW w:w="1555" w:type="dxa"/>
            <w:shd w:val="clear" w:color="auto" w:fill="EAF1DD" w:themeFill="accent3" w:themeFillTint="33"/>
          </w:tcPr>
          <w:p w14:paraId="6F1F6AA8" w14:textId="77777777" w:rsidR="00183855" w:rsidRDefault="00183855" w:rsidP="00252212">
            <w:r>
              <w:rPr>
                <w:rFonts w:hint="eastAsia"/>
              </w:rPr>
              <w:t>消息频率</w:t>
            </w:r>
          </w:p>
        </w:tc>
        <w:tc>
          <w:tcPr>
            <w:tcW w:w="1882" w:type="dxa"/>
          </w:tcPr>
          <w:p w14:paraId="234BA8CB" w14:textId="77777777" w:rsidR="00183855" w:rsidRDefault="00183855" w:rsidP="00252212"/>
        </w:tc>
        <w:tc>
          <w:tcPr>
            <w:tcW w:w="1945" w:type="dxa"/>
            <w:shd w:val="clear" w:color="auto" w:fill="EAF1DD" w:themeFill="accent3" w:themeFillTint="33"/>
          </w:tcPr>
          <w:p w14:paraId="28972DAB" w14:textId="77777777" w:rsidR="00183855" w:rsidRDefault="00183855" w:rsidP="00252212">
            <w:r>
              <w:rPr>
                <w:rFonts w:hint="eastAsia"/>
              </w:rPr>
              <w:t>消息类型</w:t>
            </w:r>
          </w:p>
        </w:tc>
        <w:tc>
          <w:tcPr>
            <w:tcW w:w="2737" w:type="dxa"/>
          </w:tcPr>
          <w:p w14:paraId="4ABFBC42" w14:textId="77777777" w:rsidR="00183855" w:rsidRDefault="00183855" w:rsidP="00252212">
            <w:r>
              <w:rPr>
                <w:rFonts w:hint="eastAsia"/>
              </w:rPr>
              <w:t>邮件提醒</w:t>
            </w:r>
            <w:r>
              <w:t xml:space="preserve"> </w:t>
            </w:r>
          </w:p>
        </w:tc>
      </w:tr>
      <w:tr w:rsidR="00183855" w14:paraId="48351378" w14:textId="77777777" w:rsidTr="00252212">
        <w:trPr>
          <w:trHeight w:val="566"/>
          <w:jc w:val="center"/>
        </w:trPr>
        <w:tc>
          <w:tcPr>
            <w:tcW w:w="1555" w:type="dxa"/>
            <w:shd w:val="clear" w:color="auto" w:fill="EAF1DD" w:themeFill="accent3" w:themeFillTint="33"/>
          </w:tcPr>
          <w:p w14:paraId="53637927" w14:textId="77777777" w:rsidR="00183855" w:rsidRDefault="00183855" w:rsidP="00252212">
            <w:r>
              <w:rPr>
                <w:rFonts w:hint="eastAsia"/>
              </w:rPr>
              <w:t>消息级别</w:t>
            </w:r>
          </w:p>
        </w:tc>
        <w:tc>
          <w:tcPr>
            <w:tcW w:w="1882" w:type="dxa"/>
          </w:tcPr>
          <w:p w14:paraId="2A2B9CF8" w14:textId="77777777" w:rsidR="00183855" w:rsidRDefault="00183855" w:rsidP="00252212"/>
        </w:tc>
        <w:tc>
          <w:tcPr>
            <w:tcW w:w="1945" w:type="dxa"/>
            <w:shd w:val="clear" w:color="auto" w:fill="EAF1DD" w:themeFill="accent3" w:themeFillTint="33"/>
          </w:tcPr>
          <w:p w14:paraId="66319ABA" w14:textId="77777777" w:rsidR="00183855" w:rsidRDefault="00183855" w:rsidP="00252212">
            <w:r>
              <w:rPr>
                <w:rFonts w:hint="eastAsia"/>
              </w:rPr>
              <w:t>隶属模块</w:t>
            </w:r>
          </w:p>
        </w:tc>
        <w:tc>
          <w:tcPr>
            <w:tcW w:w="2737" w:type="dxa"/>
          </w:tcPr>
          <w:p w14:paraId="1809BA19" w14:textId="77777777" w:rsidR="00183855" w:rsidRDefault="00183855" w:rsidP="00252212">
            <w:r>
              <w:rPr>
                <w:rFonts w:hint="eastAsia"/>
              </w:rPr>
              <w:t>人员资格管理</w:t>
            </w:r>
          </w:p>
        </w:tc>
      </w:tr>
      <w:tr w:rsidR="00183855" w14:paraId="557A33C6" w14:textId="77777777" w:rsidTr="00252212">
        <w:trPr>
          <w:trHeight w:val="566"/>
          <w:jc w:val="center"/>
        </w:trPr>
        <w:tc>
          <w:tcPr>
            <w:tcW w:w="1555" w:type="dxa"/>
            <w:shd w:val="clear" w:color="auto" w:fill="EAF1DD" w:themeFill="accent3" w:themeFillTint="33"/>
          </w:tcPr>
          <w:p w14:paraId="3738B9E3" w14:textId="77777777" w:rsidR="00183855" w:rsidRDefault="00183855" w:rsidP="00252212">
            <w:r>
              <w:rPr>
                <w:rFonts w:hint="eastAsia"/>
              </w:rPr>
              <w:t>消息标题</w:t>
            </w:r>
          </w:p>
        </w:tc>
        <w:tc>
          <w:tcPr>
            <w:tcW w:w="1882" w:type="dxa"/>
          </w:tcPr>
          <w:p w14:paraId="16400465" w14:textId="77777777" w:rsidR="00183855" w:rsidRDefault="00183855" w:rsidP="00252212">
            <w:r>
              <w:rPr>
                <w:rFonts w:hint="eastAsia"/>
              </w:rPr>
              <w:t>一级授权人员缺少</w:t>
            </w:r>
          </w:p>
        </w:tc>
        <w:tc>
          <w:tcPr>
            <w:tcW w:w="1945" w:type="dxa"/>
            <w:shd w:val="clear" w:color="auto" w:fill="EAF1DD" w:themeFill="accent3" w:themeFillTint="33"/>
          </w:tcPr>
          <w:p w14:paraId="30F562BF" w14:textId="77777777" w:rsidR="00183855" w:rsidRDefault="00183855" w:rsidP="00252212">
            <w:r>
              <w:rPr>
                <w:rFonts w:hint="eastAsia"/>
              </w:rPr>
              <w:t>有效标志</w:t>
            </w:r>
          </w:p>
        </w:tc>
        <w:tc>
          <w:tcPr>
            <w:tcW w:w="2737" w:type="dxa"/>
          </w:tcPr>
          <w:p w14:paraId="50D9FAE0" w14:textId="77777777" w:rsidR="00183855" w:rsidRDefault="00183855" w:rsidP="00252212">
            <w:r>
              <w:rPr>
                <w:rFonts w:hint="eastAsia"/>
              </w:rPr>
              <w:t>有效</w:t>
            </w:r>
          </w:p>
        </w:tc>
      </w:tr>
      <w:tr w:rsidR="00183855" w14:paraId="348816B6" w14:textId="77777777" w:rsidTr="00252212">
        <w:trPr>
          <w:trHeight w:val="566"/>
          <w:jc w:val="center"/>
        </w:trPr>
        <w:tc>
          <w:tcPr>
            <w:tcW w:w="1555" w:type="dxa"/>
            <w:shd w:val="clear" w:color="auto" w:fill="EAF1DD" w:themeFill="accent3" w:themeFillTint="33"/>
          </w:tcPr>
          <w:p w14:paraId="4C2108F2" w14:textId="77777777" w:rsidR="00183855" w:rsidRDefault="00183855" w:rsidP="00252212">
            <w:r>
              <w:rPr>
                <w:rFonts w:hint="eastAsia"/>
              </w:rPr>
              <w:t>接收部门</w:t>
            </w:r>
          </w:p>
        </w:tc>
        <w:tc>
          <w:tcPr>
            <w:tcW w:w="1882" w:type="dxa"/>
          </w:tcPr>
          <w:p w14:paraId="2A6119D6" w14:textId="77777777" w:rsidR="00183855" w:rsidRDefault="00183855" w:rsidP="00252212">
            <w:r>
              <w:rPr>
                <w:rFonts w:hint="eastAsia"/>
              </w:rPr>
              <w:t>质量管理部门</w:t>
            </w:r>
          </w:p>
        </w:tc>
        <w:tc>
          <w:tcPr>
            <w:tcW w:w="1945" w:type="dxa"/>
            <w:shd w:val="clear" w:color="auto" w:fill="EAF1DD" w:themeFill="accent3" w:themeFillTint="33"/>
          </w:tcPr>
          <w:p w14:paraId="6A28EC20" w14:textId="77777777" w:rsidR="00183855" w:rsidRDefault="00183855" w:rsidP="00252212">
            <w:r>
              <w:rPr>
                <w:rFonts w:hint="eastAsia"/>
              </w:rPr>
              <w:t>接收人</w:t>
            </w:r>
          </w:p>
        </w:tc>
        <w:tc>
          <w:tcPr>
            <w:tcW w:w="2737" w:type="dxa"/>
          </w:tcPr>
          <w:p w14:paraId="3EF7691B" w14:textId="77777777" w:rsidR="00183855" w:rsidRDefault="00183855" w:rsidP="00252212">
            <w:r>
              <w:rPr>
                <w:rFonts w:hint="eastAsia"/>
              </w:rPr>
              <w:t>选择</w:t>
            </w:r>
          </w:p>
        </w:tc>
      </w:tr>
      <w:tr w:rsidR="00183855" w14:paraId="46F7917D" w14:textId="77777777" w:rsidTr="00252212">
        <w:trPr>
          <w:trHeight w:val="566"/>
          <w:jc w:val="center"/>
        </w:trPr>
        <w:tc>
          <w:tcPr>
            <w:tcW w:w="1555" w:type="dxa"/>
            <w:shd w:val="clear" w:color="auto" w:fill="EAF1DD" w:themeFill="accent3" w:themeFillTint="33"/>
          </w:tcPr>
          <w:p w14:paraId="63DC1F27" w14:textId="77777777" w:rsidR="00183855" w:rsidRDefault="00183855" w:rsidP="00252212">
            <w:r>
              <w:rPr>
                <w:rFonts w:hint="eastAsia"/>
              </w:rPr>
              <w:t>消息筛选</w:t>
            </w:r>
          </w:p>
        </w:tc>
        <w:tc>
          <w:tcPr>
            <w:tcW w:w="6564" w:type="dxa"/>
            <w:gridSpan w:val="3"/>
          </w:tcPr>
          <w:p w14:paraId="0EA40F9C" w14:textId="77777777" w:rsidR="00183855" w:rsidRDefault="00183855" w:rsidP="00252212">
            <w:r>
              <w:t xml:space="preserve"> </w:t>
            </w:r>
          </w:p>
        </w:tc>
      </w:tr>
      <w:tr w:rsidR="00183855" w14:paraId="0E0DCB54" w14:textId="77777777" w:rsidTr="00252212">
        <w:trPr>
          <w:trHeight w:val="566"/>
          <w:jc w:val="center"/>
        </w:trPr>
        <w:tc>
          <w:tcPr>
            <w:tcW w:w="1555" w:type="dxa"/>
            <w:shd w:val="clear" w:color="auto" w:fill="EAF1DD" w:themeFill="accent3" w:themeFillTint="33"/>
          </w:tcPr>
          <w:p w14:paraId="22953CA2" w14:textId="77777777" w:rsidR="00183855" w:rsidRDefault="00183855" w:rsidP="00252212">
            <w:r>
              <w:rPr>
                <w:rFonts w:hint="eastAsia"/>
              </w:rPr>
              <w:t>消息内容</w:t>
            </w:r>
          </w:p>
        </w:tc>
        <w:tc>
          <w:tcPr>
            <w:tcW w:w="6564" w:type="dxa"/>
            <w:gridSpan w:val="3"/>
          </w:tcPr>
          <w:p w14:paraId="5243CC9F" w14:textId="77777777" w:rsidR="00183855" w:rsidRDefault="00183855" w:rsidP="00252212">
            <w:r w:rsidRPr="00D36C53">
              <w:rPr>
                <w:rFonts w:hint="eastAsia"/>
              </w:rPr>
              <w:t>XXXX</w:t>
            </w:r>
            <w:r w:rsidRPr="00D36C53">
              <w:rPr>
                <w:rFonts w:hint="eastAsia"/>
              </w:rPr>
              <w:t>，您好！</w:t>
            </w:r>
            <w:r w:rsidRPr="00D36C53">
              <w:rPr>
                <w:rFonts w:hint="eastAsia"/>
              </w:rPr>
              <w:t xml:space="preserve">  XXXX</w:t>
            </w:r>
            <w:r w:rsidRPr="00D36C53">
              <w:rPr>
                <w:rFonts w:hint="eastAsia"/>
              </w:rPr>
              <w:t>维修许可下</w:t>
            </w:r>
            <w:r w:rsidRPr="00D36C53">
              <w:rPr>
                <w:rFonts w:hint="eastAsia"/>
              </w:rPr>
              <w:t>XXXX</w:t>
            </w:r>
            <w:r w:rsidRPr="00D36C53">
              <w:rPr>
                <w:rFonts w:hint="eastAsia"/>
              </w:rPr>
              <w:t>机型人员不足，无法满足适航要求，目前缺少</w:t>
            </w:r>
            <w:r w:rsidRPr="00D36C53">
              <w:rPr>
                <w:rFonts w:hint="eastAsia"/>
              </w:rPr>
              <w:t>XXXXX</w:t>
            </w:r>
            <w:r w:rsidRPr="00D36C53">
              <w:rPr>
                <w:rFonts w:hint="eastAsia"/>
              </w:rPr>
              <w:t>人员</w:t>
            </w:r>
          </w:p>
        </w:tc>
      </w:tr>
      <w:tr w:rsidR="00183855" w14:paraId="60B80C45" w14:textId="77777777" w:rsidTr="00252212">
        <w:trPr>
          <w:trHeight w:val="566"/>
          <w:jc w:val="center"/>
        </w:trPr>
        <w:tc>
          <w:tcPr>
            <w:tcW w:w="8119" w:type="dxa"/>
            <w:gridSpan w:val="4"/>
            <w:shd w:val="clear" w:color="auto" w:fill="EAF1DD" w:themeFill="accent3" w:themeFillTint="33"/>
          </w:tcPr>
          <w:p w14:paraId="423E07A5"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0FBBB046" w14:textId="77777777" w:rsidR="00183855" w:rsidRDefault="00183855" w:rsidP="00694C62">
      <w:pPr>
        <w:pStyle w:val="5"/>
      </w:pPr>
      <w:r>
        <w:rPr>
          <w:rFonts w:hint="eastAsia"/>
        </w:rPr>
        <w:t>规则2</w:t>
      </w:r>
      <w:r>
        <w:t>9</w:t>
      </w:r>
      <w:r>
        <w:rPr>
          <w:rFonts w:hint="eastAsia"/>
        </w:rPr>
        <w:t>-二级授权人员缺少提醒</w:t>
      </w:r>
    </w:p>
    <w:tbl>
      <w:tblPr>
        <w:tblStyle w:val="aff8"/>
        <w:tblW w:w="0" w:type="auto"/>
        <w:jc w:val="center"/>
        <w:tblLook w:val="04A0" w:firstRow="1" w:lastRow="0" w:firstColumn="1" w:lastColumn="0" w:noHBand="0" w:noVBand="1"/>
      </w:tblPr>
      <w:tblGrid>
        <w:gridCol w:w="1555"/>
        <w:gridCol w:w="1882"/>
        <w:gridCol w:w="1945"/>
        <w:gridCol w:w="2737"/>
      </w:tblGrid>
      <w:tr w:rsidR="00183855" w14:paraId="53B323A0" w14:textId="77777777" w:rsidTr="00252212">
        <w:trPr>
          <w:trHeight w:val="425"/>
          <w:jc w:val="center"/>
        </w:trPr>
        <w:tc>
          <w:tcPr>
            <w:tcW w:w="1555" w:type="dxa"/>
            <w:shd w:val="clear" w:color="auto" w:fill="EAF1DD" w:themeFill="accent3" w:themeFillTint="33"/>
          </w:tcPr>
          <w:p w14:paraId="2E6634EA" w14:textId="77777777" w:rsidR="00183855" w:rsidRDefault="00183855" w:rsidP="00252212">
            <w:r>
              <w:rPr>
                <w:rFonts w:hint="eastAsia"/>
              </w:rPr>
              <w:t>消息频率</w:t>
            </w:r>
          </w:p>
        </w:tc>
        <w:tc>
          <w:tcPr>
            <w:tcW w:w="1882" w:type="dxa"/>
          </w:tcPr>
          <w:p w14:paraId="2208B36D" w14:textId="77777777" w:rsidR="00183855" w:rsidRDefault="00183855" w:rsidP="00252212"/>
        </w:tc>
        <w:tc>
          <w:tcPr>
            <w:tcW w:w="1945" w:type="dxa"/>
            <w:shd w:val="clear" w:color="auto" w:fill="EAF1DD" w:themeFill="accent3" w:themeFillTint="33"/>
          </w:tcPr>
          <w:p w14:paraId="42D81BD6" w14:textId="77777777" w:rsidR="00183855" w:rsidRDefault="00183855" w:rsidP="00252212">
            <w:r>
              <w:rPr>
                <w:rFonts w:hint="eastAsia"/>
              </w:rPr>
              <w:t>消息类型</w:t>
            </w:r>
          </w:p>
        </w:tc>
        <w:tc>
          <w:tcPr>
            <w:tcW w:w="2737" w:type="dxa"/>
          </w:tcPr>
          <w:p w14:paraId="77B0C644" w14:textId="77777777" w:rsidR="00183855" w:rsidRDefault="00183855" w:rsidP="00252212">
            <w:r>
              <w:rPr>
                <w:rFonts w:hint="eastAsia"/>
              </w:rPr>
              <w:t>邮件提醒</w:t>
            </w:r>
            <w:r>
              <w:t xml:space="preserve"> </w:t>
            </w:r>
          </w:p>
        </w:tc>
      </w:tr>
      <w:tr w:rsidR="00183855" w14:paraId="2CFE17A2" w14:textId="77777777" w:rsidTr="00252212">
        <w:trPr>
          <w:trHeight w:val="566"/>
          <w:jc w:val="center"/>
        </w:trPr>
        <w:tc>
          <w:tcPr>
            <w:tcW w:w="1555" w:type="dxa"/>
            <w:shd w:val="clear" w:color="auto" w:fill="EAF1DD" w:themeFill="accent3" w:themeFillTint="33"/>
          </w:tcPr>
          <w:p w14:paraId="1A6A93F5" w14:textId="77777777" w:rsidR="00183855" w:rsidRDefault="00183855" w:rsidP="00252212">
            <w:r>
              <w:rPr>
                <w:rFonts w:hint="eastAsia"/>
              </w:rPr>
              <w:t>消息级别</w:t>
            </w:r>
          </w:p>
        </w:tc>
        <w:tc>
          <w:tcPr>
            <w:tcW w:w="1882" w:type="dxa"/>
          </w:tcPr>
          <w:p w14:paraId="05BAE7E3" w14:textId="77777777" w:rsidR="00183855" w:rsidRDefault="00183855" w:rsidP="00252212"/>
        </w:tc>
        <w:tc>
          <w:tcPr>
            <w:tcW w:w="1945" w:type="dxa"/>
            <w:shd w:val="clear" w:color="auto" w:fill="EAF1DD" w:themeFill="accent3" w:themeFillTint="33"/>
          </w:tcPr>
          <w:p w14:paraId="6E5EA6AF" w14:textId="77777777" w:rsidR="00183855" w:rsidRDefault="00183855" w:rsidP="00252212">
            <w:r>
              <w:rPr>
                <w:rFonts w:hint="eastAsia"/>
              </w:rPr>
              <w:t>隶属模块</w:t>
            </w:r>
          </w:p>
        </w:tc>
        <w:tc>
          <w:tcPr>
            <w:tcW w:w="2737" w:type="dxa"/>
          </w:tcPr>
          <w:p w14:paraId="402D82C2" w14:textId="77777777" w:rsidR="00183855" w:rsidRDefault="00183855" w:rsidP="00252212">
            <w:r>
              <w:rPr>
                <w:rFonts w:hint="eastAsia"/>
              </w:rPr>
              <w:t>人员资格管理</w:t>
            </w:r>
          </w:p>
        </w:tc>
      </w:tr>
      <w:tr w:rsidR="00183855" w14:paraId="568BB054" w14:textId="77777777" w:rsidTr="00252212">
        <w:trPr>
          <w:trHeight w:val="566"/>
          <w:jc w:val="center"/>
        </w:trPr>
        <w:tc>
          <w:tcPr>
            <w:tcW w:w="1555" w:type="dxa"/>
            <w:shd w:val="clear" w:color="auto" w:fill="EAF1DD" w:themeFill="accent3" w:themeFillTint="33"/>
          </w:tcPr>
          <w:p w14:paraId="2ADD5C72" w14:textId="77777777" w:rsidR="00183855" w:rsidRDefault="00183855" w:rsidP="00252212">
            <w:r>
              <w:rPr>
                <w:rFonts w:hint="eastAsia"/>
              </w:rPr>
              <w:t>消息标题</w:t>
            </w:r>
          </w:p>
        </w:tc>
        <w:tc>
          <w:tcPr>
            <w:tcW w:w="1882" w:type="dxa"/>
          </w:tcPr>
          <w:p w14:paraId="09305CE8" w14:textId="77777777" w:rsidR="00183855" w:rsidRDefault="00183855" w:rsidP="00252212">
            <w:r>
              <w:rPr>
                <w:rFonts w:hint="eastAsia"/>
              </w:rPr>
              <w:t>二级授权人员缺少</w:t>
            </w:r>
          </w:p>
        </w:tc>
        <w:tc>
          <w:tcPr>
            <w:tcW w:w="1945" w:type="dxa"/>
            <w:shd w:val="clear" w:color="auto" w:fill="EAF1DD" w:themeFill="accent3" w:themeFillTint="33"/>
          </w:tcPr>
          <w:p w14:paraId="1F68DB71" w14:textId="77777777" w:rsidR="00183855" w:rsidRDefault="00183855" w:rsidP="00252212">
            <w:r>
              <w:rPr>
                <w:rFonts w:hint="eastAsia"/>
              </w:rPr>
              <w:t>有效标志</w:t>
            </w:r>
          </w:p>
        </w:tc>
        <w:tc>
          <w:tcPr>
            <w:tcW w:w="2737" w:type="dxa"/>
          </w:tcPr>
          <w:p w14:paraId="14B74982" w14:textId="77777777" w:rsidR="00183855" w:rsidRDefault="00183855" w:rsidP="00252212">
            <w:r>
              <w:rPr>
                <w:rFonts w:hint="eastAsia"/>
              </w:rPr>
              <w:t>有效</w:t>
            </w:r>
          </w:p>
        </w:tc>
      </w:tr>
      <w:tr w:rsidR="00183855" w14:paraId="3307BFDB" w14:textId="77777777" w:rsidTr="00252212">
        <w:trPr>
          <w:trHeight w:val="566"/>
          <w:jc w:val="center"/>
        </w:trPr>
        <w:tc>
          <w:tcPr>
            <w:tcW w:w="1555" w:type="dxa"/>
            <w:shd w:val="clear" w:color="auto" w:fill="EAF1DD" w:themeFill="accent3" w:themeFillTint="33"/>
          </w:tcPr>
          <w:p w14:paraId="47F877E2" w14:textId="77777777" w:rsidR="00183855" w:rsidRDefault="00183855" w:rsidP="00252212">
            <w:r>
              <w:rPr>
                <w:rFonts w:hint="eastAsia"/>
              </w:rPr>
              <w:t>接收部门</w:t>
            </w:r>
          </w:p>
        </w:tc>
        <w:tc>
          <w:tcPr>
            <w:tcW w:w="1882" w:type="dxa"/>
          </w:tcPr>
          <w:p w14:paraId="221BEC20" w14:textId="77777777" w:rsidR="00183855" w:rsidRDefault="00183855" w:rsidP="00252212">
            <w:r>
              <w:rPr>
                <w:rFonts w:hint="eastAsia"/>
              </w:rPr>
              <w:t>质量管理部门</w:t>
            </w:r>
          </w:p>
        </w:tc>
        <w:tc>
          <w:tcPr>
            <w:tcW w:w="1945" w:type="dxa"/>
            <w:shd w:val="clear" w:color="auto" w:fill="EAF1DD" w:themeFill="accent3" w:themeFillTint="33"/>
          </w:tcPr>
          <w:p w14:paraId="243E44FE" w14:textId="77777777" w:rsidR="00183855" w:rsidRDefault="00183855" w:rsidP="00252212">
            <w:r>
              <w:rPr>
                <w:rFonts w:hint="eastAsia"/>
              </w:rPr>
              <w:t>接收人</w:t>
            </w:r>
          </w:p>
        </w:tc>
        <w:tc>
          <w:tcPr>
            <w:tcW w:w="2737" w:type="dxa"/>
          </w:tcPr>
          <w:p w14:paraId="03E9950D" w14:textId="77777777" w:rsidR="00183855" w:rsidRDefault="00183855" w:rsidP="00252212">
            <w:r>
              <w:rPr>
                <w:rFonts w:hint="eastAsia"/>
              </w:rPr>
              <w:t>选择</w:t>
            </w:r>
          </w:p>
        </w:tc>
      </w:tr>
      <w:tr w:rsidR="00183855" w14:paraId="38C643BA" w14:textId="77777777" w:rsidTr="00252212">
        <w:trPr>
          <w:trHeight w:val="566"/>
          <w:jc w:val="center"/>
        </w:trPr>
        <w:tc>
          <w:tcPr>
            <w:tcW w:w="1555" w:type="dxa"/>
            <w:shd w:val="clear" w:color="auto" w:fill="EAF1DD" w:themeFill="accent3" w:themeFillTint="33"/>
          </w:tcPr>
          <w:p w14:paraId="4B580DDF" w14:textId="77777777" w:rsidR="00183855" w:rsidRDefault="00183855" w:rsidP="00252212">
            <w:r>
              <w:rPr>
                <w:rFonts w:hint="eastAsia"/>
              </w:rPr>
              <w:t>消息筛选</w:t>
            </w:r>
          </w:p>
        </w:tc>
        <w:tc>
          <w:tcPr>
            <w:tcW w:w="6564" w:type="dxa"/>
            <w:gridSpan w:val="3"/>
          </w:tcPr>
          <w:p w14:paraId="0C1911A3" w14:textId="77777777" w:rsidR="00183855" w:rsidRDefault="00183855" w:rsidP="00252212">
            <w:r>
              <w:t xml:space="preserve"> </w:t>
            </w:r>
          </w:p>
        </w:tc>
      </w:tr>
      <w:tr w:rsidR="00183855" w14:paraId="7CFC5D16" w14:textId="77777777" w:rsidTr="00252212">
        <w:trPr>
          <w:trHeight w:val="566"/>
          <w:jc w:val="center"/>
        </w:trPr>
        <w:tc>
          <w:tcPr>
            <w:tcW w:w="1555" w:type="dxa"/>
            <w:shd w:val="clear" w:color="auto" w:fill="EAF1DD" w:themeFill="accent3" w:themeFillTint="33"/>
          </w:tcPr>
          <w:p w14:paraId="2921022D" w14:textId="77777777" w:rsidR="00183855" w:rsidRDefault="00183855" w:rsidP="00252212">
            <w:r>
              <w:rPr>
                <w:rFonts w:hint="eastAsia"/>
              </w:rPr>
              <w:t>消息内容</w:t>
            </w:r>
          </w:p>
        </w:tc>
        <w:tc>
          <w:tcPr>
            <w:tcW w:w="6564" w:type="dxa"/>
            <w:gridSpan w:val="3"/>
          </w:tcPr>
          <w:p w14:paraId="725D3663" w14:textId="77777777" w:rsidR="00183855" w:rsidRDefault="00183855" w:rsidP="00252212">
            <w:r w:rsidRPr="00D36C53">
              <w:rPr>
                <w:rFonts w:hint="eastAsia"/>
              </w:rPr>
              <w:t>XXXX</w:t>
            </w:r>
            <w:r w:rsidRPr="00D36C53">
              <w:rPr>
                <w:rFonts w:hint="eastAsia"/>
              </w:rPr>
              <w:t>，您好！</w:t>
            </w:r>
            <w:r w:rsidRPr="00D36C53">
              <w:rPr>
                <w:rFonts w:hint="eastAsia"/>
              </w:rPr>
              <w:t xml:space="preserve">  XXXX</w:t>
            </w:r>
            <w:r w:rsidRPr="00D36C53">
              <w:rPr>
                <w:rFonts w:hint="eastAsia"/>
              </w:rPr>
              <w:t>维修许可下</w:t>
            </w:r>
            <w:r w:rsidRPr="00D36C53">
              <w:rPr>
                <w:rFonts w:hint="eastAsia"/>
              </w:rPr>
              <w:t>XXXX</w:t>
            </w:r>
            <w:r w:rsidRPr="00D36C53">
              <w:rPr>
                <w:rFonts w:hint="eastAsia"/>
              </w:rPr>
              <w:t>机型人员不足，无法满足适航要求，目前缺少</w:t>
            </w:r>
            <w:r w:rsidRPr="00D36C53">
              <w:rPr>
                <w:rFonts w:hint="eastAsia"/>
              </w:rPr>
              <w:t>XXXXX</w:t>
            </w:r>
            <w:r w:rsidRPr="00D36C53">
              <w:rPr>
                <w:rFonts w:hint="eastAsia"/>
              </w:rPr>
              <w:t>人员</w:t>
            </w:r>
          </w:p>
        </w:tc>
      </w:tr>
      <w:tr w:rsidR="00183855" w14:paraId="302FFB42" w14:textId="77777777" w:rsidTr="00252212">
        <w:trPr>
          <w:trHeight w:val="566"/>
          <w:jc w:val="center"/>
        </w:trPr>
        <w:tc>
          <w:tcPr>
            <w:tcW w:w="8119" w:type="dxa"/>
            <w:gridSpan w:val="4"/>
            <w:shd w:val="clear" w:color="auto" w:fill="EAF1DD" w:themeFill="accent3" w:themeFillTint="33"/>
          </w:tcPr>
          <w:p w14:paraId="788C0F32"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581EEF1E" w14:textId="77777777" w:rsidR="00183855" w:rsidRPr="000244BC" w:rsidRDefault="00183855" w:rsidP="00694C62">
      <w:pPr>
        <w:pStyle w:val="5"/>
      </w:pPr>
      <w:r>
        <w:rPr>
          <w:rFonts w:hint="eastAsia"/>
        </w:rPr>
        <w:t>规则</w:t>
      </w:r>
      <w:r>
        <w:t>30</w:t>
      </w:r>
      <w:r>
        <w:rPr>
          <w:rFonts w:hint="eastAsia"/>
        </w:rPr>
        <w:t>-维修许可失效提醒</w:t>
      </w:r>
    </w:p>
    <w:tbl>
      <w:tblPr>
        <w:tblStyle w:val="aff8"/>
        <w:tblW w:w="0" w:type="auto"/>
        <w:jc w:val="center"/>
        <w:tblLook w:val="04A0" w:firstRow="1" w:lastRow="0" w:firstColumn="1" w:lastColumn="0" w:noHBand="0" w:noVBand="1"/>
      </w:tblPr>
      <w:tblGrid>
        <w:gridCol w:w="1555"/>
        <w:gridCol w:w="1882"/>
        <w:gridCol w:w="1945"/>
        <w:gridCol w:w="2737"/>
      </w:tblGrid>
      <w:tr w:rsidR="00183855" w14:paraId="0584E646" w14:textId="77777777" w:rsidTr="00252212">
        <w:trPr>
          <w:trHeight w:val="425"/>
          <w:jc w:val="center"/>
        </w:trPr>
        <w:tc>
          <w:tcPr>
            <w:tcW w:w="1555" w:type="dxa"/>
            <w:shd w:val="clear" w:color="auto" w:fill="EAF1DD" w:themeFill="accent3" w:themeFillTint="33"/>
          </w:tcPr>
          <w:p w14:paraId="35C82718" w14:textId="77777777" w:rsidR="00183855" w:rsidRDefault="00183855" w:rsidP="00252212">
            <w:r>
              <w:rPr>
                <w:rFonts w:hint="eastAsia"/>
              </w:rPr>
              <w:t>消息频率</w:t>
            </w:r>
          </w:p>
        </w:tc>
        <w:tc>
          <w:tcPr>
            <w:tcW w:w="1882" w:type="dxa"/>
          </w:tcPr>
          <w:p w14:paraId="5A908B59" w14:textId="77777777" w:rsidR="00183855" w:rsidRDefault="00183855" w:rsidP="00252212"/>
        </w:tc>
        <w:tc>
          <w:tcPr>
            <w:tcW w:w="1945" w:type="dxa"/>
            <w:shd w:val="clear" w:color="auto" w:fill="EAF1DD" w:themeFill="accent3" w:themeFillTint="33"/>
          </w:tcPr>
          <w:p w14:paraId="763EC80B" w14:textId="77777777" w:rsidR="00183855" w:rsidRDefault="00183855" w:rsidP="00252212">
            <w:r>
              <w:rPr>
                <w:rFonts w:hint="eastAsia"/>
              </w:rPr>
              <w:t>消息类型</w:t>
            </w:r>
          </w:p>
        </w:tc>
        <w:tc>
          <w:tcPr>
            <w:tcW w:w="2737" w:type="dxa"/>
          </w:tcPr>
          <w:p w14:paraId="618D51B8" w14:textId="77777777" w:rsidR="00183855" w:rsidRDefault="00183855" w:rsidP="00252212">
            <w:r>
              <w:rPr>
                <w:rFonts w:hint="eastAsia"/>
              </w:rPr>
              <w:t>提醒</w:t>
            </w:r>
            <w:r>
              <w:t xml:space="preserve"> </w:t>
            </w:r>
          </w:p>
        </w:tc>
      </w:tr>
      <w:tr w:rsidR="00183855" w14:paraId="7043E84C" w14:textId="77777777" w:rsidTr="00252212">
        <w:trPr>
          <w:trHeight w:val="566"/>
          <w:jc w:val="center"/>
        </w:trPr>
        <w:tc>
          <w:tcPr>
            <w:tcW w:w="1555" w:type="dxa"/>
            <w:shd w:val="clear" w:color="auto" w:fill="EAF1DD" w:themeFill="accent3" w:themeFillTint="33"/>
          </w:tcPr>
          <w:p w14:paraId="5682CA85" w14:textId="77777777" w:rsidR="00183855" w:rsidRDefault="00183855" w:rsidP="00252212">
            <w:r>
              <w:rPr>
                <w:rFonts w:hint="eastAsia"/>
              </w:rPr>
              <w:t>消息级别</w:t>
            </w:r>
          </w:p>
        </w:tc>
        <w:tc>
          <w:tcPr>
            <w:tcW w:w="1882" w:type="dxa"/>
          </w:tcPr>
          <w:p w14:paraId="72A027E8" w14:textId="77777777" w:rsidR="00183855" w:rsidRDefault="00183855" w:rsidP="00252212"/>
        </w:tc>
        <w:tc>
          <w:tcPr>
            <w:tcW w:w="1945" w:type="dxa"/>
            <w:shd w:val="clear" w:color="auto" w:fill="EAF1DD" w:themeFill="accent3" w:themeFillTint="33"/>
          </w:tcPr>
          <w:p w14:paraId="0527D616" w14:textId="77777777" w:rsidR="00183855" w:rsidRDefault="00183855" w:rsidP="00252212">
            <w:r>
              <w:rPr>
                <w:rFonts w:hint="eastAsia"/>
              </w:rPr>
              <w:t>隶属模块</w:t>
            </w:r>
          </w:p>
        </w:tc>
        <w:tc>
          <w:tcPr>
            <w:tcW w:w="2737" w:type="dxa"/>
          </w:tcPr>
          <w:p w14:paraId="644CC58F" w14:textId="77777777" w:rsidR="00183855" w:rsidRDefault="00183855" w:rsidP="00252212">
            <w:r>
              <w:rPr>
                <w:rFonts w:hint="eastAsia"/>
              </w:rPr>
              <w:t>人员资格管理</w:t>
            </w:r>
          </w:p>
        </w:tc>
      </w:tr>
      <w:tr w:rsidR="00183855" w14:paraId="3EF1B39C" w14:textId="77777777" w:rsidTr="00252212">
        <w:trPr>
          <w:trHeight w:val="566"/>
          <w:jc w:val="center"/>
        </w:trPr>
        <w:tc>
          <w:tcPr>
            <w:tcW w:w="1555" w:type="dxa"/>
            <w:shd w:val="clear" w:color="auto" w:fill="EAF1DD" w:themeFill="accent3" w:themeFillTint="33"/>
          </w:tcPr>
          <w:p w14:paraId="78339448" w14:textId="77777777" w:rsidR="00183855" w:rsidRDefault="00183855" w:rsidP="00252212">
            <w:r>
              <w:rPr>
                <w:rFonts w:hint="eastAsia"/>
              </w:rPr>
              <w:lastRenderedPageBreak/>
              <w:t>消息标题</w:t>
            </w:r>
          </w:p>
        </w:tc>
        <w:tc>
          <w:tcPr>
            <w:tcW w:w="1882" w:type="dxa"/>
          </w:tcPr>
          <w:p w14:paraId="6DCC84EA" w14:textId="77777777" w:rsidR="00183855" w:rsidRDefault="00183855" w:rsidP="00252212">
            <w:r>
              <w:rPr>
                <w:rFonts w:hint="eastAsia"/>
              </w:rPr>
              <w:t>维修许可失效</w:t>
            </w:r>
          </w:p>
        </w:tc>
        <w:tc>
          <w:tcPr>
            <w:tcW w:w="1945" w:type="dxa"/>
            <w:shd w:val="clear" w:color="auto" w:fill="EAF1DD" w:themeFill="accent3" w:themeFillTint="33"/>
          </w:tcPr>
          <w:p w14:paraId="5A140176" w14:textId="77777777" w:rsidR="00183855" w:rsidRDefault="00183855" w:rsidP="00252212">
            <w:r>
              <w:rPr>
                <w:rFonts w:hint="eastAsia"/>
              </w:rPr>
              <w:t>有效标志</w:t>
            </w:r>
          </w:p>
        </w:tc>
        <w:tc>
          <w:tcPr>
            <w:tcW w:w="2737" w:type="dxa"/>
          </w:tcPr>
          <w:p w14:paraId="4C8900D4" w14:textId="77777777" w:rsidR="00183855" w:rsidRDefault="00183855" w:rsidP="00252212">
            <w:r>
              <w:rPr>
                <w:rFonts w:hint="eastAsia"/>
              </w:rPr>
              <w:t>有效</w:t>
            </w:r>
          </w:p>
        </w:tc>
      </w:tr>
      <w:tr w:rsidR="00183855" w14:paraId="7E353ED5" w14:textId="77777777" w:rsidTr="00252212">
        <w:trPr>
          <w:trHeight w:val="566"/>
          <w:jc w:val="center"/>
        </w:trPr>
        <w:tc>
          <w:tcPr>
            <w:tcW w:w="1555" w:type="dxa"/>
            <w:shd w:val="clear" w:color="auto" w:fill="EAF1DD" w:themeFill="accent3" w:themeFillTint="33"/>
          </w:tcPr>
          <w:p w14:paraId="59844568" w14:textId="77777777" w:rsidR="00183855" w:rsidRDefault="00183855" w:rsidP="00252212">
            <w:r>
              <w:rPr>
                <w:rFonts w:hint="eastAsia"/>
              </w:rPr>
              <w:t>接收部门</w:t>
            </w:r>
          </w:p>
        </w:tc>
        <w:tc>
          <w:tcPr>
            <w:tcW w:w="1882" w:type="dxa"/>
          </w:tcPr>
          <w:p w14:paraId="42678989" w14:textId="77777777" w:rsidR="00183855" w:rsidRDefault="00183855" w:rsidP="00252212">
            <w:r>
              <w:rPr>
                <w:rFonts w:hint="eastAsia"/>
              </w:rPr>
              <w:t>质量管理部门</w:t>
            </w:r>
          </w:p>
        </w:tc>
        <w:tc>
          <w:tcPr>
            <w:tcW w:w="1945" w:type="dxa"/>
            <w:shd w:val="clear" w:color="auto" w:fill="EAF1DD" w:themeFill="accent3" w:themeFillTint="33"/>
          </w:tcPr>
          <w:p w14:paraId="1914360C" w14:textId="77777777" w:rsidR="00183855" w:rsidRDefault="00183855" w:rsidP="00252212">
            <w:r>
              <w:rPr>
                <w:rFonts w:hint="eastAsia"/>
              </w:rPr>
              <w:t>接收人</w:t>
            </w:r>
          </w:p>
        </w:tc>
        <w:tc>
          <w:tcPr>
            <w:tcW w:w="2737" w:type="dxa"/>
          </w:tcPr>
          <w:p w14:paraId="376A25B4" w14:textId="77777777" w:rsidR="00183855" w:rsidRDefault="00183855" w:rsidP="00252212">
            <w:r>
              <w:rPr>
                <w:rFonts w:hint="eastAsia"/>
              </w:rPr>
              <w:t>选择</w:t>
            </w:r>
          </w:p>
        </w:tc>
      </w:tr>
      <w:tr w:rsidR="00183855" w14:paraId="7DB5D9E4" w14:textId="77777777" w:rsidTr="00252212">
        <w:trPr>
          <w:trHeight w:val="566"/>
          <w:jc w:val="center"/>
        </w:trPr>
        <w:tc>
          <w:tcPr>
            <w:tcW w:w="1555" w:type="dxa"/>
            <w:shd w:val="clear" w:color="auto" w:fill="EAF1DD" w:themeFill="accent3" w:themeFillTint="33"/>
          </w:tcPr>
          <w:p w14:paraId="5BB8666A" w14:textId="77777777" w:rsidR="00183855" w:rsidRDefault="00183855" w:rsidP="00252212">
            <w:r>
              <w:rPr>
                <w:rFonts w:hint="eastAsia"/>
              </w:rPr>
              <w:t>消息筛选</w:t>
            </w:r>
          </w:p>
        </w:tc>
        <w:tc>
          <w:tcPr>
            <w:tcW w:w="6564" w:type="dxa"/>
            <w:gridSpan w:val="3"/>
          </w:tcPr>
          <w:p w14:paraId="4C3DE638" w14:textId="77777777" w:rsidR="00183855" w:rsidRDefault="00183855" w:rsidP="00252212">
            <w:r>
              <w:t xml:space="preserve"> </w:t>
            </w:r>
          </w:p>
        </w:tc>
      </w:tr>
      <w:tr w:rsidR="00183855" w14:paraId="2C8C257F" w14:textId="77777777" w:rsidTr="00252212">
        <w:trPr>
          <w:trHeight w:val="566"/>
          <w:jc w:val="center"/>
        </w:trPr>
        <w:tc>
          <w:tcPr>
            <w:tcW w:w="1555" w:type="dxa"/>
            <w:shd w:val="clear" w:color="auto" w:fill="EAF1DD" w:themeFill="accent3" w:themeFillTint="33"/>
          </w:tcPr>
          <w:p w14:paraId="44750114" w14:textId="77777777" w:rsidR="00183855" w:rsidRDefault="00183855" w:rsidP="00252212">
            <w:r>
              <w:rPr>
                <w:rFonts w:hint="eastAsia"/>
              </w:rPr>
              <w:t>消息内容</w:t>
            </w:r>
          </w:p>
        </w:tc>
        <w:tc>
          <w:tcPr>
            <w:tcW w:w="6564" w:type="dxa"/>
            <w:gridSpan w:val="3"/>
          </w:tcPr>
          <w:p w14:paraId="57B742D7" w14:textId="77777777" w:rsidR="00183855" w:rsidRDefault="00183855" w:rsidP="00252212">
            <w:r w:rsidRPr="00D36C53">
              <w:rPr>
                <w:rFonts w:hint="eastAsia"/>
              </w:rPr>
              <w:t>XXXXX</w:t>
            </w:r>
            <w:r w:rsidRPr="00D36C53">
              <w:rPr>
                <w:rFonts w:hint="eastAsia"/>
              </w:rPr>
              <w:t>，你好！</w:t>
            </w:r>
            <w:r w:rsidRPr="00D36C53">
              <w:rPr>
                <w:rFonts w:hint="eastAsia"/>
              </w:rPr>
              <w:t xml:space="preserve">  </w:t>
            </w:r>
            <w:r w:rsidRPr="00D36C53">
              <w:rPr>
                <w:rFonts w:hint="eastAsia"/>
              </w:rPr>
              <w:t>因为公司</w:t>
            </w:r>
            <w:r w:rsidRPr="00D36C53">
              <w:rPr>
                <w:rFonts w:hint="eastAsia"/>
              </w:rPr>
              <w:t>XXXX</w:t>
            </w:r>
            <w:r w:rsidRPr="00D36C53">
              <w:rPr>
                <w:rFonts w:hint="eastAsia"/>
              </w:rPr>
              <w:t>维修许可失效，你相应的维修授权已经失效，请知悉。没有进一步通知，请您不要再签署</w:t>
            </w:r>
            <w:r w:rsidRPr="00D36C53">
              <w:rPr>
                <w:rFonts w:hint="eastAsia"/>
              </w:rPr>
              <w:t>XXXX</w:t>
            </w:r>
            <w:r w:rsidRPr="00D36C53">
              <w:rPr>
                <w:rFonts w:hint="eastAsia"/>
              </w:rPr>
              <w:t>维修许可下的维修工作</w:t>
            </w:r>
          </w:p>
        </w:tc>
      </w:tr>
      <w:tr w:rsidR="00183855" w14:paraId="3BF4A499" w14:textId="77777777" w:rsidTr="00252212">
        <w:trPr>
          <w:trHeight w:val="566"/>
          <w:jc w:val="center"/>
        </w:trPr>
        <w:tc>
          <w:tcPr>
            <w:tcW w:w="8119" w:type="dxa"/>
            <w:gridSpan w:val="4"/>
            <w:shd w:val="clear" w:color="auto" w:fill="EAF1DD" w:themeFill="accent3" w:themeFillTint="33"/>
          </w:tcPr>
          <w:p w14:paraId="1787487D" w14:textId="77777777" w:rsidR="00183855" w:rsidRDefault="00183855" w:rsidP="00252212">
            <w:pPr>
              <w:jc w:val="center"/>
            </w:pPr>
            <w:r>
              <w:rPr>
                <w:rFonts w:hint="eastAsia"/>
              </w:rPr>
              <w:t>保存</w:t>
            </w:r>
            <w:r>
              <w:rPr>
                <w:rFonts w:hint="eastAsia"/>
              </w:rPr>
              <w:t xml:space="preserve"> </w:t>
            </w:r>
            <w:r>
              <w:t xml:space="preserve">  </w:t>
            </w:r>
            <w:r>
              <w:rPr>
                <w:rFonts w:hint="eastAsia"/>
              </w:rPr>
              <w:t>取消</w:t>
            </w:r>
          </w:p>
        </w:tc>
      </w:tr>
    </w:tbl>
    <w:p w14:paraId="335B5C79" w14:textId="5EC7D56A" w:rsidR="001E7C7A" w:rsidRPr="000244BC" w:rsidRDefault="001E7C7A" w:rsidP="00694C62">
      <w:pPr>
        <w:pStyle w:val="5"/>
      </w:pPr>
      <w:r>
        <w:rPr>
          <w:rFonts w:hint="eastAsia"/>
        </w:rPr>
        <w:t>规则</w:t>
      </w:r>
      <w:r>
        <w:t>31</w:t>
      </w:r>
      <w:r>
        <w:rPr>
          <w:rFonts w:hint="eastAsia"/>
        </w:rPr>
        <w:t>-</w:t>
      </w:r>
      <w:r w:rsidR="00C1322D">
        <w:rPr>
          <w:rFonts w:hint="eastAsia"/>
        </w:rPr>
        <w:t>能力</w:t>
      </w:r>
      <w:r>
        <w:rPr>
          <w:rFonts w:hint="eastAsia"/>
        </w:rPr>
        <w:t>评估开展提醒</w:t>
      </w:r>
      <w:r w:rsidR="00A126C2">
        <w:rPr>
          <w:rFonts w:hint="eastAsia"/>
        </w:rPr>
        <w:t xml:space="preserve"> </w:t>
      </w:r>
      <w:r w:rsidR="00A126C2">
        <w:t>–</w:t>
      </w:r>
      <w:r w:rsidR="00A126C2">
        <w:rPr>
          <w:rFonts w:hint="eastAsia"/>
        </w:rPr>
        <w:t>流程</w:t>
      </w:r>
    </w:p>
    <w:tbl>
      <w:tblPr>
        <w:tblStyle w:val="aff8"/>
        <w:tblW w:w="0" w:type="auto"/>
        <w:jc w:val="center"/>
        <w:tblLook w:val="04A0" w:firstRow="1" w:lastRow="0" w:firstColumn="1" w:lastColumn="0" w:noHBand="0" w:noVBand="1"/>
      </w:tblPr>
      <w:tblGrid>
        <w:gridCol w:w="1555"/>
        <w:gridCol w:w="1882"/>
        <w:gridCol w:w="1945"/>
        <w:gridCol w:w="2737"/>
      </w:tblGrid>
      <w:tr w:rsidR="001E7C7A" w14:paraId="0518506D" w14:textId="77777777" w:rsidTr="00491421">
        <w:trPr>
          <w:trHeight w:val="425"/>
          <w:jc w:val="center"/>
        </w:trPr>
        <w:tc>
          <w:tcPr>
            <w:tcW w:w="1555" w:type="dxa"/>
            <w:shd w:val="clear" w:color="auto" w:fill="EAF1DD" w:themeFill="accent3" w:themeFillTint="33"/>
          </w:tcPr>
          <w:p w14:paraId="52F74E18" w14:textId="77777777" w:rsidR="001E7C7A" w:rsidRDefault="001E7C7A" w:rsidP="00491421">
            <w:r>
              <w:rPr>
                <w:rFonts w:hint="eastAsia"/>
              </w:rPr>
              <w:t>消息频率</w:t>
            </w:r>
          </w:p>
        </w:tc>
        <w:tc>
          <w:tcPr>
            <w:tcW w:w="1882" w:type="dxa"/>
          </w:tcPr>
          <w:p w14:paraId="747BDB23" w14:textId="77777777" w:rsidR="001E7C7A" w:rsidRDefault="001E7C7A" w:rsidP="00491421"/>
        </w:tc>
        <w:tc>
          <w:tcPr>
            <w:tcW w:w="1945" w:type="dxa"/>
            <w:shd w:val="clear" w:color="auto" w:fill="EAF1DD" w:themeFill="accent3" w:themeFillTint="33"/>
          </w:tcPr>
          <w:p w14:paraId="4E92C78C" w14:textId="77777777" w:rsidR="001E7C7A" w:rsidRDefault="001E7C7A" w:rsidP="00491421">
            <w:r>
              <w:rPr>
                <w:rFonts w:hint="eastAsia"/>
              </w:rPr>
              <w:t>消息类型</w:t>
            </w:r>
          </w:p>
        </w:tc>
        <w:tc>
          <w:tcPr>
            <w:tcW w:w="2737" w:type="dxa"/>
          </w:tcPr>
          <w:p w14:paraId="6FFE2D2F" w14:textId="77777777" w:rsidR="001E7C7A" w:rsidRDefault="001E7C7A" w:rsidP="00491421">
            <w:r>
              <w:rPr>
                <w:rFonts w:hint="eastAsia"/>
              </w:rPr>
              <w:t>提醒</w:t>
            </w:r>
            <w:r>
              <w:t xml:space="preserve"> </w:t>
            </w:r>
          </w:p>
        </w:tc>
      </w:tr>
      <w:tr w:rsidR="001E7C7A" w14:paraId="493D5B44" w14:textId="77777777" w:rsidTr="00491421">
        <w:trPr>
          <w:trHeight w:val="566"/>
          <w:jc w:val="center"/>
        </w:trPr>
        <w:tc>
          <w:tcPr>
            <w:tcW w:w="1555" w:type="dxa"/>
            <w:shd w:val="clear" w:color="auto" w:fill="EAF1DD" w:themeFill="accent3" w:themeFillTint="33"/>
          </w:tcPr>
          <w:p w14:paraId="10D20BE4" w14:textId="77777777" w:rsidR="001E7C7A" w:rsidRDefault="001E7C7A" w:rsidP="00491421">
            <w:r>
              <w:rPr>
                <w:rFonts w:hint="eastAsia"/>
              </w:rPr>
              <w:t>消息级别</w:t>
            </w:r>
          </w:p>
        </w:tc>
        <w:tc>
          <w:tcPr>
            <w:tcW w:w="1882" w:type="dxa"/>
          </w:tcPr>
          <w:p w14:paraId="651ED655" w14:textId="77777777" w:rsidR="001E7C7A" w:rsidRDefault="001E7C7A" w:rsidP="00491421"/>
        </w:tc>
        <w:tc>
          <w:tcPr>
            <w:tcW w:w="1945" w:type="dxa"/>
            <w:shd w:val="clear" w:color="auto" w:fill="EAF1DD" w:themeFill="accent3" w:themeFillTint="33"/>
          </w:tcPr>
          <w:p w14:paraId="6B117708" w14:textId="77777777" w:rsidR="001E7C7A" w:rsidRDefault="001E7C7A" w:rsidP="00491421">
            <w:r>
              <w:rPr>
                <w:rFonts w:hint="eastAsia"/>
              </w:rPr>
              <w:t>隶属模块</w:t>
            </w:r>
          </w:p>
        </w:tc>
        <w:tc>
          <w:tcPr>
            <w:tcW w:w="2737" w:type="dxa"/>
          </w:tcPr>
          <w:p w14:paraId="18106D49" w14:textId="77777777" w:rsidR="001E7C7A" w:rsidRDefault="001E7C7A" w:rsidP="00491421">
            <w:r>
              <w:rPr>
                <w:rFonts w:hint="eastAsia"/>
              </w:rPr>
              <w:t>许可证管理</w:t>
            </w:r>
          </w:p>
        </w:tc>
      </w:tr>
      <w:tr w:rsidR="001E7C7A" w14:paraId="198C4749" w14:textId="77777777" w:rsidTr="00491421">
        <w:trPr>
          <w:trHeight w:val="566"/>
          <w:jc w:val="center"/>
        </w:trPr>
        <w:tc>
          <w:tcPr>
            <w:tcW w:w="1555" w:type="dxa"/>
            <w:shd w:val="clear" w:color="auto" w:fill="EAF1DD" w:themeFill="accent3" w:themeFillTint="33"/>
          </w:tcPr>
          <w:p w14:paraId="51E3200F" w14:textId="77777777" w:rsidR="001E7C7A" w:rsidRDefault="001E7C7A" w:rsidP="00491421">
            <w:r>
              <w:rPr>
                <w:rFonts w:hint="eastAsia"/>
              </w:rPr>
              <w:t>消息标题</w:t>
            </w:r>
          </w:p>
        </w:tc>
        <w:tc>
          <w:tcPr>
            <w:tcW w:w="1882" w:type="dxa"/>
          </w:tcPr>
          <w:p w14:paraId="1151CFEB" w14:textId="77777777" w:rsidR="001E7C7A" w:rsidRDefault="00C1322D" w:rsidP="00491421">
            <w:r>
              <w:rPr>
                <w:rFonts w:hint="eastAsia"/>
              </w:rPr>
              <w:t>能力评估开展</w:t>
            </w:r>
          </w:p>
        </w:tc>
        <w:tc>
          <w:tcPr>
            <w:tcW w:w="1945" w:type="dxa"/>
            <w:shd w:val="clear" w:color="auto" w:fill="EAF1DD" w:themeFill="accent3" w:themeFillTint="33"/>
          </w:tcPr>
          <w:p w14:paraId="0AA23680" w14:textId="77777777" w:rsidR="001E7C7A" w:rsidRDefault="001E7C7A" w:rsidP="00491421">
            <w:r>
              <w:rPr>
                <w:rFonts w:hint="eastAsia"/>
              </w:rPr>
              <w:t>有效标志</w:t>
            </w:r>
          </w:p>
        </w:tc>
        <w:tc>
          <w:tcPr>
            <w:tcW w:w="2737" w:type="dxa"/>
          </w:tcPr>
          <w:p w14:paraId="0C1194F6" w14:textId="77777777" w:rsidR="001E7C7A" w:rsidRDefault="001E7C7A" w:rsidP="00491421">
            <w:r>
              <w:rPr>
                <w:rFonts w:hint="eastAsia"/>
              </w:rPr>
              <w:t>有效</w:t>
            </w:r>
          </w:p>
        </w:tc>
      </w:tr>
      <w:tr w:rsidR="001E7C7A" w14:paraId="6517D2E8" w14:textId="77777777" w:rsidTr="00491421">
        <w:trPr>
          <w:trHeight w:val="566"/>
          <w:jc w:val="center"/>
        </w:trPr>
        <w:tc>
          <w:tcPr>
            <w:tcW w:w="1555" w:type="dxa"/>
            <w:shd w:val="clear" w:color="auto" w:fill="EAF1DD" w:themeFill="accent3" w:themeFillTint="33"/>
          </w:tcPr>
          <w:p w14:paraId="35976B8D" w14:textId="77777777" w:rsidR="001E7C7A" w:rsidRDefault="001E7C7A" w:rsidP="00491421">
            <w:r>
              <w:rPr>
                <w:rFonts w:hint="eastAsia"/>
              </w:rPr>
              <w:t>接收部门</w:t>
            </w:r>
          </w:p>
        </w:tc>
        <w:tc>
          <w:tcPr>
            <w:tcW w:w="1882" w:type="dxa"/>
          </w:tcPr>
          <w:p w14:paraId="0D05C443" w14:textId="77777777" w:rsidR="001E7C7A" w:rsidRDefault="001E7C7A" w:rsidP="00491421"/>
        </w:tc>
        <w:tc>
          <w:tcPr>
            <w:tcW w:w="1945" w:type="dxa"/>
            <w:shd w:val="clear" w:color="auto" w:fill="EAF1DD" w:themeFill="accent3" w:themeFillTint="33"/>
          </w:tcPr>
          <w:p w14:paraId="3146EF1F" w14:textId="77777777" w:rsidR="001E7C7A" w:rsidRDefault="001E7C7A" w:rsidP="00491421">
            <w:r>
              <w:rPr>
                <w:rFonts w:hint="eastAsia"/>
              </w:rPr>
              <w:t>接收人</w:t>
            </w:r>
          </w:p>
        </w:tc>
        <w:tc>
          <w:tcPr>
            <w:tcW w:w="2737" w:type="dxa"/>
          </w:tcPr>
          <w:p w14:paraId="09503542" w14:textId="77777777" w:rsidR="001E7C7A" w:rsidRDefault="001E7C7A" w:rsidP="00491421">
            <w:r>
              <w:rPr>
                <w:rFonts w:hint="eastAsia"/>
              </w:rPr>
              <w:t>选择</w:t>
            </w:r>
          </w:p>
        </w:tc>
      </w:tr>
      <w:tr w:rsidR="001E7C7A" w14:paraId="544BE6DC" w14:textId="77777777" w:rsidTr="00491421">
        <w:trPr>
          <w:trHeight w:val="566"/>
          <w:jc w:val="center"/>
        </w:trPr>
        <w:tc>
          <w:tcPr>
            <w:tcW w:w="1555" w:type="dxa"/>
            <w:shd w:val="clear" w:color="auto" w:fill="EAF1DD" w:themeFill="accent3" w:themeFillTint="33"/>
          </w:tcPr>
          <w:p w14:paraId="5E02F562" w14:textId="77777777" w:rsidR="001E7C7A" w:rsidRDefault="001E7C7A" w:rsidP="00491421">
            <w:r>
              <w:rPr>
                <w:rFonts w:hint="eastAsia"/>
              </w:rPr>
              <w:t>消息筛选</w:t>
            </w:r>
          </w:p>
        </w:tc>
        <w:tc>
          <w:tcPr>
            <w:tcW w:w="6564" w:type="dxa"/>
            <w:gridSpan w:val="3"/>
          </w:tcPr>
          <w:p w14:paraId="328C880B" w14:textId="77777777" w:rsidR="001E7C7A" w:rsidRDefault="001E7C7A" w:rsidP="00491421">
            <w:r>
              <w:t xml:space="preserve"> </w:t>
            </w:r>
          </w:p>
        </w:tc>
      </w:tr>
      <w:tr w:rsidR="001E7C7A" w14:paraId="3B49E025" w14:textId="77777777" w:rsidTr="00491421">
        <w:trPr>
          <w:trHeight w:val="566"/>
          <w:jc w:val="center"/>
        </w:trPr>
        <w:tc>
          <w:tcPr>
            <w:tcW w:w="1555" w:type="dxa"/>
            <w:shd w:val="clear" w:color="auto" w:fill="EAF1DD" w:themeFill="accent3" w:themeFillTint="33"/>
          </w:tcPr>
          <w:p w14:paraId="7EE47017" w14:textId="77777777" w:rsidR="001E7C7A" w:rsidRDefault="001E7C7A" w:rsidP="00491421">
            <w:r>
              <w:rPr>
                <w:rFonts w:hint="eastAsia"/>
              </w:rPr>
              <w:t>消息内容</w:t>
            </w:r>
          </w:p>
        </w:tc>
        <w:tc>
          <w:tcPr>
            <w:tcW w:w="6564" w:type="dxa"/>
            <w:gridSpan w:val="3"/>
          </w:tcPr>
          <w:p w14:paraId="1CAD3152" w14:textId="77777777" w:rsidR="001E7C7A" w:rsidRPr="001E7C7A" w:rsidRDefault="001E7C7A" w:rsidP="00491421">
            <w:r w:rsidRPr="001E7C7A">
              <w:rPr>
                <w:rFonts w:hint="eastAsia"/>
              </w:rPr>
              <w:t>你好，根据民航法规及公司程序要求，请您在</w:t>
            </w:r>
            <w:r w:rsidR="0063440B">
              <w:rPr>
                <w:rFonts w:hint="eastAsia"/>
              </w:rPr>
              <w:t>XXX</w:t>
            </w:r>
            <w:r w:rsidR="0063440B">
              <w:t>X</w:t>
            </w:r>
            <w:r w:rsidRPr="001E7C7A">
              <w:rPr>
                <w:rFonts w:hint="eastAsia"/>
              </w:rPr>
              <w:t>之前完成维修能力中技术资料的评估，这里对您的辛勤工作表示感谢。</w:t>
            </w:r>
          </w:p>
        </w:tc>
      </w:tr>
      <w:tr w:rsidR="001E7C7A" w14:paraId="62255856" w14:textId="77777777" w:rsidTr="00491421">
        <w:trPr>
          <w:trHeight w:val="566"/>
          <w:jc w:val="center"/>
        </w:trPr>
        <w:tc>
          <w:tcPr>
            <w:tcW w:w="8119" w:type="dxa"/>
            <w:gridSpan w:val="4"/>
            <w:shd w:val="clear" w:color="auto" w:fill="EAF1DD" w:themeFill="accent3" w:themeFillTint="33"/>
          </w:tcPr>
          <w:p w14:paraId="1C28BE9D" w14:textId="77777777" w:rsidR="001E7C7A" w:rsidRDefault="001E7C7A" w:rsidP="00491421">
            <w:pPr>
              <w:jc w:val="center"/>
            </w:pPr>
            <w:r>
              <w:rPr>
                <w:rFonts w:hint="eastAsia"/>
              </w:rPr>
              <w:t>保存</w:t>
            </w:r>
            <w:r>
              <w:rPr>
                <w:rFonts w:hint="eastAsia"/>
              </w:rPr>
              <w:t xml:space="preserve"> </w:t>
            </w:r>
            <w:r>
              <w:t xml:space="preserve">  </w:t>
            </w:r>
            <w:r>
              <w:rPr>
                <w:rFonts w:hint="eastAsia"/>
              </w:rPr>
              <w:t>取消</w:t>
            </w:r>
          </w:p>
        </w:tc>
      </w:tr>
    </w:tbl>
    <w:p w14:paraId="4DBACA23" w14:textId="11BE2AC9" w:rsidR="001E7C7A" w:rsidRPr="000244BC" w:rsidRDefault="001E7C7A" w:rsidP="00694C62">
      <w:pPr>
        <w:pStyle w:val="5"/>
      </w:pPr>
      <w:r>
        <w:rPr>
          <w:rFonts w:hint="eastAsia"/>
        </w:rPr>
        <w:t>规则</w:t>
      </w:r>
      <w:r>
        <w:t>32</w:t>
      </w:r>
      <w:r>
        <w:rPr>
          <w:rFonts w:hint="eastAsia"/>
        </w:rPr>
        <w:t>-</w:t>
      </w:r>
      <w:r w:rsidR="00C1322D">
        <w:rPr>
          <w:rFonts w:hint="eastAsia"/>
        </w:rPr>
        <w:t>能力评估超时</w:t>
      </w:r>
      <w:r w:rsidR="00574F0B">
        <w:rPr>
          <w:rFonts w:hint="eastAsia"/>
        </w:rPr>
        <w:t>提醒</w:t>
      </w:r>
      <w:r w:rsidR="00A126C2">
        <w:rPr>
          <w:rFonts w:hint="eastAsia"/>
        </w:rPr>
        <w:t xml:space="preserve">- </w:t>
      </w:r>
      <w:r w:rsidR="00A126C2">
        <w:t>–</w:t>
      </w:r>
      <w:r w:rsidR="00A126C2">
        <w:rPr>
          <w:rFonts w:hint="eastAsia"/>
        </w:rPr>
        <w:t>流程</w:t>
      </w:r>
    </w:p>
    <w:tbl>
      <w:tblPr>
        <w:tblStyle w:val="aff8"/>
        <w:tblW w:w="0" w:type="auto"/>
        <w:jc w:val="center"/>
        <w:tblLook w:val="04A0" w:firstRow="1" w:lastRow="0" w:firstColumn="1" w:lastColumn="0" w:noHBand="0" w:noVBand="1"/>
      </w:tblPr>
      <w:tblGrid>
        <w:gridCol w:w="1555"/>
        <w:gridCol w:w="1882"/>
        <w:gridCol w:w="1945"/>
        <w:gridCol w:w="2737"/>
      </w:tblGrid>
      <w:tr w:rsidR="001E7C7A" w14:paraId="51B67628" w14:textId="77777777" w:rsidTr="00491421">
        <w:trPr>
          <w:trHeight w:val="425"/>
          <w:jc w:val="center"/>
        </w:trPr>
        <w:tc>
          <w:tcPr>
            <w:tcW w:w="1555" w:type="dxa"/>
            <w:shd w:val="clear" w:color="auto" w:fill="EAF1DD" w:themeFill="accent3" w:themeFillTint="33"/>
          </w:tcPr>
          <w:p w14:paraId="11E973F7" w14:textId="77777777" w:rsidR="001E7C7A" w:rsidRDefault="001E7C7A" w:rsidP="00491421">
            <w:r>
              <w:rPr>
                <w:rFonts w:hint="eastAsia"/>
              </w:rPr>
              <w:t>消息频率</w:t>
            </w:r>
          </w:p>
        </w:tc>
        <w:tc>
          <w:tcPr>
            <w:tcW w:w="1882" w:type="dxa"/>
          </w:tcPr>
          <w:p w14:paraId="441276A3" w14:textId="77777777" w:rsidR="001E7C7A" w:rsidRDefault="001E7C7A" w:rsidP="00491421"/>
        </w:tc>
        <w:tc>
          <w:tcPr>
            <w:tcW w:w="1945" w:type="dxa"/>
            <w:shd w:val="clear" w:color="auto" w:fill="EAF1DD" w:themeFill="accent3" w:themeFillTint="33"/>
          </w:tcPr>
          <w:p w14:paraId="135E35FE" w14:textId="77777777" w:rsidR="001E7C7A" w:rsidRDefault="001E7C7A" w:rsidP="00491421">
            <w:r>
              <w:rPr>
                <w:rFonts w:hint="eastAsia"/>
              </w:rPr>
              <w:t>消息类型</w:t>
            </w:r>
          </w:p>
        </w:tc>
        <w:tc>
          <w:tcPr>
            <w:tcW w:w="2737" w:type="dxa"/>
          </w:tcPr>
          <w:p w14:paraId="2049FE88" w14:textId="77777777" w:rsidR="001E7C7A" w:rsidRDefault="001E7C7A" w:rsidP="00491421">
            <w:r>
              <w:rPr>
                <w:rFonts w:hint="eastAsia"/>
              </w:rPr>
              <w:t>提醒</w:t>
            </w:r>
            <w:r>
              <w:t xml:space="preserve"> </w:t>
            </w:r>
          </w:p>
        </w:tc>
      </w:tr>
      <w:tr w:rsidR="001E7C7A" w14:paraId="06EF322E" w14:textId="77777777" w:rsidTr="00491421">
        <w:trPr>
          <w:trHeight w:val="566"/>
          <w:jc w:val="center"/>
        </w:trPr>
        <w:tc>
          <w:tcPr>
            <w:tcW w:w="1555" w:type="dxa"/>
            <w:shd w:val="clear" w:color="auto" w:fill="EAF1DD" w:themeFill="accent3" w:themeFillTint="33"/>
          </w:tcPr>
          <w:p w14:paraId="5FDFB2B2" w14:textId="77777777" w:rsidR="001E7C7A" w:rsidRDefault="001E7C7A" w:rsidP="00491421">
            <w:r>
              <w:rPr>
                <w:rFonts w:hint="eastAsia"/>
              </w:rPr>
              <w:t>消息级别</w:t>
            </w:r>
          </w:p>
        </w:tc>
        <w:tc>
          <w:tcPr>
            <w:tcW w:w="1882" w:type="dxa"/>
          </w:tcPr>
          <w:p w14:paraId="23D75286" w14:textId="77777777" w:rsidR="001E7C7A" w:rsidRDefault="001E7C7A" w:rsidP="00491421"/>
        </w:tc>
        <w:tc>
          <w:tcPr>
            <w:tcW w:w="1945" w:type="dxa"/>
            <w:shd w:val="clear" w:color="auto" w:fill="EAF1DD" w:themeFill="accent3" w:themeFillTint="33"/>
          </w:tcPr>
          <w:p w14:paraId="16859BD3" w14:textId="77777777" w:rsidR="001E7C7A" w:rsidRDefault="001E7C7A" w:rsidP="00491421">
            <w:r>
              <w:rPr>
                <w:rFonts w:hint="eastAsia"/>
              </w:rPr>
              <w:t>隶属模块</w:t>
            </w:r>
          </w:p>
        </w:tc>
        <w:tc>
          <w:tcPr>
            <w:tcW w:w="2737" w:type="dxa"/>
          </w:tcPr>
          <w:p w14:paraId="1EB7A986" w14:textId="77777777" w:rsidR="001E7C7A" w:rsidRDefault="00C1322D" w:rsidP="00491421">
            <w:r>
              <w:rPr>
                <w:rFonts w:hint="eastAsia"/>
              </w:rPr>
              <w:t>许可证管理</w:t>
            </w:r>
          </w:p>
        </w:tc>
      </w:tr>
      <w:tr w:rsidR="001E7C7A" w14:paraId="39E5A5C5" w14:textId="77777777" w:rsidTr="00491421">
        <w:trPr>
          <w:trHeight w:val="566"/>
          <w:jc w:val="center"/>
        </w:trPr>
        <w:tc>
          <w:tcPr>
            <w:tcW w:w="1555" w:type="dxa"/>
            <w:shd w:val="clear" w:color="auto" w:fill="EAF1DD" w:themeFill="accent3" w:themeFillTint="33"/>
          </w:tcPr>
          <w:p w14:paraId="2164C08A" w14:textId="77777777" w:rsidR="001E7C7A" w:rsidRDefault="001E7C7A" w:rsidP="00491421">
            <w:r>
              <w:rPr>
                <w:rFonts w:hint="eastAsia"/>
              </w:rPr>
              <w:t>消息标题</w:t>
            </w:r>
          </w:p>
        </w:tc>
        <w:tc>
          <w:tcPr>
            <w:tcW w:w="1882" w:type="dxa"/>
          </w:tcPr>
          <w:p w14:paraId="313B3FF5" w14:textId="77777777" w:rsidR="001E7C7A" w:rsidRDefault="00C1322D" w:rsidP="00491421">
            <w:r>
              <w:rPr>
                <w:rFonts w:hint="eastAsia"/>
              </w:rPr>
              <w:t>能力评估超时</w:t>
            </w:r>
          </w:p>
        </w:tc>
        <w:tc>
          <w:tcPr>
            <w:tcW w:w="1945" w:type="dxa"/>
            <w:shd w:val="clear" w:color="auto" w:fill="EAF1DD" w:themeFill="accent3" w:themeFillTint="33"/>
          </w:tcPr>
          <w:p w14:paraId="49115AF7" w14:textId="77777777" w:rsidR="001E7C7A" w:rsidRDefault="001E7C7A" w:rsidP="00491421">
            <w:r>
              <w:rPr>
                <w:rFonts w:hint="eastAsia"/>
              </w:rPr>
              <w:t>有效标志</w:t>
            </w:r>
          </w:p>
        </w:tc>
        <w:tc>
          <w:tcPr>
            <w:tcW w:w="2737" w:type="dxa"/>
          </w:tcPr>
          <w:p w14:paraId="39DBA214" w14:textId="77777777" w:rsidR="001E7C7A" w:rsidRDefault="001E7C7A" w:rsidP="00491421">
            <w:r>
              <w:rPr>
                <w:rFonts w:hint="eastAsia"/>
              </w:rPr>
              <w:t>有效</w:t>
            </w:r>
          </w:p>
        </w:tc>
      </w:tr>
      <w:tr w:rsidR="001E7C7A" w14:paraId="66CA13A7" w14:textId="77777777" w:rsidTr="00491421">
        <w:trPr>
          <w:trHeight w:val="566"/>
          <w:jc w:val="center"/>
        </w:trPr>
        <w:tc>
          <w:tcPr>
            <w:tcW w:w="1555" w:type="dxa"/>
            <w:shd w:val="clear" w:color="auto" w:fill="EAF1DD" w:themeFill="accent3" w:themeFillTint="33"/>
          </w:tcPr>
          <w:p w14:paraId="3A153B80" w14:textId="77777777" w:rsidR="001E7C7A" w:rsidRDefault="001E7C7A" w:rsidP="00491421">
            <w:r>
              <w:rPr>
                <w:rFonts w:hint="eastAsia"/>
              </w:rPr>
              <w:t>接收部门</w:t>
            </w:r>
          </w:p>
        </w:tc>
        <w:tc>
          <w:tcPr>
            <w:tcW w:w="1882" w:type="dxa"/>
          </w:tcPr>
          <w:p w14:paraId="5B987B89" w14:textId="77777777" w:rsidR="001E7C7A" w:rsidRDefault="001E7C7A" w:rsidP="00491421"/>
        </w:tc>
        <w:tc>
          <w:tcPr>
            <w:tcW w:w="1945" w:type="dxa"/>
            <w:shd w:val="clear" w:color="auto" w:fill="EAF1DD" w:themeFill="accent3" w:themeFillTint="33"/>
          </w:tcPr>
          <w:p w14:paraId="03C80F0A" w14:textId="77777777" w:rsidR="001E7C7A" w:rsidRDefault="001E7C7A" w:rsidP="00491421">
            <w:r>
              <w:rPr>
                <w:rFonts w:hint="eastAsia"/>
              </w:rPr>
              <w:t>接收人</w:t>
            </w:r>
          </w:p>
        </w:tc>
        <w:tc>
          <w:tcPr>
            <w:tcW w:w="2737" w:type="dxa"/>
          </w:tcPr>
          <w:p w14:paraId="2CF5A510" w14:textId="77777777" w:rsidR="001E7C7A" w:rsidRDefault="001E7C7A" w:rsidP="00491421">
            <w:r>
              <w:rPr>
                <w:rFonts w:hint="eastAsia"/>
              </w:rPr>
              <w:t>选择</w:t>
            </w:r>
          </w:p>
        </w:tc>
      </w:tr>
      <w:tr w:rsidR="001E7C7A" w14:paraId="3F6A688B" w14:textId="77777777" w:rsidTr="00491421">
        <w:trPr>
          <w:trHeight w:val="566"/>
          <w:jc w:val="center"/>
        </w:trPr>
        <w:tc>
          <w:tcPr>
            <w:tcW w:w="1555" w:type="dxa"/>
            <w:shd w:val="clear" w:color="auto" w:fill="EAF1DD" w:themeFill="accent3" w:themeFillTint="33"/>
          </w:tcPr>
          <w:p w14:paraId="7160DA63" w14:textId="77777777" w:rsidR="001E7C7A" w:rsidRDefault="001E7C7A" w:rsidP="00491421">
            <w:r>
              <w:rPr>
                <w:rFonts w:hint="eastAsia"/>
              </w:rPr>
              <w:t>消息筛选</w:t>
            </w:r>
          </w:p>
        </w:tc>
        <w:tc>
          <w:tcPr>
            <w:tcW w:w="6564" w:type="dxa"/>
            <w:gridSpan w:val="3"/>
          </w:tcPr>
          <w:p w14:paraId="2BA6F74F" w14:textId="77777777" w:rsidR="001E7C7A" w:rsidRDefault="001E7C7A" w:rsidP="00491421">
            <w:r>
              <w:t xml:space="preserve"> </w:t>
            </w:r>
          </w:p>
        </w:tc>
      </w:tr>
      <w:tr w:rsidR="001E7C7A" w14:paraId="4E169D42" w14:textId="77777777" w:rsidTr="00491421">
        <w:trPr>
          <w:trHeight w:val="566"/>
          <w:jc w:val="center"/>
        </w:trPr>
        <w:tc>
          <w:tcPr>
            <w:tcW w:w="1555" w:type="dxa"/>
            <w:shd w:val="clear" w:color="auto" w:fill="EAF1DD" w:themeFill="accent3" w:themeFillTint="33"/>
          </w:tcPr>
          <w:p w14:paraId="703963FA" w14:textId="77777777" w:rsidR="001E7C7A" w:rsidRDefault="001E7C7A" w:rsidP="00491421">
            <w:r>
              <w:rPr>
                <w:rFonts w:hint="eastAsia"/>
              </w:rPr>
              <w:t>消息内容</w:t>
            </w:r>
          </w:p>
        </w:tc>
        <w:tc>
          <w:tcPr>
            <w:tcW w:w="6564" w:type="dxa"/>
            <w:gridSpan w:val="3"/>
          </w:tcPr>
          <w:p w14:paraId="64BD5299" w14:textId="77777777" w:rsidR="001E7C7A" w:rsidRPr="00C1322D" w:rsidRDefault="00C1322D" w:rsidP="0063440B">
            <w:r w:rsidRPr="00C1322D">
              <w:rPr>
                <w:rFonts w:hint="eastAsia"/>
              </w:rPr>
              <w:t>你好，根据民航法规及公司程序要求，请您已经超出了</w:t>
            </w:r>
            <w:r w:rsidR="0063440B">
              <w:rPr>
                <w:rFonts w:hint="eastAsia"/>
              </w:rPr>
              <w:t>XXX</w:t>
            </w:r>
            <w:r w:rsidR="0063440B">
              <w:t>X</w:t>
            </w:r>
            <w:r w:rsidRPr="00C1322D">
              <w:rPr>
                <w:rFonts w:hint="eastAsia"/>
              </w:rPr>
              <w:t>期限，请您尽快完成维修能力中技术资料的评估，这里对您的辛勤工作表示感谢。</w:t>
            </w:r>
          </w:p>
        </w:tc>
      </w:tr>
      <w:tr w:rsidR="001E7C7A" w14:paraId="79F2D164" w14:textId="77777777" w:rsidTr="00491421">
        <w:trPr>
          <w:trHeight w:val="566"/>
          <w:jc w:val="center"/>
        </w:trPr>
        <w:tc>
          <w:tcPr>
            <w:tcW w:w="8119" w:type="dxa"/>
            <w:gridSpan w:val="4"/>
            <w:shd w:val="clear" w:color="auto" w:fill="EAF1DD" w:themeFill="accent3" w:themeFillTint="33"/>
          </w:tcPr>
          <w:p w14:paraId="549BD979" w14:textId="77777777" w:rsidR="001E7C7A" w:rsidRDefault="001E7C7A" w:rsidP="00491421">
            <w:pPr>
              <w:jc w:val="center"/>
            </w:pPr>
            <w:r>
              <w:rPr>
                <w:rFonts w:hint="eastAsia"/>
              </w:rPr>
              <w:t>保存</w:t>
            </w:r>
            <w:r>
              <w:rPr>
                <w:rFonts w:hint="eastAsia"/>
              </w:rPr>
              <w:t xml:space="preserve"> </w:t>
            </w:r>
            <w:r>
              <w:t xml:space="preserve">  </w:t>
            </w:r>
            <w:r>
              <w:rPr>
                <w:rFonts w:hint="eastAsia"/>
              </w:rPr>
              <w:t>取消</w:t>
            </w:r>
          </w:p>
        </w:tc>
      </w:tr>
    </w:tbl>
    <w:p w14:paraId="10086853" w14:textId="77777777" w:rsidR="00B4452F" w:rsidRPr="000244BC" w:rsidRDefault="00B4452F" w:rsidP="00694C62">
      <w:pPr>
        <w:pStyle w:val="5"/>
      </w:pPr>
      <w:r>
        <w:rPr>
          <w:rFonts w:hint="eastAsia"/>
        </w:rPr>
        <w:t>规则</w:t>
      </w:r>
      <w:r>
        <w:t>3</w:t>
      </w:r>
      <w:r w:rsidR="00861579">
        <w:t>3</w:t>
      </w:r>
      <w:r>
        <w:rPr>
          <w:rFonts w:hint="eastAsia"/>
        </w:rPr>
        <w:t>-外审处理超期提醒</w:t>
      </w:r>
    </w:p>
    <w:tbl>
      <w:tblPr>
        <w:tblStyle w:val="aff8"/>
        <w:tblW w:w="0" w:type="auto"/>
        <w:jc w:val="center"/>
        <w:tblLook w:val="04A0" w:firstRow="1" w:lastRow="0" w:firstColumn="1" w:lastColumn="0" w:noHBand="0" w:noVBand="1"/>
      </w:tblPr>
      <w:tblGrid>
        <w:gridCol w:w="1555"/>
        <w:gridCol w:w="1882"/>
        <w:gridCol w:w="1945"/>
        <w:gridCol w:w="2737"/>
      </w:tblGrid>
      <w:tr w:rsidR="00B4452F" w14:paraId="4B3506B5" w14:textId="77777777" w:rsidTr="00335CD9">
        <w:trPr>
          <w:trHeight w:val="425"/>
          <w:jc w:val="center"/>
        </w:trPr>
        <w:tc>
          <w:tcPr>
            <w:tcW w:w="1555" w:type="dxa"/>
            <w:shd w:val="clear" w:color="auto" w:fill="EAF1DD" w:themeFill="accent3" w:themeFillTint="33"/>
          </w:tcPr>
          <w:p w14:paraId="2D96F106" w14:textId="77777777" w:rsidR="00B4452F" w:rsidRDefault="00B4452F" w:rsidP="00335CD9">
            <w:r>
              <w:rPr>
                <w:rFonts w:hint="eastAsia"/>
              </w:rPr>
              <w:lastRenderedPageBreak/>
              <w:t>消息频率</w:t>
            </w:r>
          </w:p>
        </w:tc>
        <w:tc>
          <w:tcPr>
            <w:tcW w:w="1882" w:type="dxa"/>
          </w:tcPr>
          <w:p w14:paraId="12A947DA" w14:textId="77777777" w:rsidR="00B4452F" w:rsidRDefault="00B4452F" w:rsidP="00335CD9"/>
        </w:tc>
        <w:tc>
          <w:tcPr>
            <w:tcW w:w="1945" w:type="dxa"/>
            <w:shd w:val="clear" w:color="auto" w:fill="EAF1DD" w:themeFill="accent3" w:themeFillTint="33"/>
          </w:tcPr>
          <w:p w14:paraId="0336336A" w14:textId="77777777" w:rsidR="00B4452F" w:rsidRDefault="00B4452F" w:rsidP="00335CD9">
            <w:r>
              <w:rPr>
                <w:rFonts w:hint="eastAsia"/>
              </w:rPr>
              <w:t>消息类型</w:t>
            </w:r>
          </w:p>
        </w:tc>
        <w:tc>
          <w:tcPr>
            <w:tcW w:w="2737" w:type="dxa"/>
          </w:tcPr>
          <w:p w14:paraId="515F2C58" w14:textId="77777777" w:rsidR="00B4452F" w:rsidRDefault="00B4452F" w:rsidP="00335CD9">
            <w:r>
              <w:rPr>
                <w:rFonts w:hint="eastAsia"/>
              </w:rPr>
              <w:t>提醒</w:t>
            </w:r>
            <w:r>
              <w:t xml:space="preserve"> </w:t>
            </w:r>
          </w:p>
        </w:tc>
      </w:tr>
      <w:tr w:rsidR="00B4452F" w14:paraId="4715C2CD" w14:textId="77777777" w:rsidTr="00335CD9">
        <w:trPr>
          <w:trHeight w:val="566"/>
          <w:jc w:val="center"/>
        </w:trPr>
        <w:tc>
          <w:tcPr>
            <w:tcW w:w="1555" w:type="dxa"/>
            <w:shd w:val="clear" w:color="auto" w:fill="EAF1DD" w:themeFill="accent3" w:themeFillTint="33"/>
          </w:tcPr>
          <w:p w14:paraId="4C4F3D52" w14:textId="77777777" w:rsidR="00B4452F" w:rsidRDefault="00B4452F" w:rsidP="00335CD9">
            <w:r>
              <w:rPr>
                <w:rFonts w:hint="eastAsia"/>
              </w:rPr>
              <w:t>消息级别</w:t>
            </w:r>
          </w:p>
        </w:tc>
        <w:tc>
          <w:tcPr>
            <w:tcW w:w="1882" w:type="dxa"/>
          </w:tcPr>
          <w:p w14:paraId="16F05E64" w14:textId="77777777" w:rsidR="00B4452F" w:rsidRDefault="00B4452F" w:rsidP="00335CD9"/>
        </w:tc>
        <w:tc>
          <w:tcPr>
            <w:tcW w:w="1945" w:type="dxa"/>
            <w:shd w:val="clear" w:color="auto" w:fill="EAF1DD" w:themeFill="accent3" w:themeFillTint="33"/>
          </w:tcPr>
          <w:p w14:paraId="1E61CF83" w14:textId="77777777" w:rsidR="00B4452F" w:rsidRDefault="00B4452F" w:rsidP="00335CD9">
            <w:r>
              <w:rPr>
                <w:rFonts w:hint="eastAsia"/>
              </w:rPr>
              <w:t>隶属模块</w:t>
            </w:r>
          </w:p>
        </w:tc>
        <w:tc>
          <w:tcPr>
            <w:tcW w:w="2737" w:type="dxa"/>
          </w:tcPr>
          <w:p w14:paraId="29629C5F" w14:textId="77777777" w:rsidR="00B4452F" w:rsidRDefault="00323560" w:rsidP="00335CD9">
            <w:r>
              <w:rPr>
                <w:rFonts w:hint="eastAsia"/>
              </w:rPr>
              <w:t>审核管理</w:t>
            </w:r>
          </w:p>
        </w:tc>
      </w:tr>
      <w:tr w:rsidR="00B4452F" w14:paraId="4CCC8BC3" w14:textId="77777777" w:rsidTr="00335CD9">
        <w:trPr>
          <w:trHeight w:val="566"/>
          <w:jc w:val="center"/>
        </w:trPr>
        <w:tc>
          <w:tcPr>
            <w:tcW w:w="1555" w:type="dxa"/>
            <w:shd w:val="clear" w:color="auto" w:fill="EAF1DD" w:themeFill="accent3" w:themeFillTint="33"/>
          </w:tcPr>
          <w:p w14:paraId="28DF0798" w14:textId="77777777" w:rsidR="00B4452F" w:rsidRDefault="00B4452F" w:rsidP="00335CD9">
            <w:r>
              <w:rPr>
                <w:rFonts w:hint="eastAsia"/>
              </w:rPr>
              <w:t>消息标题</w:t>
            </w:r>
          </w:p>
        </w:tc>
        <w:tc>
          <w:tcPr>
            <w:tcW w:w="1882" w:type="dxa"/>
          </w:tcPr>
          <w:p w14:paraId="0F3312E3" w14:textId="77777777" w:rsidR="00B4452F" w:rsidRDefault="00323560" w:rsidP="00335CD9">
            <w:r>
              <w:rPr>
                <w:rFonts w:hint="eastAsia"/>
              </w:rPr>
              <w:t>外审处理超期提醒</w:t>
            </w:r>
          </w:p>
        </w:tc>
        <w:tc>
          <w:tcPr>
            <w:tcW w:w="1945" w:type="dxa"/>
            <w:shd w:val="clear" w:color="auto" w:fill="EAF1DD" w:themeFill="accent3" w:themeFillTint="33"/>
          </w:tcPr>
          <w:p w14:paraId="35683893" w14:textId="77777777" w:rsidR="00B4452F" w:rsidRDefault="00B4452F" w:rsidP="00335CD9">
            <w:r>
              <w:rPr>
                <w:rFonts w:hint="eastAsia"/>
              </w:rPr>
              <w:t>有效标志</w:t>
            </w:r>
          </w:p>
        </w:tc>
        <w:tc>
          <w:tcPr>
            <w:tcW w:w="2737" w:type="dxa"/>
          </w:tcPr>
          <w:p w14:paraId="7A4F3C63" w14:textId="77777777" w:rsidR="00B4452F" w:rsidRDefault="00B4452F" w:rsidP="00335CD9">
            <w:r>
              <w:rPr>
                <w:rFonts w:hint="eastAsia"/>
              </w:rPr>
              <w:t>有效</w:t>
            </w:r>
          </w:p>
        </w:tc>
      </w:tr>
      <w:tr w:rsidR="00B4452F" w14:paraId="52AF85C9" w14:textId="77777777" w:rsidTr="00335CD9">
        <w:trPr>
          <w:trHeight w:val="566"/>
          <w:jc w:val="center"/>
        </w:trPr>
        <w:tc>
          <w:tcPr>
            <w:tcW w:w="1555" w:type="dxa"/>
            <w:shd w:val="clear" w:color="auto" w:fill="EAF1DD" w:themeFill="accent3" w:themeFillTint="33"/>
          </w:tcPr>
          <w:p w14:paraId="5E1AA3F6" w14:textId="77777777" w:rsidR="00B4452F" w:rsidRDefault="00B4452F" w:rsidP="00335CD9">
            <w:r>
              <w:rPr>
                <w:rFonts w:hint="eastAsia"/>
              </w:rPr>
              <w:t>接收部门</w:t>
            </w:r>
          </w:p>
        </w:tc>
        <w:tc>
          <w:tcPr>
            <w:tcW w:w="1882" w:type="dxa"/>
          </w:tcPr>
          <w:p w14:paraId="3F10F254" w14:textId="77777777" w:rsidR="00B4452F" w:rsidRDefault="00B4452F" w:rsidP="00335CD9"/>
        </w:tc>
        <w:tc>
          <w:tcPr>
            <w:tcW w:w="1945" w:type="dxa"/>
            <w:shd w:val="clear" w:color="auto" w:fill="EAF1DD" w:themeFill="accent3" w:themeFillTint="33"/>
          </w:tcPr>
          <w:p w14:paraId="082D51D1" w14:textId="77777777" w:rsidR="00B4452F" w:rsidRDefault="00B4452F" w:rsidP="00335CD9">
            <w:r>
              <w:rPr>
                <w:rFonts w:hint="eastAsia"/>
              </w:rPr>
              <w:t>接收人</w:t>
            </w:r>
          </w:p>
        </w:tc>
        <w:tc>
          <w:tcPr>
            <w:tcW w:w="2737" w:type="dxa"/>
          </w:tcPr>
          <w:p w14:paraId="4DA87579" w14:textId="77777777" w:rsidR="00B4452F" w:rsidRDefault="00B4452F" w:rsidP="00335CD9">
            <w:r>
              <w:rPr>
                <w:rFonts w:hint="eastAsia"/>
              </w:rPr>
              <w:t>选择</w:t>
            </w:r>
          </w:p>
        </w:tc>
      </w:tr>
      <w:tr w:rsidR="00B4452F" w14:paraId="0503A3EC" w14:textId="77777777" w:rsidTr="00335CD9">
        <w:trPr>
          <w:trHeight w:val="566"/>
          <w:jc w:val="center"/>
        </w:trPr>
        <w:tc>
          <w:tcPr>
            <w:tcW w:w="1555" w:type="dxa"/>
            <w:shd w:val="clear" w:color="auto" w:fill="EAF1DD" w:themeFill="accent3" w:themeFillTint="33"/>
          </w:tcPr>
          <w:p w14:paraId="32AC6043" w14:textId="77777777" w:rsidR="00B4452F" w:rsidRDefault="00B4452F" w:rsidP="00335CD9">
            <w:r>
              <w:rPr>
                <w:rFonts w:hint="eastAsia"/>
              </w:rPr>
              <w:t>消息筛选</w:t>
            </w:r>
          </w:p>
        </w:tc>
        <w:tc>
          <w:tcPr>
            <w:tcW w:w="6564" w:type="dxa"/>
            <w:gridSpan w:val="3"/>
          </w:tcPr>
          <w:p w14:paraId="19F5C7EE" w14:textId="77777777" w:rsidR="00B4452F" w:rsidRDefault="00B4452F" w:rsidP="00335CD9">
            <w:r>
              <w:t xml:space="preserve"> </w:t>
            </w:r>
          </w:p>
        </w:tc>
      </w:tr>
      <w:tr w:rsidR="00B4452F" w14:paraId="6C120ADA" w14:textId="77777777" w:rsidTr="00335CD9">
        <w:trPr>
          <w:trHeight w:val="566"/>
          <w:jc w:val="center"/>
        </w:trPr>
        <w:tc>
          <w:tcPr>
            <w:tcW w:w="1555" w:type="dxa"/>
            <w:shd w:val="clear" w:color="auto" w:fill="EAF1DD" w:themeFill="accent3" w:themeFillTint="33"/>
          </w:tcPr>
          <w:p w14:paraId="77B43985" w14:textId="77777777" w:rsidR="00B4452F" w:rsidRDefault="00B4452F" w:rsidP="00335CD9">
            <w:r>
              <w:rPr>
                <w:rFonts w:hint="eastAsia"/>
              </w:rPr>
              <w:t>消息内容</w:t>
            </w:r>
          </w:p>
        </w:tc>
        <w:tc>
          <w:tcPr>
            <w:tcW w:w="6564" w:type="dxa"/>
            <w:gridSpan w:val="3"/>
          </w:tcPr>
          <w:p w14:paraId="580FAAA3" w14:textId="77777777" w:rsidR="00B4452F" w:rsidRPr="00C1322D" w:rsidRDefault="00B4452F" w:rsidP="00335CD9">
            <w:r>
              <w:rPr>
                <w:rFonts w:hint="eastAsia"/>
              </w:rPr>
              <w:t>你好，外审</w:t>
            </w:r>
            <w:r>
              <w:rPr>
                <w:rFonts w:hint="eastAsia"/>
              </w:rPr>
              <w:t>XXX</w:t>
            </w:r>
            <w:r>
              <w:rPr>
                <w:rFonts w:hint="eastAsia"/>
              </w:rPr>
              <w:t>报告，已超过</w:t>
            </w:r>
            <w:r>
              <w:rPr>
                <w:rFonts w:hint="eastAsia"/>
              </w:rPr>
              <w:t>3</w:t>
            </w:r>
            <w:r>
              <w:rPr>
                <w:rFonts w:hint="eastAsia"/>
              </w:rPr>
              <w:t>个月未关闭。</w:t>
            </w:r>
          </w:p>
        </w:tc>
      </w:tr>
      <w:tr w:rsidR="00B4452F" w14:paraId="5EB8EC64" w14:textId="77777777" w:rsidTr="00335CD9">
        <w:trPr>
          <w:trHeight w:val="566"/>
          <w:jc w:val="center"/>
        </w:trPr>
        <w:tc>
          <w:tcPr>
            <w:tcW w:w="8119" w:type="dxa"/>
            <w:gridSpan w:val="4"/>
            <w:shd w:val="clear" w:color="auto" w:fill="EAF1DD" w:themeFill="accent3" w:themeFillTint="33"/>
          </w:tcPr>
          <w:p w14:paraId="0B372CA8" w14:textId="77777777" w:rsidR="00B4452F" w:rsidRDefault="00B4452F" w:rsidP="00335CD9">
            <w:pPr>
              <w:jc w:val="center"/>
            </w:pPr>
            <w:r>
              <w:rPr>
                <w:rFonts w:hint="eastAsia"/>
              </w:rPr>
              <w:t>保存</w:t>
            </w:r>
            <w:r>
              <w:rPr>
                <w:rFonts w:hint="eastAsia"/>
              </w:rPr>
              <w:t xml:space="preserve"> </w:t>
            </w:r>
            <w:r>
              <w:t xml:space="preserve">  </w:t>
            </w:r>
            <w:r>
              <w:rPr>
                <w:rFonts w:hint="eastAsia"/>
              </w:rPr>
              <w:t>取消</w:t>
            </w:r>
          </w:p>
        </w:tc>
      </w:tr>
    </w:tbl>
    <w:p w14:paraId="00114B81" w14:textId="10FFB485" w:rsidR="002552B5" w:rsidRDefault="002552B5" w:rsidP="002552B5">
      <w:pPr>
        <w:pStyle w:val="5"/>
      </w:pPr>
      <w:r>
        <w:rPr>
          <w:rFonts w:hint="eastAsia"/>
        </w:rPr>
        <w:t>规则</w:t>
      </w:r>
      <w:r>
        <w:t>34</w:t>
      </w:r>
      <w:r>
        <w:rPr>
          <w:rFonts w:hint="eastAsia"/>
        </w:rPr>
        <w:t>-维修积分过低提醒</w:t>
      </w:r>
    </w:p>
    <w:tbl>
      <w:tblPr>
        <w:tblStyle w:val="aff8"/>
        <w:tblW w:w="0" w:type="auto"/>
        <w:jc w:val="center"/>
        <w:tblLook w:val="04A0" w:firstRow="1" w:lastRow="0" w:firstColumn="1" w:lastColumn="0" w:noHBand="0" w:noVBand="1"/>
      </w:tblPr>
      <w:tblGrid>
        <w:gridCol w:w="1555"/>
        <w:gridCol w:w="1882"/>
        <w:gridCol w:w="1945"/>
        <w:gridCol w:w="2737"/>
      </w:tblGrid>
      <w:tr w:rsidR="002552B5" w14:paraId="4243A0E3" w14:textId="77777777" w:rsidTr="00665822">
        <w:trPr>
          <w:trHeight w:val="425"/>
          <w:jc w:val="center"/>
        </w:trPr>
        <w:tc>
          <w:tcPr>
            <w:tcW w:w="1555" w:type="dxa"/>
            <w:shd w:val="clear" w:color="auto" w:fill="EAF1DD" w:themeFill="accent3" w:themeFillTint="33"/>
          </w:tcPr>
          <w:p w14:paraId="0CF2A88F" w14:textId="77777777" w:rsidR="002552B5" w:rsidRDefault="002552B5" w:rsidP="00665822">
            <w:r>
              <w:rPr>
                <w:rFonts w:hint="eastAsia"/>
              </w:rPr>
              <w:t>消息频率</w:t>
            </w:r>
          </w:p>
        </w:tc>
        <w:tc>
          <w:tcPr>
            <w:tcW w:w="1882" w:type="dxa"/>
          </w:tcPr>
          <w:p w14:paraId="543922D5" w14:textId="77777777" w:rsidR="002552B5" w:rsidRDefault="002552B5" w:rsidP="00665822"/>
        </w:tc>
        <w:tc>
          <w:tcPr>
            <w:tcW w:w="1945" w:type="dxa"/>
            <w:shd w:val="clear" w:color="auto" w:fill="EAF1DD" w:themeFill="accent3" w:themeFillTint="33"/>
          </w:tcPr>
          <w:p w14:paraId="2EFA17A7" w14:textId="77777777" w:rsidR="002552B5" w:rsidRDefault="002552B5" w:rsidP="00665822">
            <w:r>
              <w:rPr>
                <w:rFonts w:hint="eastAsia"/>
              </w:rPr>
              <w:t>消息类型</w:t>
            </w:r>
          </w:p>
        </w:tc>
        <w:tc>
          <w:tcPr>
            <w:tcW w:w="2737" w:type="dxa"/>
          </w:tcPr>
          <w:p w14:paraId="4B6A2614" w14:textId="77777777" w:rsidR="002552B5" w:rsidRDefault="002552B5" w:rsidP="00665822">
            <w:r>
              <w:rPr>
                <w:rFonts w:hint="eastAsia"/>
              </w:rPr>
              <w:t>提醒</w:t>
            </w:r>
            <w:r>
              <w:t xml:space="preserve"> </w:t>
            </w:r>
          </w:p>
        </w:tc>
      </w:tr>
      <w:tr w:rsidR="002552B5" w14:paraId="5AE7CBC4" w14:textId="77777777" w:rsidTr="00665822">
        <w:trPr>
          <w:trHeight w:val="566"/>
          <w:jc w:val="center"/>
        </w:trPr>
        <w:tc>
          <w:tcPr>
            <w:tcW w:w="1555" w:type="dxa"/>
            <w:shd w:val="clear" w:color="auto" w:fill="EAF1DD" w:themeFill="accent3" w:themeFillTint="33"/>
          </w:tcPr>
          <w:p w14:paraId="377FF337" w14:textId="77777777" w:rsidR="002552B5" w:rsidRDefault="002552B5" w:rsidP="00665822">
            <w:r>
              <w:rPr>
                <w:rFonts w:hint="eastAsia"/>
              </w:rPr>
              <w:t>消息级别</w:t>
            </w:r>
          </w:p>
        </w:tc>
        <w:tc>
          <w:tcPr>
            <w:tcW w:w="1882" w:type="dxa"/>
          </w:tcPr>
          <w:p w14:paraId="42A25B26" w14:textId="77777777" w:rsidR="002552B5" w:rsidRDefault="002552B5" w:rsidP="00665822"/>
        </w:tc>
        <w:tc>
          <w:tcPr>
            <w:tcW w:w="1945" w:type="dxa"/>
            <w:shd w:val="clear" w:color="auto" w:fill="EAF1DD" w:themeFill="accent3" w:themeFillTint="33"/>
          </w:tcPr>
          <w:p w14:paraId="698F964C" w14:textId="77777777" w:rsidR="002552B5" w:rsidRDefault="002552B5" w:rsidP="00665822">
            <w:r>
              <w:rPr>
                <w:rFonts w:hint="eastAsia"/>
              </w:rPr>
              <w:t>隶属模块</w:t>
            </w:r>
          </w:p>
        </w:tc>
        <w:tc>
          <w:tcPr>
            <w:tcW w:w="2737" w:type="dxa"/>
          </w:tcPr>
          <w:p w14:paraId="4485C51D" w14:textId="3754FB40" w:rsidR="002552B5" w:rsidRDefault="002552B5" w:rsidP="00665822">
            <w:r>
              <w:rPr>
                <w:rFonts w:hint="eastAsia"/>
              </w:rPr>
              <w:t>人员管理</w:t>
            </w:r>
          </w:p>
        </w:tc>
      </w:tr>
      <w:tr w:rsidR="002552B5" w14:paraId="11639A67" w14:textId="77777777" w:rsidTr="00665822">
        <w:trPr>
          <w:trHeight w:val="566"/>
          <w:jc w:val="center"/>
        </w:trPr>
        <w:tc>
          <w:tcPr>
            <w:tcW w:w="1555" w:type="dxa"/>
            <w:shd w:val="clear" w:color="auto" w:fill="EAF1DD" w:themeFill="accent3" w:themeFillTint="33"/>
          </w:tcPr>
          <w:p w14:paraId="0980FD11" w14:textId="77777777" w:rsidR="002552B5" w:rsidRDefault="002552B5" w:rsidP="00665822">
            <w:r>
              <w:rPr>
                <w:rFonts w:hint="eastAsia"/>
              </w:rPr>
              <w:t>消息标题</w:t>
            </w:r>
          </w:p>
        </w:tc>
        <w:tc>
          <w:tcPr>
            <w:tcW w:w="1882" w:type="dxa"/>
          </w:tcPr>
          <w:p w14:paraId="34792701" w14:textId="5DEA58BC" w:rsidR="002552B5" w:rsidRDefault="002552B5" w:rsidP="00665822">
            <w:r>
              <w:rPr>
                <w:rFonts w:hint="eastAsia"/>
              </w:rPr>
              <w:t>维修积分过低</w:t>
            </w:r>
          </w:p>
        </w:tc>
        <w:tc>
          <w:tcPr>
            <w:tcW w:w="1945" w:type="dxa"/>
            <w:shd w:val="clear" w:color="auto" w:fill="EAF1DD" w:themeFill="accent3" w:themeFillTint="33"/>
          </w:tcPr>
          <w:p w14:paraId="26DA2330" w14:textId="77777777" w:rsidR="002552B5" w:rsidRDefault="002552B5" w:rsidP="00665822">
            <w:r>
              <w:rPr>
                <w:rFonts w:hint="eastAsia"/>
              </w:rPr>
              <w:t>有效标志</w:t>
            </w:r>
          </w:p>
        </w:tc>
        <w:tc>
          <w:tcPr>
            <w:tcW w:w="2737" w:type="dxa"/>
          </w:tcPr>
          <w:p w14:paraId="1984A967" w14:textId="77777777" w:rsidR="002552B5" w:rsidRDefault="002552B5" w:rsidP="00665822">
            <w:r>
              <w:rPr>
                <w:rFonts w:hint="eastAsia"/>
              </w:rPr>
              <w:t>有效</w:t>
            </w:r>
          </w:p>
        </w:tc>
      </w:tr>
      <w:tr w:rsidR="002552B5" w14:paraId="6B9D7DE6" w14:textId="77777777" w:rsidTr="00665822">
        <w:trPr>
          <w:trHeight w:val="566"/>
          <w:jc w:val="center"/>
        </w:trPr>
        <w:tc>
          <w:tcPr>
            <w:tcW w:w="1555" w:type="dxa"/>
            <w:shd w:val="clear" w:color="auto" w:fill="EAF1DD" w:themeFill="accent3" w:themeFillTint="33"/>
          </w:tcPr>
          <w:p w14:paraId="35272DEC" w14:textId="77777777" w:rsidR="002552B5" w:rsidRDefault="002552B5" w:rsidP="00665822">
            <w:r>
              <w:rPr>
                <w:rFonts w:hint="eastAsia"/>
              </w:rPr>
              <w:t>接收部门</w:t>
            </w:r>
          </w:p>
        </w:tc>
        <w:tc>
          <w:tcPr>
            <w:tcW w:w="1882" w:type="dxa"/>
          </w:tcPr>
          <w:p w14:paraId="3B197BAB" w14:textId="77777777" w:rsidR="002552B5" w:rsidRDefault="002552B5" w:rsidP="00665822"/>
        </w:tc>
        <w:tc>
          <w:tcPr>
            <w:tcW w:w="1945" w:type="dxa"/>
            <w:shd w:val="clear" w:color="auto" w:fill="EAF1DD" w:themeFill="accent3" w:themeFillTint="33"/>
          </w:tcPr>
          <w:p w14:paraId="5BAA2D28" w14:textId="77777777" w:rsidR="002552B5" w:rsidRDefault="002552B5" w:rsidP="00665822">
            <w:r>
              <w:rPr>
                <w:rFonts w:hint="eastAsia"/>
              </w:rPr>
              <w:t>接收人</w:t>
            </w:r>
          </w:p>
        </w:tc>
        <w:tc>
          <w:tcPr>
            <w:tcW w:w="2737" w:type="dxa"/>
          </w:tcPr>
          <w:p w14:paraId="2A932FCC" w14:textId="77777777" w:rsidR="002552B5" w:rsidRDefault="002552B5" w:rsidP="00665822">
            <w:r>
              <w:rPr>
                <w:rFonts w:hint="eastAsia"/>
              </w:rPr>
              <w:t>选择</w:t>
            </w:r>
          </w:p>
        </w:tc>
      </w:tr>
      <w:tr w:rsidR="002552B5" w14:paraId="538B2B82" w14:textId="77777777" w:rsidTr="00665822">
        <w:trPr>
          <w:trHeight w:val="566"/>
          <w:jc w:val="center"/>
        </w:trPr>
        <w:tc>
          <w:tcPr>
            <w:tcW w:w="1555" w:type="dxa"/>
            <w:shd w:val="clear" w:color="auto" w:fill="EAF1DD" w:themeFill="accent3" w:themeFillTint="33"/>
          </w:tcPr>
          <w:p w14:paraId="13F3C3C3" w14:textId="77777777" w:rsidR="002552B5" w:rsidRDefault="002552B5" w:rsidP="00665822">
            <w:r>
              <w:rPr>
                <w:rFonts w:hint="eastAsia"/>
              </w:rPr>
              <w:t>消息筛选</w:t>
            </w:r>
          </w:p>
        </w:tc>
        <w:tc>
          <w:tcPr>
            <w:tcW w:w="6564" w:type="dxa"/>
            <w:gridSpan w:val="3"/>
          </w:tcPr>
          <w:p w14:paraId="09A9D633" w14:textId="77777777" w:rsidR="002552B5" w:rsidRDefault="002552B5" w:rsidP="00665822">
            <w:r>
              <w:t xml:space="preserve"> </w:t>
            </w:r>
          </w:p>
        </w:tc>
      </w:tr>
      <w:tr w:rsidR="002552B5" w14:paraId="02765BD1" w14:textId="77777777" w:rsidTr="00665822">
        <w:trPr>
          <w:trHeight w:val="566"/>
          <w:jc w:val="center"/>
        </w:trPr>
        <w:tc>
          <w:tcPr>
            <w:tcW w:w="1555" w:type="dxa"/>
            <w:shd w:val="clear" w:color="auto" w:fill="EAF1DD" w:themeFill="accent3" w:themeFillTint="33"/>
          </w:tcPr>
          <w:p w14:paraId="1D10F0EC" w14:textId="77777777" w:rsidR="002552B5" w:rsidRDefault="002552B5" w:rsidP="00665822">
            <w:r>
              <w:rPr>
                <w:rFonts w:hint="eastAsia"/>
              </w:rPr>
              <w:t>消息内容</w:t>
            </w:r>
          </w:p>
        </w:tc>
        <w:tc>
          <w:tcPr>
            <w:tcW w:w="6564" w:type="dxa"/>
            <w:gridSpan w:val="3"/>
          </w:tcPr>
          <w:p w14:paraId="2DF74748" w14:textId="2B30E3A0" w:rsidR="002552B5" w:rsidRPr="00C1322D" w:rsidRDefault="002552B5" w:rsidP="00665822">
            <w:r>
              <w:rPr>
                <w:rFonts w:hint="eastAsia"/>
              </w:rPr>
              <w:t>你好，你的维修积分过低，请注意。</w:t>
            </w:r>
          </w:p>
        </w:tc>
      </w:tr>
      <w:tr w:rsidR="002552B5" w14:paraId="399B1215" w14:textId="77777777" w:rsidTr="00665822">
        <w:trPr>
          <w:trHeight w:val="566"/>
          <w:jc w:val="center"/>
        </w:trPr>
        <w:tc>
          <w:tcPr>
            <w:tcW w:w="8119" w:type="dxa"/>
            <w:gridSpan w:val="4"/>
            <w:shd w:val="clear" w:color="auto" w:fill="EAF1DD" w:themeFill="accent3" w:themeFillTint="33"/>
          </w:tcPr>
          <w:p w14:paraId="11AD1F6B" w14:textId="77777777" w:rsidR="002552B5" w:rsidRDefault="002552B5" w:rsidP="00665822">
            <w:pPr>
              <w:jc w:val="center"/>
            </w:pPr>
            <w:r>
              <w:rPr>
                <w:rFonts w:hint="eastAsia"/>
              </w:rPr>
              <w:t>保存</w:t>
            </w:r>
            <w:r>
              <w:rPr>
                <w:rFonts w:hint="eastAsia"/>
              </w:rPr>
              <w:t xml:space="preserve"> </w:t>
            </w:r>
            <w:r>
              <w:t xml:space="preserve">  </w:t>
            </w:r>
            <w:r>
              <w:rPr>
                <w:rFonts w:hint="eastAsia"/>
              </w:rPr>
              <w:t>取消</w:t>
            </w:r>
          </w:p>
        </w:tc>
      </w:tr>
    </w:tbl>
    <w:p w14:paraId="143829D2" w14:textId="4727F6AB" w:rsidR="002552B5" w:rsidRDefault="002552B5" w:rsidP="002552B5">
      <w:pPr>
        <w:pStyle w:val="5"/>
      </w:pPr>
      <w:r>
        <w:rPr>
          <w:rFonts w:hint="eastAsia"/>
        </w:rPr>
        <w:t>规则</w:t>
      </w:r>
      <w:r>
        <w:t>35</w:t>
      </w:r>
      <w:r>
        <w:rPr>
          <w:rFonts w:hint="eastAsia"/>
        </w:rPr>
        <w:t>-证书到期提醒-</w:t>
      </w:r>
      <w:r>
        <w:t>1</w:t>
      </w:r>
    </w:p>
    <w:tbl>
      <w:tblPr>
        <w:tblStyle w:val="aff8"/>
        <w:tblW w:w="0" w:type="auto"/>
        <w:jc w:val="center"/>
        <w:tblLook w:val="04A0" w:firstRow="1" w:lastRow="0" w:firstColumn="1" w:lastColumn="0" w:noHBand="0" w:noVBand="1"/>
      </w:tblPr>
      <w:tblGrid>
        <w:gridCol w:w="1555"/>
        <w:gridCol w:w="1882"/>
        <w:gridCol w:w="1945"/>
        <w:gridCol w:w="2737"/>
      </w:tblGrid>
      <w:tr w:rsidR="002552B5" w14:paraId="7A631976" w14:textId="77777777" w:rsidTr="00665822">
        <w:trPr>
          <w:trHeight w:val="425"/>
          <w:jc w:val="center"/>
        </w:trPr>
        <w:tc>
          <w:tcPr>
            <w:tcW w:w="1555" w:type="dxa"/>
            <w:shd w:val="clear" w:color="auto" w:fill="EAF1DD" w:themeFill="accent3" w:themeFillTint="33"/>
          </w:tcPr>
          <w:p w14:paraId="543E4657" w14:textId="77777777" w:rsidR="002552B5" w:rsidRDefault="002552B5" w:rsidP="00665822">
            <w:r>
              <w:rPr>
                <w:rFonts w:hint="eastAsia"/>
              </w:rPr>
              <w:t>消息频率</w:t>
            </w:r>
          </w:p>
        </w:tc>
        <w:tc>
          <w:tcPr>
            <w:tcW w:w="1882" w:type="dxa"/>
          </w:tcPr>
          <w:p w14:paraId="741D6B97" w14:textId="77777777" w:rsidR="002552B5" w:rsidRDefault="002552B5" w:rsidP="00665822"/>
        </w:tc>
        <w:tc>
          <w:tcPr>
            <w:tcW w:w="1945" w:type="dxa"/>
            <w:shd w:val="clear" w:color="auto" w:fill="EAF1DD" w:themeFill="accent3" w:themeFillTint="33"/>
          </w:tcPr>
          <w:p w14:paraId="27B586F4" w14:textId="77777777" w:rsidR="002552B5" w:rsidRDefault="002552B5" w:rsidP="00665822">
            <w:r>
              <w:rPr>
                <w:rFonts w:hint="eastAsia"/>
              </w:rPr>
              <w:t>消息类型</w:t>
            </w:r>
          </w:p>
        </w:tc>
        <w:tc>
          <w:tcPr>
            <w:tcW w:w="2737" w:type="dxa"/>
          </w:tcPr>
          <w:p w14:paraId="7A07054B" w14:textId="77777777" w:rsidR="002552B5" w:rsidRDefault="002552B5" w:rsidP="00665822">
            <w:r>
              <w:rPr>
                <w:rFonts w:hint="eastAsia"/>
              </w:rPr>
              <w:t>提醒</w:t>
            </w:r>
            <w:r>
              <w:t xml:space="preserve"> </w:t>
            </w:r>
          </w:p>
        </w:tc>
      </w:tr>
      <w:tr w:rsidR="002552B5" w14:paraId="121D33A9" w14:textId="77777777" w:rsidTr="00665822">
        <w:trPr>
          <w:trHeight w:val="566"/>
          <w:jc w:val="center"/>
        </w:trPr>
        <w:tc>
          <w:tcPr>
            <w:tcW w:w="1555" w:type="dxa"/>
            <w:shd w:val="clear" w:color="auto" w:fill="EAF1DD" w:themeFill="accent3" w:themeFillTint="33"/>
          </w:tcPr>
          <w:p w14:paraId="46D4B097" w14:textId="77777777" w:rsidR="002552B5" w:rsidRDefault="002552B5" w:rsidP="00665822">
            <w:r>
              <w:rPr>
                <w:rFonts w:hint="eastAsia"/>
              </w:rPr>
              <w:t>消息级别</w:t>
            </w:r>
          </w:p>
        </w:tc>
        <w:tc>
          <w:tcPr>
            <w:tcW w:w="1882" w:type="dxa"/>
          </w:tcPr>
          <w:p w14:paraId="688759E9" w14:textId="77777777" w:rsidR="002552B5" w:rsidRDefault="002552B5" w:rsidP="00665822"/>
        </w:tc>
        <w:tc>
          <w:tcPr>
            <w:tcW w:w="1945" w:type="dxa"/>
            <w:shd w:val="clear" w:color="auto" w:fill="EAF1DD" w:themeFill="accent3" w:themeFillTint="33"/>
          </w:tcPr>
          <w:p w14:paraId="2B911D4E" w14:textId="77777777" w:rsidR="002552B5" w:rsidRDefault="002552B5" w:rsidP="00665822">
            <w:r>
              <w:rPr>
                <w:rFonts w:hint="eastAsia"/>
              </w:rPr>
              <w:t>隶属模块</w:t>
            </w:r>
          </w:p>
        </w:tc>
        <w:tc>
          <w:tcPr>
            <w:tcW w:w="2737" w:type="dxa"/>
          </w:tcPr>
          <w:p w14:paraId="791E151F" w14:textId="5615C9BF" w:rsidR="002552B5" w:rsidRDefault="002552B5" w:rsidP="00665822">
            <w:r>
              <w:rPr>
                <w:rFonts w:hint="eastAsia"/>
              </w:rPr>
              <w:t>人员资格</w:t>
            </w:r>
          </w:p>
        </w:tc>
      </w:tr>
      <w:tr w:rsidR="002552B5" w14:paraId="41D6DB9A" w14:textId="77777777" w:rsidTr="00665822">
        <w:trPr>
          <w:trHeight w:val="566"/>
          <w:jc w:val="center"/>
        </w:trPr>
        <w:tc>
          <w:tcPr>
            <w:tcW w:w="1555" w:type="dxa"/>
            <w:shd w:val="clear" w:color="auto" w:fill="EAF1DD" w:themeFill="accent3" w:themeFillTint="33"/>
          </w:tcPr>
          <w:p w14:paraId="0553955E" w14:textId="77777777" w:rsidR="002552B5" w:rsidRDefault="002552B5" w:rsidP="00665822">
            <w:r>
              <w:rPr>
                <w:rFonts w:hint="eastAsia"/>
              </w:rPr>
              <w:t>消息标题</w:t>
            </w:r>
          </w:p>
        </w:tc>
        <w:tc>
          <w:tcPr>
            <w:tcW w:w="1882" w:type="dxa"/>
          </w:tcPr>
          <w:p w14:paraId="7295E8C0" w14:textId="7F66B9C2" w:rsidR="002552B5" w:rsidRDefault="002552B5" w:rsidP="00665822">
            <w:r>
              <w:rPr>
                <w:rFonts w:hint="eastAsia"/>
              </w:rPr>
              <w:t>证书到期</w:t>
            </w:r>
          </w:p>
        </w:tc>
        <w:tc>
          <w:tcPr>
            <w:tcW w:w="1945" w:type="dxa"/>
            <w:shd w:val="clear" w:color="auto" w:fill="EAF1DD" w:themeFill="accent3" w:themeFillTint="33"/>
          </w:tcPr>
          <w:p w14:paraId="7C0EF107" w14:textId="77777777" w:rsidR="002552B5" w:rsidRDefault="002552B5" w:rsidP="00665822">
            <w:r>
              <w:rPr>
                <w:rFonts w:hint="eastAsia"/>
              </w:rPr>
              <w:t>有效标志</w:t>
            </w:r>
          </w:p>
        </w:tc>
        <w:tc>
          <w:tcPr>
            <w:tcW w:w="2737" w:type="dxa"/>
          </w:tcPr>
          <w:p w14:paraId="64418D4E" w14:textId="77777777" w:rsidR="002552B5" w:rsidRDefault="002552B5" w:rsidP="00665822">
            <w:r>
              <w:rPr>
                <w:rFonts w:hint="eastAsia"/>
              </w:rPr>
              <w:t>有效</w:t>
            </w:r>
          </w:p>
        </w:tc>
      </w:tr>
      <w:tr w:rsidR="002552B5" w14:paraId="5052FC2B" w14:textId="77777777" w:rsidTr="00665822">
        <w:trPr>
          <w:trHeight w:val="566"/>
          <w:jc w:val="center"/>
        </w:trPr>
        <w:tc>
          <w:tcPr>
            <w:tcW w:w="1555" w:type="dxa"/>
            <w:shd w:val="clear" w:color="auto" w:fill="EAF1DD" w:themeFill="accent3" w:themeFillTint="33"/>
          </w:tcPr>
          <w:p w14:paraId="6AB37CDB" w14:textId="77777777" w:rsidR="002552B5" w:rsidRDefault="002552B5" w:rsidP="00665822">
            <w:r>
              <w:rPr>
                <w:rFonts w:hint="eastAsia"/>
              </w:rPr>
              <w:t>接收部门</w:t>
            </w:r>
          </w:p>
        </w:tc>
        <w:tc>
          <w:tcPr>
            <w:tcW w:w="1882" w:type="dxa"/>
          </w:tcPr>
          <w:p w14:paraId="02C9DC91" w14:textId="77777777" w:rsidR="002552B5" w:rsidRDefault="002552B5" w:rsidP="00665822"/>
        </w:tc>
        <w:tc>
          <w:tcPr>
            <w:tcW w:w="1945" w:type="dxa"/>
            <w:shd w:val="clear" w:color="auto" w:fill="EAF1DD" w:themeFill="accent3" w:themeFillTint="33"/>
          </w:tcPr>
          <w:p w14:paraId="151F5595" w14:textId="77777777" w:rsidR="002552B5" w:rsidRDefault="002552B5" w:rsidP="00665822">
            <w:r>
              <w:rPr>
                <w:rFonts w:hint="eastAsia"/>
              </w:rPr>
              <w:t>接收人</w:t>
            </w:r>
          </w:p>
        </w:tc>
        <w:tc>
          <w:tcPr>
            <w:tcW w:w="2737" w:type="dxa"/>
          </w:tcPr>
          <w:p w14:paraId="6E2303BB" w14:textId="77777777" w:rsidR="002552B5" w:rsidRDefault="002552B5" w:rsidP="00665822">
            <w:r>
              <w:rPr>
                <w:rFonts w:hint="eastAsia"/>
              </w:rPr>
              <w:t>选择</w:t>
            </w:r>
          </w:p>
        </w:tc>
      </w:tr>
      <w:tr w:rsidR="002552B5" w14:paraId="4185B5F5" w14:textId="77777777" w:rsidTr="00665822">
        <w:trPr>
          <w:trHeight w:val="566"/>
          <w:jc w:val="center"/>
        </w:trPr>
        <w:tc>
          <w:tcPr>
            <w:tcW w:w="1555" w:type="dxa"/>
            <w:shd w:val="clear" w:color="auto" w:fill="EAF1DD" w:themeFill="accent3" w:themeFillTint="33"/>
          </w:tcPr>
          <w:p w14:paraId="1AA0D25E" w14:textId="77777777" w:rsidR="002552B5" w:rsidRDefault="002552B5" w:rsidP="00665822">
            <w:r>
              <w:rPr>
                <w:rFonts w:hint="eastAsia"/>
              </w:rPr>
              <w:t>消息筛选</w:t>
            </w:r>
          </w:p>
        </w:tc>
        <w:tc>
          <w:tcPr>
            <w:tcW w:w="6564" w:type="dxa"/>
            <w:gridSpan w:val="3"/>
          </w:tcPr>
          <w:p w14:paraId="26B32456" w14:textId="77777777" w:rsidR="002552B5" w:rsidRDefault="002552B5" w:rsidP="00665822">
            <w:r>
              <w:t xml:space="preserve"> </w:t>
            </w:r>
          </w:p>
        </w:tc>
      </w:tr>
      <w:tr w:rsidR="002552B5" w14:paraId="4F884F9C" w14:textId="77777777" w:rsidTr="00665822">
        <w:trPr>
          <w:trHeight w:val="566"/>
          <w:jc w:val="center"/>
        </w:trPr>
        <w:tc>
          <w:tcPr>
            <w:tcW w:w="1555" w:type="dxa"/>
            <w:shd w:val="clear" w:color="auto" w:fill="EAF1DD" w:themeFill="accent3" w:themeFillTint="33"/>
          </w:tcPr>
          <w:p w14:paraId="41A2531E" w14:textId="77777777" w:rsidR="002552B5" w:rsidRDefault="002552B5" w:rsidP="00665822">
            <w:r>
              <w:rPr>
                <w:rFonts w:hint="eastAsia"/>
              </w:rPr>
              <w:t>消息内容</w:t>
            </w:r>
          </w:p>
        </w:tc>
        <w:tc>
          <w:tcPr>
            <w:tcW w:w="6564" w:type="dxa"/>
            <w:gridSpan w:val="3"/>
          </w:tcPr>
          <w:p w14:paraId="0B5B7AF2" w14:textId="5B319350" w:rsidR="002552B5" w:rsidRPr="00C1322D" w:rsidRDefault="004916EA" w:rsidP="00665822">
            <w:r>
              <w:rPr>
                <w:rFonts w:ascii="微软雅黑" w:hAnsi="微软雅黑" w:hint="eastAsia"/>
              </w:rPr>
              <w:t>xxx您好，您的xxx证书即将到期，请及时上传更新，以免影响授权及津贴，谢谢。</w:t>
            </w:r>
          </w:p>
        </w:tc>
      </w:tr>
      <w:tr w:rsidR="002552B5" w14:paraId="5C755550" w14:textId="77777777" w:rsidTr="00665822">
        <w:trPr>
          <w:trHeight w:val="566"/>
          <w:jc w:val="center"/>
        </w:trPr>
        <w:tc>
          <w:tcPr>
            <w:tcW w:w="8119" w:type="dxa"/>
            <w:gridSpan w:val="4"/>
            <w:shd w:val="clear" w:color="auto" w:fill="EAF1DD" w:themeFill="accent3" w:themeFillTint="33"/>
          </w:tcPr>
          <w:p w14:paraId="3B62E844" w14:textId="77777777" w:rsidR="002552B5" w:rsidRDefault="002552B5" w:rsidP="00665822">
            <w:pPr>
              <w:jc w:val="center"/>
            </w:pPr>
            <w:r>
              <w:rPr>
                <w:rFonts w:hint="eastAsia"/>
              </w:rPr>
              <w:t>保存</w:t>
            </w:r>
            <w:r>
              <w:rPr>
                <w:rFonts w:hint="eastAsia"/>
              </w:rPr>
              <w:t xml:space="preserve"> </w:t>
            </w:r>
            <w:r>
              <w:t xml:space="preserve">  </w:t>
            </w:r>
            <w:r>
              <w:rPr>
                <w:rFonts w:hint="eastAsia"/>
              </w:rPr>
              <w:t>取消</w:t>
            </w:r>
          </w:p>
        </w:tc>
      </w:tr>
    </w:tbl>
    <w:p w14:paraId="62BF94B6" w14:textId="14FBDD7B" w:rsidR="002552B5" w:rsidRDefault="002552B5" w:rsidP="002552B5">
      <w:pPr>
        <w:pStyle w:val="5"/>
      </w:pPr>
      <w:r>
        <w:rPr>
          <w:rFonts w:hint="eastAsia"/>
        </w:rPr>
        <w:t>规则</w:t>
      </w:r>
      <w:r>
        <w:t>36</w:t>
      </w:r>
      <w:r>
        <w:rPr>
          <w:rFonts w:hint="eastAsia"/>
        </w:rPr>
        <w:t>-证书到期提醒-</w:t>
      </w:r>
      <w:r>
        <w:t>2</w:t>
      </w:r>
    </w:p>
    <w:tbl>
      <w:tblPr>
        <w:tblStyle w:val="aff8"/>
        <w:tblW w:w="0" w:type="auto"/>
        <w:jc w:val="center"/>
        <w:tblLook w:val="04A0" w:firstRow="1" w:lastRow="0" w:firstColumn="1" w:lastColumn="0" w:noHBand="0" w:noVBand="1"/>
      </w:tblPr>
      <w:tblGrid>
        <w:gridCol w:w="1555"/>
        <w:gridCol w:w="1882"/>
        <w:gridCol w:w="1945"/>
        <w:gridCol w:w="2737"/>
      </w:tblGrid>
      <w:tr w:rsidR="002552B5" w14:paraId="6B2E257F" w14:textId="77777777" w:rsidTr="00665822">
        <w:trPr>
          <w:trHeight w:val="425"/>
          <w:jc w:val="center"/>
        </w:trPr>
        <w:tc>
          <w:tcPr>
            <w:tcW w:w="1555" w:type="dxa"/>
            <w:shd w:val="clear" w:color="auto" w:fill="EAF1DD" w:themeFill="accent3" w:themeFillTint="33"/>
          </w:tcPr>
          <w:p w14:paraId="1A0AC609" w14:textId="77777777" w:rsidR="002552B5" w:rsidRDefault="002552B5" w:rsidP="00665822">
            <w:r>
              <w:rPr>
                <w:rFonts w:hint="eastAsia"/>
              </w:rPr>
              <w:t>消息频率</w:t>
            </w:r>
          </w:p>
        </w:tc>
        <w:tc>
          <w:tcPr>
            <w:tcW w:w="1882" w:type="dxa"/>
          </w:tcPr>
          <w:p w14:paraId="2A5BFF3E" w14:textId="77777777" w:rsidR="002552B5" w:rsidRDefault="002552B5" w:rsidP="00665822"/>
        </w:tc>
        <w:tc>
          <w:tcPr>
            <w:tcW w:w="1945" w:type="dxa"/>
            <w:shd w:val="clear" w:color="auto" w:fill="EAF1DD" w:themeFill="accent3" w:themeFillTint="33"/>
          </w:tcPr>
          <w:p w14:paraId="265BBB4D" w14:textId="77777777" w:rsidR="002552B5" w:rsidRDefault="002552B5" w:rsidP="00665822">
            <w:r>
              <w:rPr>
                <w:rFonts w:hint="eastAsia"/>
              </w:rPr>
              <w:t>消息类型</w:t>
            </w:r>
          </w:p>
        </w:tc>
        <w:tc>
          <w:tcPr>
            <w:tcW w:w="2737" w:type="dxa"/>
          </w:tcPr>
          <w:p w14:paraId="282D4148" w14:textId="77777777" w:rsidR="002552B5" w:rsidRDefault="002552B5" w:rsidP="00665822">
            <w:r>
              <w:rPr>
                <w:rFonts w:hint="eastAsia"/>
              </w:rPr>
              <w:t>提醒</w:t>
            </w:r>
            <w:r>
              <w:t xml:space="preserve"> </w:t>
            </w:r>
          </w:p>
        </w:tc>
      </w:tr>
      <w:tr w:rsidR="002552B5" w14:paraId="33EDCA9E" w14:textId="77777777" w:rsidTr="00665822">
        <w:trPr>
          <w:trHeight w:val="566"/>
          <w:jc w:val="center"/>
        </w:trPr>
        <w:tc>
          <w:tcPr>
            <w:tcW w:w="1555" w:type="dxa"/>
            <w:shd w:val="clear" w:color="auto" w:fill="EAF1DD" w:themeFill="accent3" w:themeFillTint="33"/>
          </w:tcPr>
          <w:p w14:paraId="646157C5" w14:textId="77777777" w:rsidR="002552B5" w:rsidRDefault="002552B5" w:rsidP="00665822">
            <w:r>
              <w:rPr>
                <w:rFonts w:hint="eastAsia"/>
              </w:rPr>
              <w:lastRenderedPageBreak/>
              <w:t>消息级别</w:t>
            </w:r>
          </w:p>
        </w:tc>
        <w:tc>
          <w:tcPr>
            <w:tcW w:w="1882" w:type="dxa"/>
          </w:tcPr>
          <w:p w14:paraId="05710A4B" w14:textId="77777777" w:rsidR="002552B5" w:rsidRDefault="002552B5" w:rsidP="00665822"/>
        </w:tc>
        <w:tc>
          <w:tcPr>
            <w:tcW w:w="1945" w:type="dxa"/>
            <w:shd w:val="clear" w:color="auto" w:fill="EAF1DD" w:themeFill="accent3" w:themeFillTint="33"/>
          </w:tcPr>
          <w:p w14:paraId="5CA49E09" w14:textId="77777777" w:rsidR="002552B5" w:rsidRDefault="002552B5" w:rsidP="00665822">
            <w:r>
              <w:rPr>
                <w:rFonts w:hint="eastAsia"/>
              </w:rPr>
              <w:t>隶属模块</w:t>
            </w:r>
          </w:p>
        </w:tc>
        <w:tc>
          <w:tcPr>
            <w:tcW w:w="2737" w:type="dxa"/>
          </w:tcPr>
          <w:p w14:paraId="324FA15A" w14:textId="32C5C6AE" w:rsidR="002552B5" w:rsidRDefault="002552B5" w:rsidP="00665822">
            <w:r>
              <w:rPr>
                <w:rFonts w:hint="eastAsia"/>
              </w:rPr>
              <w:t>人员资格</w:t>
            </w:r>
          </w:p>
        </w:tc>
      </w:tr>
      <w:tr w:rsidR="002552B5" w14:paraId="00792CD8" w14:textId="77777777" w:rsidTr="00665822">
        <w:trPr>
          <w:trHeight w:val="566"/>
          <w:jc w:val="center"/>
        </w:trPr>
        <w:tc>
          <w:tcPr>
            <w:tcW w:w="1555" w:type="dxa"/>
            <w:shd w:val="clear" w:color="auto" w:fill="EAF1DD" w:themeFill="accent3" w:themeFillTint="33"/>
          </w:tcPr>
          <w:p w14:paraId="4482EFD5" w14:textId="77777777" w:rsidR="002552B5" w:rsidRDefault="002552B5" w:rsidP="00665822">
            <w:r>
              <w:rPr>
                <w:rFonts w:hint="eastAsia"/>
              </w:rPr>
              <w:t>消息标题</w:t>
            </w:r>
          </w:p>
        </w:tc>
        <w:tc>
          <w:tcPr>
            <w:tcW w:w="1882" w:type="dxa"/>
          </w:tcPr>
          <w:p w14:paraId="6E378F73" w14:textId="1C79CFBD" w:rsidR="002552B5" w:rsidRDefault="002552B5" w:rsidP="00665822">
            <w:r>
              <w:rPr>
                <w:rFonts w:hint="eastAsia"/>
              </w:rPr>
              <w:t>证书到期</w:t>
            </w:r>
          </w:p>
        </w:tc>
        <w:tc>
          <w:tcPr>
            <w:tcW w:w="1945" w:type="dxa"/>
            <w:shd w:val="clear" w:color="auto" w:fill="EAF1DD" w:themeFill="accent3" w:themeFillTint="33"/>
          </w:tcPr>
          <w:p w14:paraId="64871D25" w14:textId="77777777" w:rsidR="002552B5" w:rsidRDefault="002552B5" w:rsidP="00665822">
            <w:r>
              <w:rPr>
                <w:rFonts w:hint="eastAsia"/>
              </w:rPr>
              <w:t>有效标志</w:t>
            </w:r>
          </w:p>
        </w:tc>
        <w:tc>
          <w:tcPr>
            <w:tcW w:w="2737" w:type="dxa"/>
          </w:tcPr>
          <w:p w14:paraId="2E7603B6" w14:textId="77777777" w:rsidR="002552B5" w:rsidRDefault="002552B5" w:rsidP="00665822">
            <w:r>
              <w:rPr>
                <w:rFonts w:hint="eastAsia"/>
              </w:rPr>
              <w:t>有效</w:t>
            </w:r>
          </w:p>
        </w:tc>
      </w:tr>
      <w:tr w:rsidR="002552B5" w14:paraId="1B9DC2BA" w14:textId="77777777" w:rsidTr="00665822">
        <w:trPr>
          <w:trHeight w:val="566"/>
          <w:jc w:val="center"/>
        </w:trPr>
        <w:tc>
          <w:tcPr>
            <w:tcW w:w="1555" w:type="dxa"/>
            <w:shd w:val="clear" w:color="auto" w:fill="EAF1DD" w:themeFill="accent3" w:themeFillTint="33"/>
          </w:tcPr>
          <w:p w14:paraId="43BA1823" w14:textId="77777777" w:rsidR="002552B5" w:rsidRDefault="002552B5" w:rsidP="00665822">
            <w:r>
              <w:rPr>
                <w:rFonts w:hint="eastAsia"/>
              </w:rPr>
              <w:t>接收部门</w:t>
            </w:r>
          </w:p>
        </w:tc>
        <w:tc>
          <w:tcPr>
            <w:tcW w:w="1882" w:type="dxa"/>
          </w:tcPr>
          <w:p w14:paraId="553CBCFF" w14:textId="77777777" w:rsidR="002552B5" w:rsidRDefault="002552B5" w:rsidP="00665822"/>
        </w:tc>
        <w:tc>
          <w:tcPr>
            <w:tcW w:w="1945" w:type="dxa"/>
            <w:shd w:val="clear" w:color="auto" w:fill="EAF1DD" w:themeFill="accent3" w:themeFillTint="33"/>
          </w:tcPr>
          <w:p w14:paraId="162B767B" w14:textId="77777777" w:rsidR="002552B5" w:rsidRDefault="002552B5" w:rsidP="00665822">
            <w:r>
              <w:rPr>
                <w:rFonts w:hint="eastAsia"/>
              </w:rPr>
              <w:t>接收人</w:t>
            </w:r>
          </w:p>
        </w:tc>
        <w:tc>
          <w:tcPr>
            <w:tcW w:w="2737" w:type="dxa"/>
          </w:tcPr>
          <w:p w14:paraId="1C6CF91E" w14:textId="77777777" w:rsidR="002552B5" w:rsidRDefault="002552B5" w:rsidP="00665822">
            <w:r>
              <w:rPr>
                <w:rFonts w:hint="eastAsia"/>
              </w:rPr>
              <w:t>选择</w:t>
            </w:r>
          </w:p>
        </w:tc>
      </w:tr>
      <w:tr w:rsidR="002552B5" w14:paraId="32F2DA7C" w14:textId="77777777" w:rsidTr="00665822">
        <w:trPr>
          <w:trHeight w:val="566"/>
          <w:jc w:val="center"/>
        </w:trPr>
        <w:tc>
          <w:tcPr>
            <w:tcW w:w="1555" w:type="dxa"/>
            <w:shd w:val="clear" w:color="auto" w:fill="EAF1DD" w:themeFill="accent3" w:themeFillTint="33"/>
          </w:tcPr>
          <w:p w14:paraId="0E441059" w14:textId="77777777" w:rsidR="002552B5" w:rsidRDefault="002552B5" w:rsidP="00665822">
            <w:r>
              <w:rPr>
                <w:rFonts w:hint="eastAsia"/>
              </w:rPr>
              <w:t>消息筛选</w:t>
            </w:r>
          </w:p>
        </w:tc>
        <w:tc>
          <w:tcPr>
            <w:tcW w:w="6564" w:type="dxa"/>
            <w:gridSpan w:val="3"/>
          </w:tcPr>
          <w:p w14:paraId="6433D157" w14:textId="77777777" w:rsidR="002552B5" w:rsidRDefault="002552B5" w:rsidP="00665822">
            <w:r>
              <w:t xml:space="preserve"> </w:t>
            </w:r>
          </w:p>
        </w:tc>
      </w:tr>
      <w:tr w:rsidR="002552B5" w14:paraId="67AC58FF" w14:textId="77777777" w:rsidTr="00665822">
        <w:trPr>
          <w:trHeight w:val="566"/>
          <w:jc w:val="center"/>
        </w:trPr>
        <w:tc>
          <w:tcPr>
            <w:tcW w:w="1555" w:type="dxa"/>
            <w:shd w:val="clear" w:color="auto" w:fill="EAF1DD" w:themeFill="accent3" w:themeFillTint="33"/>
          </w:tcPr>
          <w:p w14:paraId="29B4A5C2" w14:textId="77777777" w:rsidR="002552B5" w:rsidRDefault="002552B5" w:rsidP="00665822">
            <w:r>
              <w:rPr>
                <w:rFonts w:hint="eastAsia"/>
              </w:rPr>
              <w:t>消息内容</w:t>
            </w:r>
          </w:p>
        </w:tc>
        <w:tc>
          <w:tcPr>
            <w:tcW w:w="6564" w:type="dxa"/>
            <w:gridSpan w:val="3"/>
          </w:tcPr>
          <w:p w14:paraId="1247CDBC" w14:textId="3A3DBAAE" w:rsidR="002552B5" w:rsidRPr="00C1322D" w:rsidRDefault="004916EA" w:rsidP="00665822">
            <w:r>
              <w:rPr>
                <w:rFonts w:ascii="微软雅黑" w:hAnsi="微软雅黑" w:hint="eastAsia"/>
              </w:rPr>
              <w:t>xxx您好，您的xxx</w:t>
            </w:r>
            <w:r w:rsidR="000625F8">
              <w:rPr>
                <w:rFonts w:ascii="微软雅黑" w:hAnsi="微软雅黑" w:hint="eastAsia"/>
              </w:rPr>
              <w:t>证书已经</w:t>
            </w:r>
            <w:r>
              <w:rPr>
                <w:rFonts w:ascii="微软雅黑" w:hAnsi="微软雅黑" w:hint="eastAsia"/>
              </w:rPr>
              <w:t>到期，请及时上传更新，以免影响授权及津贴，谢谢。</w:t>
            </w:r>
          </w:p>
        </w:tc>
      </w:tr>
      <w:tr w:rsidR="002552B5" w14:paraId="5E3DAC01" w14:textId="77777777" w:rsidTr="00665822">
        <w:trPr>
          <w:trHeight w:val="566"/>
          <w:jc w:val="center"/>
        </w:trPr>
        <w:tc>
          <w:tcPr>
            <w:tcW w:w="8119" w:type="dxa"/>
            <w:gridSpan w:val="4"/>
            <w:shd w:val="clear" w:color="auto" w:fill="EAF1DD" w:themeFill="accent3" w:themeFillTint="33"/>
          </w:tcPr>
          <w:p w14:paraId="59DF1536" w14:textId="77777777" w:rsidR="002552B5" w:rsidRDefault="002552B5" w:rsidP="00665822">
            <w:pPr>
              <w:jc w:val="center"/>
            </w:pPr>
            <w:r>
              <w:rPr>
                <w:rFonts w:hint="eastAsia"/>
              </w:rPr>
              <w:t>保存</w:t>
            </w:r>
            <w:r>
              <w:rPr>
                <w:rFonts w:hint="eastAsia"/>
              </w:rPr>
              <w:t xml:space="preserve"> </w:t>
            </w:r>
            <w:r>
              <w:t xml:space="preserve">  </w:t>
            </w:r>
            <w:r>
              <w:rPr>
                <w:rFonts w:hint="eastAsia"/>
              </w:rPr>
              <w:t>取消</w:t>
            </w:r>
          </w:p>
        </w:tc>
      </w:tr>
    </w:tbl>
    <w:p w14:paraId="3649DE36" w14:textId="7C3CFC56" w:rsidR="002552B5" w:rsidRDefault="002552B5" w:rsidP="002552B5">
      <w:pPr>
        <w:pStyle w:val="5"/>
      </w:pPr>
      <w:r>
        <w:rPr>
          <w:rFonts w:hint="eastAsia"/>
        </w:rPr>
        <w:t>规则3</w:t>
      </w:r>
      <w:r>
        <w:t>7-</w:t>
      </w:r>
      <w:r>
        <w:rPr>
          <w:rFonts w:hint="eastAsia"/>
        </w:rPr>
        <w:t>证书冻结提醒</w:t>
      </w:r>
      <w:r w:rsidR="00885B92">
        <w:rPr>
          <w:rFonts w:hint="eastAsia"/>
        </w:rPr>
        <w:t xml:space="preserve">  -业务处理</w:t>
      </w:r>
    </w:p>
    <w:tbl>
      <w:tblPr>
        <w:tblStyle w:val="aff8"/>
        <w:tblW w:w="0" w:type="auto"/>
        <w:jc w:val="center"/>
        <w:tblLook w:val="04A0" w:firstRow="1" w:lastRow="0" w:firstColumn="1" w:lastColumn="0" w:noHBand="0" w:noVBand="1"/>
      </w:tblPr>
      <w:tblGrid>
        <w:gridCol w:w="1555"/>
        <w:gridCol w:w="1882"/>
        <w:gridCol w:w="1945"/>
        <w:gridCol w:w="2737"/>
      </w:tblGrid>
      <w:tr w:rsidR="002552B5" w14:paraId="24AD21CD" w14:textId="77777777" w:rsidTr="00665822">
        <w:trPr>
          <w:trHeight w:val="425"/>
          <w:jc w:val="center"/>
        </w:trPr>
        <w:tc>
          <w:tcPr>
            <w:tcW w:w="1555" w:type="dxa"/>
            <w:shd w:val="clear" w:color="auto" w:fill="EAF1DD" w:themeFill="accent3" w:themeFillTint="33"/>
          </w:tcPr>
          <w:p w14:paraId="5B657724" w14:textId="77777777" w:rsidR="002552B5" w:rsidRDefault="002552B5" w:rsidP="00665822">
            <w:r>
              <w:rPr>
                <w:rFonts w:hint="eastAsia"/>
              </w:rPr>
              <w:t>消息频率</w:t>
            </w:r>
          </w:p>
        </w:tc>
        <w:tc>
          <w:tcPr>
            <w:tcW w:w="1882" w:type="dxa"/>
          </w:tcPr>
          <w:p w14:paraId="5E988A66" w14:textId="77777777" w:rsidR="002552B5" w:rsidRDefault="002552B5" w:rsidP="00665822"/>
        </w:tc>
        <w:tc>
          <w:tcPr>
            <w:tcW w:w="1945" w:type="dxa"/>
            <w:shd w:val="clear" w:color="auto" w:fill="EAF1DD" w:themeFill="accent3" w:themeFillTint="33"/>
          </w:tcPr>
          <w:p w14:paraId="1D026198" w14:textId="77777777" w:rsidR="002552B5" w:rsidRDefault="002552B5" w:rsidP="00665822">
            <w:r>
              <w:rPr>
                <w:rFonts w:hint="eastAsia"/>
              </w:rPr>
              <w:t>消息类型</w:t>
            </w:r>
          </w:p>
        </w:tc>
        <w:tc>
          <w:tcPr>
            <w:tcW w:w="2737" w:type="dxa"/>
          </w:tcPr>
          <w:p w14:paraId="7F66C554" w14:textId="77777777" w:rsidR="002552B5" w:rsidRDefault="002552B5" w:rsidP="00665822">
            <w:r>
              <w:rPr>
                <w:rFonts w:hint="eastAsia"/>
              </w:rPr>
              <w:t>提醒</w:t>
            </w:r>
            <w:r>
              <w:t xml:space="preserve"> </w:t>
            </w:r>
          </w:p>
        </w:tc>
      </w:tr>
      <w:tr w:rsidR="002552B5" w14:paraId="5A5634BD" w14:textId="77777777" w:rsidTr="00665822">
        <w:trPr>
          <w:trHeight w:val="566"/>
          <w:jc w:val="center"/>
        </w:trPr>
        <w:tc>
          <w:tcPr>
            <w:tcW w:w="1555" w:type="dxa"/>
            <w:shd w:val="clear" w:color="auto" w:fill="EAF1DD" w:themeFill="accent3" w:themeFillTint="33"/>
          </w:tcPr>
          <w:p w14:paraId="20F679BC" w14:textId="77777777" w:rsidR="002552B5" w:rsidRDefault="002552B5" w:rsidP="00665822">
            <w:r>
              <w:rPr>
                <w:rFonts w:hint="eastAsia"/>
              </w:rPr>
              <w:t>消息级别</w:t>
            </w:r>
          </w:p>
        </w:tc>
        <w:tc>
          <w:tcPr>
            <w:tcW w:w="1882" w:type="dxa"/>
          </w:tcPr>
          <w:p w14:paraId="2AA8E6FB" w14:textId="77777777" w:rsidR="002552B5" w:rsidRDefault="002552B5" w:rsidP="00665822"/>
        </w:tc>
        <w:tc>
          <w:tcPr>
            <w:tcW w:w="1945" w:type="dxa"/>
            <w:shd w:val="clear" w:color="auto" w:fill="EAF1DD" w:themeFill="accent3" w:themeFillTint="33"/>
          </w:tcPr>
          <w:p w14:paraId="2CB2022D" w14:textId="77777777" w:rsidR="002552B5" w:rsidRDefault="002552B5" w:rsidP="00665822">
            <w:r>
              <w:rPr>
                <w:rFonts w:hint="eastAsia"/>
              </w:rPr>
              <w:t>隶属模块</w:t>
            </w:r>
          </w:p>
        </w:tc>
        <w:tc>
          <w:tcPr>
            <w:tcW w:w="2737" w:type="dxa"/>
          </w:tcPr>
          <w:p w14:paraId="440A4DC4" w14:textId="77777777" w:rsidR="002552B5" w:rsidRDefault="002552B5" w:rsidP="00665822">
            <w:r>
              <w:rPr>
                <w:rFonts w:hint="eastAsia"/>
              </w:rPr>
              <w:t>人员资格</w:t>
            </w:r>
          </w:p>
        </w:tc>
      </w:tr>
      <w:tr w:rsidR="002552B5" w14:paraId="48C3C5D2" w14:textId="77777777" w:rsidTr="00665822">
        <w:trPr>
          <w:trHeight w:val="566"/>
          <w:jc w:val="center"/>
        </w:trPr>
        <w:tc>
          <w:tcPr>
            <w:tcW w:w="1555" w:type="dxa"/>
            <w:shd w:val="clear" w:color="auto" w:fill="EAF1DD" w:themeFill="accent3" w:themeFillTint="33"/>
          </w:tcPr>
          <w:p w14:paraId="38321D03" w14:textId="77777777" w:rsidR="002552B5" w:rsidRDefault="002552B5" w:rsidP="00665822">
            <w:r>
              <w:rPr>
                <w:rFonts w:hint="eastAsia"/>
              </w:rPr>
              <w:t>消息标题</w:t>
            </w:r>
          </w:p>
        </w:tc>
        <w:tc>
          <w:tcPr>
            <w:tcW w:w="1882" w:type="dxa"/>
          </w:tcPr>
          <w:p w14:paraId="758FDA92" w14:textId="77777777" w:rsidR="002552B5" w:rsidRDefault="002552B5" w:rsidP="00665822">
            <w:r>
              <w:rPr>
                <w:rFonts w:hint="eastAsia"/>
              </w:rPr>
              <w:t>证书到期</w:t>
            </w:r>
          </w:p>
        </w:tc>
        <w:tc>
          <w:tcPr>
            <w:tcW w:w="1945" w:type="dxa"/>
            <w:shd w:val="clear" w:color="auto" w:fill="EAF1DD" w:themeFill="accent3" w:themeFillTint="33"/>
          </w:tcPr>
          <w:p w14:paraId="2AC1151E" w14:textId="77777777" w:rsidR="002552B5" w:rsidRDefault="002552B5" w:rsidP="00665822">
            <w:r>
              <w:rPr>
                <w:rFonts w:hint="eastAsia"/>
              </w:rPr>
              <w:t>有效标志</w:t>
            </w:r>
          </w:p>
        </w:tc>
        <w:tc>
          <w:tcPr>
            <w:tcW w:w="2737" w:type="dxa"/>
          </w:tcPr>
          <w:p w14:paraId="4C53DFF6" w14:textId="77777777" w:rsidR="002552B5" w:rsidRDefault="002552B5" w:rsidP="00665822">
            <w:r>
              <w:rPr>
                <w:rFonts w:hint="eastAsia"/>
              </w:rPr>
              <w:t>有效</w:t>
            </w:r>
          </w:p>
        </w:tc>
      </w:tr>
      <w:tr w:rsidR="002552B5" w14:paraId="523EC692" w14:textId="77777777" w:rsidTr="00665822">
        <w:trPr>
          <w:trHeight w:val="566"/>
          <w:jc w:val="center"/>
        </w:trPr>
        <w:tc>
          <w:tcPr>
            <w:tcW w:w="1555" w:type="dxa"/>
            <w:shd w:val="clear" w:color="auto" w:fill="EAF1DD" w:themeFill="accent3" w:themeFillTint="33"/>
          </w:tcPr>
          <w:p w14:paraId="1988E0E2" w14:textId="77777777" w:rsidR="002552B5" w:rsidRDefault="002552B5" w:rsidP="00665822">
            <w:r>
              <w:rPr>
                <w:rFonts w:hint="eastAsia"/>
              </w:rPr>
              <w:t>接收部门</w:t>
            </w:r>
          </w:p>
        </w:tc>
        <w:tc>
          <w:tcPr>
            <w:tcW w:w="1882" w:type="dxa"/>
          </w:tcPr>
          <w:p w14:paraId="3327FE8A" w14:textId="77777777" w:rsidR="002552B5" w:rsidRDefault="002552B5" w:rsidP="00665822"/>
        </w:tc>
        <w:tc>
          <w:tcPr>
            <w:tcW w:w="1945" w:type="dxa"/>
            <w:shd w:val="clear" w:color="auto" w:fill="EAF1DD" w:themeFill="accent3" w:themeFillTint="33"/>
          </w:tcPr>
          <w:p w14:paraId="205CD611" w14:textId="77777777" w:rsidR="002552B5" w:rsidRDefault="002552B5" w:rsidP="00665822">
            <w:r>
              <w:rPr>
                <w:rFonts w:hint="eastAsia"/>
              </w:rPr>
              <w:t>接收人</w:t>
            </w:r>
          </w:p>
        </w:tc>
        <w:tc>
          <w:tcPr>
            <w:tcW w:w="2737" w:type="dxa"/>
          </w:tcPr>
          <w:p w14:paraId="248D0D2A" w14:textId="77777777" w:rsidR="002552B5" w:rsidRDefault="002552B5" w:rsidP="00665822">
            <w:r>
              <w:rPr>
                <w:rFonts w:hint="eastAsia"/>
              </w:rPr>
              <w:t>选择</w:t>
            </w:r>
          </w:p>
        </w:tc>
      </w:tr>
      <w:tr w:rsidR="002552B5" w14:paraId="3DEBBA6C" w14:textId="77777777" w:rsidTr="00665822">
        <w:trPr>
          <w:trHeight w:val="566"/>
          <w:jc w:val="center"/>
        </w:trPr>
        <w:tc>
          <w:tcPr>
            <w:tcW w:w="1555" w:type="dxa"/>
            <w:shd w:val="clear" w:color="auto" w:fill="EAF1DD" w:themeFill="accent3" w:themeFillTint="33"/>
          </w:tcPr>
          <w:p w14:paraId="4D549F5D" w14:textId="77777777" w:rsidR="002552B5" w:rsidRDefault="002552B5" w:rsidP="00665822">
            <w:r>
              <w:rPr>
                <w:rFonts w:hint="eastAsia"/>
              </w:rPr>
              <w:t>消息筛选</w:t>
            </w:r>
          </w:p>
        </w:tc>
        <w:tc>
          <w:tcPr>
            <w:tcW w:w="6564" w:type="dxa"/>
            <w:gridSpan w:val="3"/>
          </w:tcPr>
          <w:p w14:paraId="427281D6" w14:textId="77777777" w:rsidR="002552B5" w:rsidRDefault="002552B5" w:rsidP="00665822">
            <w:r>
              <w:t xml:space="preserve"> </w:t>
            </w:r>
          </w:p>
        </w:tc>
      </w:tr>
      <w:tr w:rsidR="002552B5" w:rsidRPr="00C1322D" w14:paraId="1FF45831" w14:textId="77777777" w:rsidTr="00665822">
        <w:trPr>
          <w:trHeight w:val="566"/>
          <w:jc w:val="center"/>
        </w:trPr>
        <w:tc>
          <w:tcPr>
            <w:tcW w:w="1555" w:type="dxa"/>
            <w:shd w:val="clear" w:color="auto" w:fill="EAF1DD" w:themeFill="accent3" w:themeFillTint="33"/>
          </w:tcPr>
          <w:p w14:paraId="175B863F" w14:textId="77777777" w:rsidR="002552B5" w:rsidRDefault="002552B5" w:rsidP="00665822">
            <w:r>
              <w:rPr>
                <w:rFonts w:hint="eastAsia"/>
              </w:rPr>
              <w:t>消息内容</w:t>
            </w:r>
          </w:p>
        </w:tc>
        <w:tc>
          <w:tcPr>
            <w:tcW w:w="6564" w:type="dxa"/>
            <w:gridSpan w:val="3"/>
          </w:tcPr>
          <w:p w14:paraId="2D39DD87" w14:textId="433F7AC2" w:rsidR="002552B5" w:rsidRPr="00C1322D" w:rsidRDefault="004916EA" w:rsidP="00665822">
            <w:r>
              <w:rPr>
                <w:rFonts w:ascii="微软雅黑" w:hAnsi="微软雅黑" w:hint="eastAsia"/>
              </w:rPr>
              <w:t>xxx您好，您的xxx证书已冻结，请及时上传更新，以免影响授权及津贴，谢谢。</w:t>
            </w:r>
          </w:p>
        </w:tc>
      </w:tr>
      <w:tr w:rsidR="002552B5" w14:paraId="0EB8ADA2" w14:textId="77777777" w:rsidTr="00665822">
        <w:trPr>
          <w:trHeight w:val="566"/>
          <w:jc w:val="center"/>
        </w:trPr>
        <w:tc>
          <w:tcPr>
            <w:tcW w:w="8119" w:type="dxa"/>
            <w:gridSpan w:val="4"/>
            <w:shd w:val="clear" w:color="auto" w:fill="EAF1DD" w:themeFill="accent3" w:themeFillTint="33"/>
          </w:tcPr>
          <w:p w14:paraId="7BE80299" w14:textId="77777777" w:rsidR="002552B5" w:rsidRDefault="002552B5" w:rsidP="00665822">
            <w:pPr>
              <w:jc w:val="center"/>
            </w:pPr>
            <w:r>
              <w:rPr>
                <w:rFonts w:hint="eastAsia"/>
              </w:rPr>
              <w:t>保存</w:t>
            </w:r>
            <w:r>
              <w:rPr>
                <w:rFonts w:hint="eastAsia"/>
              </w:rPr>
              <w:t xml:space="preserve"> </w:t>
            </w:r>
            <w:r>
              <w:t xml:space="preserve">  </w:t>
            </w:r>
            <w:r>
              <w:rPr>
                <w:rFonts w:hint="eastAsia"/>
              </w:rPr>
              <w:t>取消</w:t>
            </w:r>
          </w:p>
        </w:tc>
      </w:tr>
    </w:tbl>
    <w:p w14:paraId="7334D299" w14:textId="77777777" w:rsidR="002552B5" w:rsidRPr="002552B5" w:rsidRDefault="002552B5" w:rsidP="002552B5"/>
    <w:p w14:paraId="77519D7A" w14:textId="77777777" w:rsidR="00B4452F" w:rsidRPr="00444909" w:rsidRDefault="00B4452F" w:rsidP="00B4452F"/>
    <w:p w14:paraId="111359C5" w14:textId="77777777" w:rsidR="00E74110" w:rsidRDefault="007C79A1" w:rsidP="00E74110">
      <w:pPr>
        <w:pStyle w:val="3"/>
        <w:ind w:left="851"/>
      </w:pPr>
      <w:bookmarkStart w:id="36" w:name="_Toc503778763"/>
      <w:r>
        <w:rPr>
          <w:rFonts w:hint="eastAsia"/>
        </w:rPr>
        <w:t>业务</w:t>
      </w:r>
      <w:r w:rsidR="00E74110">
        <w:rPr>
          <w:rFonts w:hint="eastAsia"/>
        </w:rPr>
        <w:t>字典维护</w:t>
      </w:r>
      <w:bookmarkEnd w:id="36"/>
    </w:p>
    <w:p w14:paraId="2E678534" w14:textId="77777777" w:rsidR="007C79A1" w:rsidRDefault="007C79A1" w:rsidP="007C79A1">
      <w:pPr>
        <w:pStyle w:val="5"/>
      </w:pPr>
      <w:r>
        <w:rPr>
          <w:rFonts w:hint="eastAsia"/>
        </w:rPr>
        <w:t>功能目标</w:t>
      </w:r>
    </w:p>
    <w:p w14:paraId="546DDCED" w14:textId="77777777" w:rsidR="007C79A1" w:rsidRDefault="007C79A1" w:rsidP="007C79A1">
      <w:r>
        <w:tab/>
      </w:r>
      <w:r>
        <w:tab/>
      </w:r>
      <w:r>
        <w:rPr>
          <w:rFonts w:hint="eastAsia"/>
        </w:rPr>
        <w:t>实时查询，维护质量培训管理系统中涉及业务字典的扩充，调整。</w:t>
      </w:r>
    </w:p>
    <w:p w14:paraId="15C1636A" w14:textId="77777777" w:rsidR="007C79A1" w:rsidRDefault="007C79A1" w:rsidP="007C79A1">
      <w:pPr>
        <w:pStyle w:val="5"/>
      </w:pPr>
      <w:r>
        <w:rPr>
          <w:rFonts w:hint="eastAsia"/>
        </w:rPr>
        <w:t>岗位权限</w:t>
      </w:r>
    </w:p>
    <w:p w14:paraId="370FA1E4" w14:textId="77777777" w:rsidR="007C79A1" w:rsidRDefault="007C79A1" w:rsidP="007C79A1">
      <w:r>
        <w:tab/>
      </w:r>
      <w:r>
        <w:tab/>
      </w:r>
    </w:p>
    <w:p w14:paraId="6DC26D22" w14:textId="77777777" w:rsidR="007C79A1" w:rsidRDefault="007C79A1" w:rsidP="007C79A1">
      <w:pPr>
        <w:pStyle w:val="5"/>
      </w:pPr>
      <w:r>
        <w:rPr>
          <w:rFonts w:hint="eastAsia"/>
        </w:rPr>
        <w:t>信息项描述</w:t>
      </w:r>
    </w:p>
    <w:p w14:paraId="6AE418F8" w14:textId="77777777" w:rsidR="000A0429" w:rsidRDefault="000A0429" w:rsidP="000A0429"/>
    <w:p w14:paraId="56E1B23A" w14:textId="79269AFE" w:rsidR="007C79A1" w:rsidRDefault="000A0429" w:rsidP="007C79A1">
      <w:pPr>
        <w:pStyle w:val="5"/>
      </w:pPr>
      <w:r>
        <w:rPr>
          <w:rFonts w:hint="eastAsia"/>
        </w:rPr>
        <w:t>逻辑控制</w:t>
      </w:r>
      <w:r w:rsidR="007C79A1">
        <w:tab/>
      </w:r>
    </w:p>
    <w:p w14:paraId="67BC45FD" w14:textId="77777777" w:rsidR="00547148" w:rsidRDefault="00547148" w:rsidP="00637D63">
      <w:pPr>
        <w:ind w:firstLineChars="400" w:firstLine="960"/>
      </w:pPr>
      <w:r>
        <w:rPr>
          <w:rFonts w:hint="eastAsia"/>
        </w:rPr>
        <w:t>R</w:t>
      </w:r>
      <w:r>
        <w:t xml:space="preserve">EASON </w:t>
      </w:r>
      <w:r>
        <w:rPr>
          <w:rFonts w:hint="eastAsia"/>
        </w:rPr>
        <w:t>模型</w:t>
      </w:r>
    </w:p>
    <w:tbl>
      <w:tblPr>
        <w:tblW w:w="7802" w:type="dxa"/>
        <w:jc w:val="center"/>
        <w:tblLook w:val="04A0" w:firstRow="1" w:lastRow="0" w:firstColumn="1" w:lastColumn="0" w:noHBand="0" w:noVBand="1"/>
      </w:tblPr>
      <w:tblGrid>
        <w:gridCol w:w="1320"/>
        <w:gridCol w:w="2371"/>
        <w:gridCol w:w="4111"/>
      </w:tblGrid>
      <w:tr w:rsidR="00547148" w:rsidRPr="004375CB" w14:paraId="2FCFFE52" w14:textId="77777777" w:rsidTr="00637D63">
        <w:trPr>
          <w:trHeight w:val="270"/>
          <w:jc w:val="center"/>
        </w:trPr>
        <w:tc>
          <w:tcPr>
            <w:tcW w:w="13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D5F066" w14:textId="77777777" w:rsidR="00547148" w:rsidRPr="004375CB" w:rsidRDefault="00547148" w:rsidP="00547148">
            <w:pPr>
              <w:rPr>
                <w:rFonts w:ascii="宋体" w:eastAsia="宋体" w:hAnsi="宋体" w:cs="宋体"/>
                <w:b/>
                <w:bCs/>
                <w:color w:val="000000"/>
                <w:sz w:val="22"/>
                <w:szCs w:val="22"/>
              </w:rPr>
            </w:pPr>
            <w:r w:rsidRPr="004375CB">
              <w:rPr>
                <w:rFonts w:ascii="宋体" w:eastAsia="宋体" w:hAnsi="宋体" w:cs="宋体" w:hint="eastAsia"/>
                <w:b/>
                <w:bCs/>
                <w:color w:val="000000"/>
                <w:sz w:val="22"/>
                <w:szCs w:val="22"/>
              </w:rPr>
              <w:t>不安全的监督</w:t>
            </w:r>
          </w:p>
        </w:tc>
        <w:tc>
          <w:tcPr>
            <w:tcW w:w="23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744BB3"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监督不充分</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688F947"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训练管理不当</w:t>
            </w:r>
          </w:p>
        </w:tc>
      </w:tr>
      <w:tr w:rsidR="00547148" w:rsidRPr="004375CB" w14:paraId="32FBD085"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595C6E59"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single" w:sz="4" w:space="0" w:color="auto"/>
              <w:left w:val="single" w:sz="4" w:space="0" w:color="auto"/>
              <w:bottom w:val="single" w:sz="4" w:space="0" w:color="auto"/>
              <w:right w:val="single" w:sz="4" w:space="0" w:color="auto"/>
            </w:tcBorders>
            <w:vAlign w:val="center"/>
            <w:hideMark/>
          </w:tcPr>
          <w:p w14:paraId="4A022F03"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50D26865"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未提供监督</w:t>
            </w:r>
          </w:p>
        </w:tc>
      </w:tr>
      <w:tr w:rsidR="00547148" w:rsidRPr="004375CB" w14:paraId="4579204F"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017B5264"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single" w:sz="4" w:space="0" w:color="auto"/>
              <w:left w:val="single" w:sz="4" w:space="0" w:color="auto"/>
              <w:bottom w:val="single" w:sz="4" w:space="0" w:color="auto"/>
              <w:right w:val="single" w:sz="4" w:space="0" w:color="auto"/>
            </w:tcBorders>
            <w:vAlign w:val="center"/>
            <w:hideMark/>
          </w:tcPr>
          <w:p w14:paraId="73147229"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726C72B3"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未跟踪资格能力</w:t>
            </w:r>
          </w:p>
        </w:tc>
      </w:tr>
      <w:tr w:rsidR="00547148" w:rsidRPr="004375CB" w14:paraId="71999CB5"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52D94419"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single" w:sz="4" w:space="0" w:color="auto"/>
              <w:left w:val="single" w:sz="4" w:space="0" w:color="auto"/>
              <w:bottom w:val="single" w:sz="4" w:space="0" w:color="auto"/>
              <w:right w:val="single" w:sz="4" w:space="0" w:color="auto"/>
            </w:tcBorders>
            <w:vAlign w:val="center"/>
            <w:hideMark/>
          </w:tcPr>
          <w:p w14:paraId="74166545"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1A380161"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未跟踪表现水平</w:t>
            </w:r>
          </w:p>
        </w:tc>
      </w:tr>
      <w:tr w:rsidR="00547148" w:rsidRPr="004375CB" w14:paraId="4BA1E8CA"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2D1DCDFB"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single" w:sz="4" w:space="0" w:color="auto"/>
              <w:left w:val="single" w:sz="4" w:space="0" w:color="auto"/>
              <w:bottom w:val="single" w:sz="4" w:space="0" w:color="auto"/>
              <w:right w:val="single" w:sz="4" w:space="0" w:color="auto"/>
            </w:tcBorders>
            <w:vAlign w:val="center"/>
            <w:hideMark/>
          </w:tcPr>
          <w:p w14:paraId="6B73E455"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580B7C06"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缺乏专业指导</w:t>
            </w:r>
          </w:p>
        </w:tc>
      </w:tr>
      <w:tr w:rsidR="00547148" w:rsidRPr="004375CB" w14:paraId="64E4EF79"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1D6C7BD4" w14:textId="77777777" w:rsidR="00547148" w:rsidRPr="004375CB" w:rsidRDefault="00547148" w:rsidP="00547148">
            <w:pPr>
              <w:rPr>
                <w:rFonts w:ascii="宋体" w:eastAsia="宋体" w:hAnsi="宋体" w:cs="宋体"/>
                <w:b/>
                <w:bCs/>
                <w:color w:val="000000"/>
                <w:sz w:val="22"/>
                <w:szCs w:val="22"/>
              </w:rPr>
            </w:pPr>
          </w:p>
        </w:tc>
        <w:tc>
          <w:tcPr>
            <w:tcW w:w="2371" w:type="dxa"/>
            <w:vMerge w:val="restart"/>
            <w:tcBorders>
              <w:top w:val="nil"/>
              <w:left w:val="single" w:sz="4" w:space="0" w:color="auto"/>
              <w:bottom w:val="single" w:sz="4" w:space="0" w:color="auto"/>
              <w:right w:val="single" w:sz="4" w:space="0" w:color="auto"/>
            </w:tcBorders>
            <w:shd w:val="clear" w:color="auto" w:fill="auto"/>
            <w:vAlign w:val="center"/>
            <w:hideMark/>
          </w:tcPr>
          <w:p w14:paraId="65D743D0"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运行计划不当</w:t>
            </w:r>
          </w:p>
        </w:tc>
        <w:tc>
          <w:tcPr>
            <w:tcW w:w="4111" w:type="dxa"/>
            <w:tcBorders>
              <w:top w:val="nil"/>
              <w:left w:val="nil"/>
              <w:bottom w:val="single" w:sz="4" w:space="0" w:color="auto"/>
              <w:right w:val="single" w:sz="4" w:space="0" w:color="auto"/>
            </w:tcBorders>
            <w:shd w:val="clear" w:color="auto" w:fill="auto"/>
            <w:vAlign w:val="center"/>
            <w:hideMark/>
          </w:tcPr>
          <w:p w14:paraId="0E516D90"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不适当的工作节奏</w:t>
            </w:r>
          </w:p>
        </w:tc>
      </w:tr>
      <w:tr w:rsidR="00547148" w:rsidRPr="004375CB" w14:paraId="1705FDF0"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3DC3DDB5"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1E1D400C"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632ED749"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人员调配或排班不当</w:t>
            </w:r>
          </w:p>
        </w:tc>
      </w:tr>
      <w:tr w:rsidR="00547148" w:rsidRPr="004375CB" w14:paraId="430083D7"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5BEBA1AC"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79A63A3E"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791558E7"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无益处的任务风险</w:t>
            </w:r>
          </w:p>
        </w:tc>
      </w:tr>
      <w:tr w:rsidR="00547148" w:rsidRPr="004375CB" w14:paraId="7D94612C"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05CE9491" w14:textId="77777777" w:rsidR="00547148" w:rsidRPr="004375CB" w:rsidRDefault="00547148" w:rsidP="00547148">
            <w:pPr>
              <w:rPr>
                <w:rFonts w:ascii="宋体" w:eastAsia="宋体" w:hAnsi="宋体" w:cs="宋体"/>
                <w:b/>
                <w:bCs/>
                <w:color w:val="000000"/>
                <w:sz w:val="22"/>
                <w:szCs w:val="22"/>
              </w:rPr>
            </w:pPr>
          </w:p>
        </w:tc>
        <w:tc>
          <w:tcPr>
            <w:tcW w:w="2371" w:type="dxa"/>
            <w:vMerge w:val="restart"/>
            <w:tcBorders>
              <w:top w:val="nil"/>
              <w:left w:val="single" w:sz="4" w:space="0" w:color="auto"/>
              <w:bottom w:val="single" w:sz="4" w:space="0" w:color="auto"/>
              <w:right w:val="single" w:sz="4" w:space="0" w:color="auto"/>
            </w:tcBorders>
            <w:shd w:val="clear" w:color="auto" w:fill="auto"/>
            <w:vAlign w:val="center"/>
            <w:hideMark/>
          </w:tcPr>
          <w:p w14:paraId="612640C3"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没有纠正已知问题</w:t>
            </w:r>
          </w:p>
        </w:tc>
        <w:tc>
          <w:tcPr>
            <w:tcW w:w="4111" w:type="dxa"/>
            <w:tcBorders>
              <w:top w:val="nil"/>
              <w:left w:val="nil"/>
              <w:bottom w:val="single" w:sz="4" w:space="0" w:color="auto"/>
              <w:right w:val="single" w:sz="4" w:space="0" w:color="auto"/>
            </w:tcBorders>
            <w:shd w:val="clear" w:color="auto" w:fill="auto"/>
            <w:vAlign w:val="center"/>
            <w:hideMark/>
          </w:tcPr>
          <w:p w14:paraId="138F5AA0"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未纠正不恰当的行为</w:t>
            </w:r>
          </w:p>
        </w:tc>
      </w:tr>
      <w:tr w:rsidR="00547148" w:rsidRPr="004375CB" w14:paraId="02A56611"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4060C5E7"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5B94FE91"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7DF6DDBC"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未采取纠正措施</w:t>
            </w:r>
          </w:p>
        </w:tc>
      </w:tr>
      <w:tr w:rsidR="00547148" w:rsidRPr="004375CB" w14:paraId="7D0136D5"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1E495BE4"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7F56F8C4"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46927E39"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未纠正文件错误</w:t>
            </w:r>
          </w:p>
        </w:tc>
      </w:tr>
      <w:tr w:rsidR="00547148" w:rsidRPr="004375CB" w14:paraId="797D2B70" w14:textId="77777777" w:rsidTr="00637D63">
        <w:trPr>
          <w:trHeight w:val="27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32A17953"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77B82703"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6EBD9154"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未报告不安全趋势</w:t>
            </w:r>
          </w:p>
        </w:tc>
      </w:tr>
      <w:tr w:rsidR="00547148" w:rsidRPr="004375CB" w14:paraId="56D9C674" w14:textId="77777777" w:rsidTr="00637D63">
        <w:trPr>
          <w:trHeight w:val="54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51F8657E" w14:textId="77777777" w:rsidR="00547148" w:rsidRPr="004375CB" w:rsidRDefault="00547148" w:rsidP="00547148">
            <w:pPr>
              <w:rPr>
                <w:rFonts w:ascii="宋体" w:eastAsia="宋体" w:hAnsi="宋体" w:cs="宋体"/>
                <w:b/>
                <w:bCs/>
                <w:color w:val="000000"/>
                <w:sz w:val="22"/>
                <w:szCs w:val="22"/>
              </w:rPr>
            </w:pPr>
          </w:p>
        </w:tc>
        <w:tc>
          <w:tcPr>
            <w:tcW w:w="2371" w:type="dxa"/>
            <w:vMerge w:val="restart"/>
            <w:tcBorders>
              <w:top w:val="nil"/>
              <w:left w:val="single" w:sz="4" w:space="0" w:color="auto"/>
              <w:bottom w:val="single" w:sz="4" w:space="0" w:color="auto"/>
              <w:right w:val="single" w:sz="4" w:space="0" w:color="auto"/>
            </w:tcBorders>
            <w:shd w:val="clear" w:color="auto" w:fill="auto"/>
            <w:vAlign w:val="center"/>
            <w:hideMark/>
          </w:tcPr>
          <w:p w14:paraId="415A6BB7"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监督违规</w:t>
            </w:r>
          </w:p>
        </w:tc>
        <w:tc>
          <w:tcPr>
            <w:tcW w:w="4111" w:type="dxa"/>
            <w:tcBorders>
              <w:top w:val="nil"/>
              <w:left w:val="nil"/>
              <w:bottom w:val="single" w:sz="4" w:space="0" w:color="auto"/>
              <w:right w:val="single" w:sz="4" w:space="0" w:color="auto"/>
            </w:tcBorders>
            <w:shd w:val="clear" w:color="auto" w:fill="auto"/>
            <w:vAlign w:val="center"/>
            <w:hideMark/>
          </w:tcPr>
          <w:p w14:paraId="44E31642"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授权不必要的危险做法</w:t>
            </w:r>
          </w:p>
        </w:tc>
      </w:tr>
      <w:tr w:rsidR="00547148" w:rsidRPr="004375CB" w14:paraId="4A821198" w14:textId="77777777" w:rsidTr="00637D63">
        <w:trPr>
          <w:trHeight w:val="54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7B9F403B"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27700D73"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10C0AB8E"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未强制执行规则和规章</w:t>
            </w:r>
          </w:p>
        </w:tc>
      </w:tr>
      <w:tr w:rsidR="00547148" w:rsidRPr="004375CB" w14:paraId="2A08F524" w14:textId="77777777" w:rsidTr="00637D63">
        <w:trPr>
          <w:trHeight w:val="540"/>
          <w:jc w:val="center"/>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7AE9D818" w14:textId="77777777" w:rsidR="00547148" w:rsidRPr="004375CB" w:rsidRDefault="00547148" w:rsidP="00547148">
            <w:pPr>
              <w:rPr>
                <w:rFonts w:ascii="宋体" w:eastAsia="宋体" w:hAnsi="宋体" w:cs="宋体"/>
                <w:b/>
                <w:bCs/>
                <w:color w:val="000000"/>
                <w:sz w:val="22"/>
                <w:szCs w:val="22"/>
              </w:rPr>
            </w:pPr>
          </w:p>
        </w:tc>
        <w:tc>
          <w:tcPr>
            <w:tcW w:w="2371" w:type="dxa"/>
            <w:vMerge/>
            <w:tcBorders>
              <w:top w:val="nil"/>
              <w:left w:val="single" w:sz="4" w:space="0" w:color="auto"/>
              <w:bottom w:val="single" w:sz="4" w:space="0" w:color="auto"/>
              <w:right w:val="single" w:sz="4" w:space="0" w:color="auto"/>
            </w:tcBorders>
            <w:vAlign w:val="center"/>
            <w:hideMark/>
          </w:tcPr>
          <w:p w14:paraId="781415CA" w14:textId="77777777" w:rsidR="00547148" w:rsidRPr="004375CB" w:rsidRDefault="00547148" w:rsidP="00547148">
            <w:pPr>
              <w:rPr>
                <w:rFonts w:ascii="宋体" w:eastAsia="宋体" w:hAnsi="宋体" w:cs="宋体"/>
                <w:color w:val="000000"/>
                <w:sz w:val="22"/>
                <w:szCs w:val="22"/>
              </w:rPr>
            </w:pPr>
          </w:p>
        </w:tc>
        <w:tc>
          <w:tcPr>
            <w:tcW w:w="4111" w:type="dxa"/>
            <w:tcBorders>
              <w:top w:val="nil"/>
              <w:left w:val="nil"/>
              <w:bottom w:val="single" w:sz="4" w:space="0" w:color="auto"/>
              <w:right w:val="single" w:sz="4" w:space="0" w:color="auto"/>
            </w:tcBorders>
            <w:shd w:val="clear" w:color="auto" w:fill="auto"/>
            <w:vAlign w:val="center"/>
            <w:hideMark/>
          </w:tcPr>
          <w:p w14:paraId="3594D700" w14:textId="77777777" w:rsidR="00547148" w:rsidRPr="004375CB" w:rsidRDefault="00547148" w:rsidP="00547148">
            <w:pPr>
              <w:rPr>
                <w:rFonts w:ascii="宋体" w:eastAsia="宋体" w:hAnsi="宋体" w:cs="宋体"/>
                <w:color w:val="000000"/>
                <w:sz w:val="22"/>
                <w:szCs w:val="22"/>
              </w:rPr>
            </w:pPr>
            <w:r w:rsidRPr="004375CB">
              <w:rPr>
                <w:rFonts w:ascii="宋体" w:eastAsia="宋体" w:hAnsi="宋体" w:cs="宋体" w:hint="eastAsia"/>
                <w:color w:val="000000"/>
                <w:sz w:val="22"/>
                <w:szCs w:val="22"/>
              </w:rPr>
              <w:t>授权不具资格的人员签署、放行或操作</w:t>
            </w:r>
          </w:p>
        </w:tc>
      </w:tr>
    </w:tbl>
    <w:p w14:paraId="34B12D43" w14:textId="77777777" w:rsidR="00547148" w:rsidRPr="00FC7FBD" w:rsidRDefault="00547148" w:rsidP="00547148"/>
    <w:p w14:paraId="0C222C40" w14:textId="77777777" w:rsidR="00547148" w:rsidRDefault="00547148" w:rsidP="00637D63">
      <w:pPr>
        <w:ind w:firstLineChars="400" w:firstLine="960"/>
      </w:pPr>
      <w:r>
        <w:rPr>
          <w:rFonts w:hint="eastAsia"/>
        </w:rPr>
        <w:t>M</w:t>
      </w:r>
      <w:r>
        <w:t>EDA</w:t>
      </w:r>
      <w:r>
        <w:rPr>
          <w:rFonts w:hint="eastAsia"/>
        </w:rPr>
        <w:t>模型</w:t>
      </w:r>
    </w:p>
    <w:tbl>
      <w:tblPr>
        <w:tblW w:w="7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3"/>
        <w:gridCol w:w="20"/>
        <w:gridCol w:w="3787"/>
      </w:tblGrid>
      <w:tr w:rsidR="00547148" w:rsidRPr="00875409" w14:paraId="550A10B3" w14:textId="77777777" w:rsidTr="004746D4">
        <w:trPr>
          <w:trHeight w:val="307"/>
          <w:jc w:val="center"/>
        </w:trPr>
        <w:tc>
          <w:tcPr>
            <w:tcW w:w="7960" w:type="dxa"/>
            <w:gridSpan w:val="3"/>
            <w:vAlign w:val="center"/>
          </w:tcPr>
          <w:p w14:paraId="16083C9D"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b/>
                <w:bCs/>
              </w:rPr>
              <w:t>A. Information (</w:t>
            </w:r>
            <w:r w:rsidRPr="00875409">
              <w:rPr>
                <w:rFonts w:ascii="Arial" w:eastAsia="楷体_GB2312" w:hAnsi="Arial" w:hint="eastAsia"/>
                <w:b/>
                <w:bCs/>
              </w:rPr>
              <w:t>技术资料</w:t>
            </w:r>
            <w:r w:rsidRPr="00875409">
              <w:rPr>
                <w:rFonts w:ascii="Arial" w:eastAsia="楷体_GB2312" w:hAnsi="Arial" w:hint="eastAsia"/>
                <w:b/>
                <w:bCs/>
              </w:rPr>
              <w:t>)</w:t>
            </w:r>
          </w:p>
        </w:tc>
      </w:tr>
      <w:tr w:rsidR="00547148" w:rsidRPr="00875409" w14:paraId="01A7A1DD" w14:textId="77777777" w:rsidTr="004746D4">
        <w:trPr>
          <w:trHeight w:val="314"/>
          <w:jc w:val="center"/>
        </w:trPr>
        <w:tc>
          <w:tcPr>
            <w:tcW w:w="7960" w:type="dxa"/>
            <w:gridSpan w:val="3"/>
            <w:vAlign w:val="center"/>
          </w:tcPr>
          <w:p w14:paraId="7E2F8FAB"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2. Unavailable/inaccessible (</w:t>
            </w:r>
            <w:r w:rsidRPr="00875409">
              <w:rPr>
                <w:rFonts w:ascii="Arial" w:eastAsia="楷体_GB2312" w:hAnsi="Arial" w:hint="eastAsia"/>
              </w:rPr>
              <w:t>不能获得</w:t>
            </w:r>
            <w:r w:rsidRPr="00875409">
              <w:rPr>
                <w:rFonts w:ascii="Arial" w:eastAsia="楷体_GB2312" w:hAnsi="Arial" w:hint="eastAsia"/>
              </w:rPr>
              <w:t>/</w:t>
            </w:r>
            <w:r w:rsidRPr="00875409">
              <w:rPr>
                <w:rFonts w:ascii="Arial" w:eastAsia="楷体_GB2312" w:hAnsi="Arial" w:hint="eastAsia"/>
              </w:rPr>
              <w:t>难以接近</w:t>
            </w:r>
            <w:r w:rsidRPr="00875409">
              <w:rPr>
                <w:rFonts w:ascii="Arial" w:eastAsia="楷体_GB2312" w:hAnsi="Arial" w:hint="eastAsia"/>
              </w:rPr>
              <w:t>)</w:t>
            </w:r>
          </w:p>
        </w:tc>
      </w:tr>
      <w:tr w:rsidR="00547148" w:rsidRPr="00875409" w14:paraId="75779EB3" w14:textId="77777777" w:rsidTr="004746D4">
        <w:trPr>
          <w:trHeight w:val="299"/>
          <w:jc w:val="center"/>
        </w:trPr>
        <w:tc>
          <w:tcPr>
            <w:tcW w:w="7960" w:type="dxa"/>
            <w:gridSpan w:val="3"/>
            <w:vAlign w:val="center"/>
          </w:tcPr>
          <w:p w14:paraId="16F94FD0"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4. Too much/conflicting information </w:t>
            </w:r>
            <w:r w:rsidRPr="00875409">
              <w:rPr>
                <w:rFonts w:ascii="Arial" w:eastAsia="楷体_GB2312" w:hAnsi="Arial" w:hint="eastAsia"/>
              </w:rPr>
              <w:t>(</w:t>
            </w:r>
            <w:r w:rsidRPr="00875409">
              <w:rPr>
                <w:rFonts w:ascii="Arial" w:eastAsia="楷体_GB2312" w:hAnsi="Arial" w:hint="eastAsia"/>
              </w:rPr>
              <w:t>信息太多</w:t>
            </w:r>
            <w:r w:rsidRPr="00875409">
              <w:rPr>
                <w:rFonts w:ascii="Arial" w:eastAsia="楷体_GB2312" w:hAnsi="Arial" w:hint="eastAsia"/>
              </w:rPr>
              <w:t>/</w:t>
            </w:r>
            <w:r w:rsidRPr="00875409">
              <w:rPr>
                <w:rFonts w:ascii="Arial" w:eastAsia="楷体_GB2312" w:hAnsi="Arial" w:hint="eastAsia"/>
              </w:rPr>
              <w:t>冲突</w:t>
            </w:r>
            <w:r w:rsidRPr="00875409">
              <w:rPr>
                <w:rFonts w:ascii="Arial" w:eastAsia="楷体_GB2312" w:hAnsi="Arial" w:hint="eastAsia"/>
              </w:rPr>
              <w:t>)</w:t>
            </w:r>
          </w:p>
        </w:tc>
      </w:tr>
      <w:tr w:rsidR="00547148" w:rsidRPr="00875409" w14:paraId="4D32BC82" w14:textId="77777777" w:rsidTr="004746D4">
        <w:trPr>
          <w:trHeight w:val="284"/>
          <w:jc w:val="center"/>
        </w:trPr>
        <w:tc>
          <w:tcPr>
            <w:tcW w:w="7960" w:type="dxa"/>
            <w:gridSpan w:val="3"/>
            <w:vAlign w:val="center"/>
          </w:tcPr>
          <w:p w14:paraId="091030F4"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5. Update process is too long/complicated </w:t>
            </w:r>
            <w:r w:rsidRPr="00875409">
              <w:rPr>
                <w:rFonts w:ascii="Arial" w:eastAsia="楷体_GB2312" w:hAnsi="Arial" w:hint="eastAsia"/>
              </w:rPr>
              <w:t>(</w:t>
            </w:r>
            <w:r w:rsidRPr="00875409">
              <w:rPr>
                <w:rFonts w:ascii="Arial" w:eastAsia="楷体_GB2312" w:hAnsi="Arial" w:hint="eastAsia"/>
              </w:rPr>
              <w:t>更新过程太长</w:t>
            </w:r>
            <w:r w:rsidRPr="00875409">
              <w:rPr>
                <w:rFonts w:ascii="Arial" w:eastAsia="楷体_GB2312" w:hAnsi="Arial" w:hint="eastAsia"/>
              </w:rPr>
              <w:t>/</w:t>
            </w:r>
            <w:r w:rsidRPr="00875409">
              <w:rPr>
                <w:rFonts w:ascii="Arial" w:eastAsia="楷体_GB2312" w:hAnsi="Arial" w:hint="eastAsia"/>
              </w:rPr>
              <w:t>太复杂</w:t>
            </w:r>
            <w:r w:rsidRPr="00875409">
              <w:rPr>
                <w:rFonts w:ascii="Arial" w:eastAsia="楷体_GB2312" w:hAnsi="Arial" w:hint="eastAsia"/>
              </w:rPr>
              <w:t>)</w:t>
            </w:r>
          </w:p>
        </w:tc>
      </w:tr>
      <w:tr w:rsidR="00547148" w:rsidRPr="00875409" w14:paraId="18CE722F" w14:textId="77777777" w:rsidTr="004746D4">
        <w:trPr>
          <w:trHeight w:val="269"/>
          <w:jc w:val="center"/>
        </w:trPr>
        <w:tc>
          <w:tcPr>
            <w:tcW w:w="7960" w:type="dxa"/>
            <w:gridSpan w:val="3"/>
            <w:vAlign w:val="center"/>
          </w:tcPr>
          <w:p w14:paraId="2E76A616"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6. Incorrectly modified manufacturer‘s MM/SB </w:t>
            </w:r>
            <w:r w:rsidRPr="00875409">
              <w:rPr>
                <w:rFonts w:ascii="Arial" w:eastAsia="楷体_GB2312" w:hAnsi="Arial" w:hint="eastAsia"/>
              </w:rPr>
              <w:t>(</w:t>
            </w:r>
            <w:r w:rsidRPr="00875409">
              <w:rPr>
                <w:rFonts w:ascii="Arial" w:eastAsia="楷体_GB2312" w:hAnsi="Arial" w:hint="eastAsia"/>
              </w:rPr>
              <w:t>不正确修改厂家的</w:t>
            </w:r>
            <w:r w:rsidRPr="00875409">
              <w:rPr>
                <w:rFonts w:ascii="Arial" w:eastAsia="楷体_GB2312" w:hAnsi="Arial" w:hint="eastAsia"/>
              </w:rPr>
              <w:t>MM/SB)</w:t>
            </w:r>
          </w:p>
        </w:tc>
      </w:tr>
      <w:tr w:rsidR="00547148" w:rsidRPr="00875409" w14:paraId="564FA684" w14:textId="77777777" w:rsidTr="004746D4">
        <w:trPr>
          <w:trHeight w:val="328"/>
          <w:jc w:val="center"/>
        </w:trPr>
        <w:tc>
          <w:tcPr>
            <w:tcW w:w="7960" w:type="dxa"/>
            <w:gridSpan w:val="3"/>
            <w:vAlign w:val="center"/>
          </w:tcPr>
          <w:p w14:paraId="42FF46E5"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8.Other (</w:t>
            </w:r>
            <w:r w:rsidRPr="00875409">
              <w:rPr>
                <w:rFonts w:ascii="Arial" w:eastAsia="楷体_GB2312" w:hAnsi="Arial" w:hint="eastAsia"/>
              </w:rPr>
              <w:t>其他</w:t>
            </w:r>
            <w:r w:rsidRPr="00875409">
              <w:rPr>
                <w:rFonts w:ascii="Arial" w:eastAsia="楷体_GB2312" w:hAnsi="Arial" w:hint="eastAsia"/>
              </w:rPr>
              <w:t>)</w:t>
            </w:r>
          </w:p>
        </w:tc>
      </w:tr>
      <w:tr w:rsidR="00547148" w:rsidRPr="00875409" w14:paraId="3CC9107A" w14:textId="77777777" w:rsidTr="004746D4">
        <w:trPr>
          <w:trHeight w:val="360"/>
          <w:jc w:val="center"/>
        </w:trPr>
        <w:tc>
          <w:tcPr>
            <w:tcW w:w="7960" w:type="dxa"/>
            <w:gridSpan w:val="3"/>
            <w:vAlign w:val="center"/>
          </w:tcPr>
          <w:p w14:paraId="48B4024D"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b/>
                <w:bCs/>
              </w:rPr>
              <w:t>B. Equipment/Tools/Safety Equipment (</w:t>
            </w:r>
            <w:r w:rsidRPr="00875409">
              <w:rPr>
                <w:rFonts w:ascii="Arial" w:eastAsia="楷体_GB2312" w:hAnsi="Arial" w:hint="eastAsia"/>
                <w:b/>
                <w:bCs/>
              </w:rPr>
              <w:t>工具设备</w:t>
            </w:r>
            <w:r w:rsidRPr="00875409">
              <w:rPr>
                <w:rFonts w:ascii="Arial" w:eastAsia="楷体_GB2312" w:hAnsi="Arial" w:hint="eastAsia"/>
                <w:b/>
                <w:bCs/>
              </w:rPr>
              <w:t>/</w:t>
            </w:r>
            <w:r w:rsidRPr="00875409">
              <w:rPr>
                <w:rFonts w:ascii="Arial" w:eastAsia="楷体_GB2312" w:hAnsi="Arial" w:hint="eastAsia"/>
                <w:b/>
                <w:bCs/>
              </w:rPr>
              <w:t>安全用品</w:t>
            </w:r>
            <w:r w:rsidRPr="00875409">
              <w:rPr>
                <w:rFonts w:ascii="Arial" w:eastAsia="楷体_GB2312" w:hAnsi="Arial" w:hint="eastAsia"/>
                <w:b/>
                <w:bCs/>
              </w:rPr>
              <w:t xml:space="preserve">)          </w:t>
            </w:r>
          </w:p>
        </w:tc>
      </w:tr>
      <w:tr w:rsidR="00547148" w:rsidRPr="00875409" w14:paraId="2CC58C92" w14:textId="77777777" w:rsidTr="004746D4">
        <w:trPr>
          <w:trHeight w:val="299"/>
          <w:jc w:val="center"/>
        </w:trPr>
        <w:tc>
          <w:tcPr>
            <w:tcW w:w="4173" w:type="dxa"/>
            <w:gridSpan w:val="2"/>
            <w:vAlign w:val="center"/>
          </w:tcPr>
          <w:p w14:paraId="0889DD42"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1. Unsafe (</w:t>
            </w:r>
            <w:r w:rsidRPr="00875409">
              <w:rPr>
                <w:rFonts w:ascii="Arial" w:eastAsia="楷体_GB2312" w:hAnsi="Arial" w:hint="eastAsia"/>
              </w:rPr>
              <w:t>不安全</w:t>
            </w:r>
            <w:r w:rsidRPr="00875409">
              <w:rPr>
                <w:rFonts w:ascii="Arial" w:eastAsia="楷体_GB2312" w:hAnsi="Arial" w:hint="eastAsia"/>
              </w:rPr>
              <w:t>)</w:t>
            </w:r>
          </w:p>
        </w:tc>
        <w:tc>
          <w:tcPr>
            <w:tcW w:w="3787" w:type="dxa"/>
            <w:vAlign w:val="center"/>
          </w:tcPr>
          <w:p w14:paraId="2BF9E4A6"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2. Unreliable (</w:t>
            </w:r>
            <w:r w:rsidRPr="00875409">
              <w:rPr>
                <w:rFonts w:ascii="Arial" w:eastAsia="楷体_GB2312" w:hAnsi="Arial" w:hint="eastAsia"/>
              </w:rPr>
              <w:t>不可靠</w:t>
            </w:r>
            <w:r w:rsidRPr="00875409">
              <w:rPr>
                <w:rFonts w:ascii="Arial" w:eastAsia="楷体_GB2312" w:hAnsi="Arial" w:hint="eastAsia"/>
              </w:rPr>
              <w:t>)</w:t>
            </w:r>
          </w:p>
        </w:tc>
      </w:tr>
      <w:tr w:rsidR="00547148" w:rsidRPr="00875409" w14:paraId="11B6C939" w14:textId="77777777" w:rsidTr="004746D4">
        <w:trPr>
          <w:trHeight w:val="284"/>
          <w:jc w:val="center"/>
        </w:trPr>
        <w:tc>
          <w:tcPr>
            <w:tcW w:w="7960" w:type="dxa"/>
            <w:gridSpan w:val="3"/>
            <w:vAlign w:val="center"/>
          </w:tcPr>
          <w:p w14:paraId="31AE95D5"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3. Layout of controls or displays </w:t>
            </w:r>
            <w:r w:rsidRPr="00875409">
              <w:rPr>
                <w:rFonts w:ascii="Arial" w:eastAsia="楷体_GB2312" w:hAnsi="Arial" w:hint="eastAsia"/>
              </w:rPr>
              <w:t>(</w:t>
            </w:r>
            <w:r w:rsidRPr="00875409">
              <w:rPr>
                <w:rFonts w:ascii="Arial" w:eastAsia="楷体_GB2312" w:hAnsi="Arial" w:hint="eastAsia"/>
              </w:rPr>
              <w:t>控制</w:t>
            </w:r>
            <w:r w:rsidRPr="00875409">
              <w:rPr>
                <w:rFonts w:ascii="Arial" w:eastAsia="楷体_GB2312" w:hAnsi="Arial" w:hint="eastAsia"/>
              </w:rPr>
              <w:t>/</w:t>
            </w:r>
            <w:r w:rsidRPr="00875409">
              <w:rPr>
                <w:rFonts w:ascii="Arial" w:eastAsia="楷体_GB2312" w:hAnsi="Arial" w:hint="eastAsia"/>
              </w:rPr>
              <w:t>显示器的布局</w:t>
            </w:r>
            <w:r w:rsidRPr="00875409">
              <w:rPr>
                <w:rFonts w:ascii="Arial" w:eastAsia="楷体_GB2312" w:hAnsi="Arial" w:hint="eastAsia"/>
              </w:rPr>
              <w:t xml:space="preserve">)    </w:t>
            </w:r>
          </w:p>
        </w:tc>
      </w:tr>
      <w:tr w:rsidR="00547148" w:rsidRPr="00875409" w14:paraId="76663C38" w14:textId="77777777" w:rsidTr="004746D4">
        <w:trPr>
          <w:trHeight w:val="269"/>
          <w:jc w:val="center"/>
        </w:trPr>
        <w:tc>
          <w:tcPr>
            <w:tcW w:w="4173" w:type="dxa"/>
            <w:gridSpan w:val="2"/>
            <w:vAlign w:val="center"/>
          </w:tcPr>
          <w:p w14:paraId="2C525611"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4. Mis-calibrated (</w:t>
            </w:r>
            <w:r w:rsidRPr="00875409">
              <w:rPr>
                <w:rFonts w:ascii="Arial" w:eastAsia="楷体_GB2312" w:hAnsi="Arial" w:hint="eastAsia"/>
              </w:rPr>
              <w:t>没有校验</w:t>
            </w:r>
            <w:r w:rsidRPr="00875409">
              <w:rPr>
                <w:rFonts w:ascii="Arial" w:eastAsia="楷体_GB2312" w:hAnsi="Arial" w:hint="eastAsia"/>
              </w:rPr>
              <w:t>)</w:t>
            </w:r>
          </w:p>
        </w:tc>
        <w:tc>
          <w:tcPr>
            <w:tcW w:w="3787" w:type="dxa"/>
            <w:vAlign w:val="center"/>
          </w:tcPr>
          <w:p w14:paraId="6DBC9327"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5. Unavailable (</w:t>
            </w:r>
            <w:r w:rsidRPr="00875409">
              <w:rPr>
                <w:rFonts w:ascii="Arial" w:eastAsia="楷体_GB2312" w:hAnsi="Arial" w:hint="eastAsia"/>
              </w:rPr>
              <w:t>无法获得</w:t>
            </w:r>
            <w:r w:rsidRPr="00875409">
              <w:rPr>
                <w:rFonts w:ascii="Arial" w:eastAsia="楷体_GB2312" w:hAnsi="Arial" w:hint="eastAsia"/>
              </w:rPr>
              <w:t xml:space="preserve">)           </w:t>
            </w:r>
          </w:p>
        </w:tc>
      </w:tr>
      <w:tr w:rsidR="00547148" w:rsidRPr="00875409" w14:paraId="543BF200" w14:textId="77777777" w:rsidTr="004746D4">
        <w:trPr>
          <w:trHeight w:val="254"/>
          <w:jc w:val="center"/>
        </w:trPr>
        <w:tc>
          <w:tcPr>
            <w:tcW w:w="7960" w:type="dxa"/>
            <w:gridSpan w:val="3"/>
            <w:vAlign w:val="center"/>
          </w:tcPr>
          <w:p w14:paraId="4B2136B1"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 xml:space="preserve">6. Inappropriate for the task </w:t>
            </w:r>
            <w:r w:rsidRPr="00875409">
              <w:rPr>
                <w:rFonts w:ascii="Arial" w:eastAsia="楷体_GB2312" w:hAnsi="Arial" w:hint="eastAsia"/>
              </w:rPr>
              <w:t>(</w:t>
            </w:r>
            <w:r w:rsidRPr="00875409">
              <w:rPr>
                <w:rFonts w:ascii="Arial" w:eastAsia="楷体_GB2312" w:hAnsi="Arial" w:hint="eastAsia"/>
              </w:rPr>
              <w:t>工具不适用于工作</w:t>
            </w:r>
            <w:r w:rsidRPr="00875409">
              <w:rPr>
                <w:rFonts w:ascii="Arial" w:eastAsia="楷体_GB2312" w:hAnsi="Arial" w:hint="eastAsia"/>
              </w:rPr>
              <w:t>)</w:t>
            </w:r>
          </w:p>
        </w:tc>
      </w:tr>
      <w:tr w:rsidR="00547148" w:rsidRPr="00875409" w14:paraId="4BDCA8DA" w14:textId="77777777" w:rsidTr="004746D4">
        <w:trPr>
          <w:trHeight w:val="254"/>
          <w:jc w:val="center"/>
        </w:trPr>
        <w:tc>
          <w:tcPr>
            <w:tcW w:w="7960" w:type="dxa"/>
            <w:gridSpan w:val="3"/>
            <w:vAlign w:val="center"/>
          </w:tcPr>
          <w:p w14:paraId="1ABFD1B4" w14:textId="77777777" w:rsidR="00547148" w:rsidRPr="00875409" w:rsidRDefault="00547148" w:rsidP="00547148">
            <w:pPr>
              <w:spacing w:line="280" w:lineRule="exact"/>
              <w:rPr>
                <w:rFonts w:ascii="Arial" w:eastAsia="楷体_GB2312" w:hAnsi="Arial"/>
              </w:rPr>
            </w:pPr>
            <w:r w:rsidRPr="00875409">
              <w:rPr>
                <w:rFonts w:ascii="Arial" w:eastAsia="楷体_GB2312" w:hAnsi="Arial"/>
              </w:rPr>
              <w:t>7. Cannot be used in intended environment</w:t>
            </w:r>
            <w:r w:rsidRPr="00875409">
              <w:rPr>
                <w:rFonts w:ascii="Arial" w:eastAsia="楷体_GB2312" w:hAnsi="Arial" w:hint="eastAsia"/>
              </w:rPr>
              <w:t xml:space="preserve"> (</w:t>
            </w:r>
            <w:r w:rsidRPr="00875409">
              <w:rPr>
                <w:rFonts w:ascii="Arial" w:eastAsia="楷体_GB2312" w:hAnsi="Arial" w:hint="eastAsia"/>
              </w:rPr>
              <w:t>不能在预期的环境下使用</w:t>
            </w:r>
            <w:r w:rsidRPr="00875409">
              <w:rPr>
                <w:rFonts w:ascii="Arial" w:eastAsia="楷体_GB2312" w:hAnsi="Arial" w:hint="eastAsia"/>
              </w:rPr>
              <w:t>)</w:t>
            </w:r>
          </w:p>
        </w:tc>
      </w:tr>
      <w:tr w:rsidR="00547148" w:rsidRPr="00875409" w14:paraId="774A5590" w14:textId="77777777" w:rsidTr="004746D4">
        <w:trPr>
          <w:trHeight w:val="254"/>
          <w:jc w:val="center"/>
        </w:trPr>
        <w:tc>
          <w:tcPr>
            <w:tcW w:w="4173" w:type="dxa"/>
            <w:gridSpan w:val="2"/>
            <w:vAlign w:val="center"/>
          </w:tcPr>
          <w:p w14:paraId="6B469174"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8. No instructions (</w:t>
            </w:r>
            <w:r w:rsidRPr="00875409">
              <w:rPr>
                <w:rFonts w:ascii="Arial" w:eastAsia="楷体_GB2312" w:hAnsi="Arial" w:hint="eastAsia"/>
              </w:rPr>
              <w:t>没有使用说明</w:t>
            </w:r>
            <w:r w:rsidRPr="00875409">
              <w:rPr>
                <w:rFonts w:ascii="Arial" w:eastAsia="楷体_GB2312" w:hAnsi="Arial" w:hint="eastAsia"/>
              </w:rPr>
              <w:t>)</w:t>
            </w:r>
          </w:p>
        </w:tc>
        <w:tc>
          <w:tcPr>
            <w:tcW w:w="3787" w:type="dxa"/>
            <w:vAlign w:val="center"/>
          </w:tcPr>
          <w:p w14:paraId="0D46FC51"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9. Too complicated (</w:t>
            </w:r>
            <w:r w:rsidRPr="00875409">
              <w:rPr>
                <w:rFonts w:ascii="Arial" w:eastAsia="楷体_GB2312" w:hAnsi="Arial" w:hint="eastAsia"/>
              </w:rPr>
              <w:t>过于复杂</w:t>
            </w:r>
            <w:r w:rsidRPr="00875409">
              <w:rPr>
                <w:rFonts w:ascii="Arial" w:eastAsia="楷体_GB2312" w:hAnsi="Arial" w:hint="eastAsia"/>
              </w:rPr>
              <w:t>)</w:t>
            </w:r>
          </w:p>
        </w:tc>
      </w:tr>
      <w:tr w:rsidR="00547148" w:rsidRPr="00875409" w14:paraId="553ADE18" w14:textId="77777777" w:rsidTr="004746D4">
        <w:trPr>
          <w:trHeight w:val="317"/>
          <w:jc w:val="center"/>
        </w:trPr>
        <w:tc>
          <w:tcPr>
            <w:tcW w:w="4173" w:type="dxa"/>
            <w:gridSpan w:val="2"/>
            <w:vAlign w:val="center"/>
          </w:tcPr>
          <w:p w14:paraId="79C1609B"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10 Incorrectly labeled (</w:t>
            </w:r>
            <w:r w:rsidRPr="00875409">
              <w:rPr>
                <w:rFonts w:ascii="Arial" w:eastAsia="楷体_GB2312" w:hAnsi="Arial" w:hint="eastAsia"/>
              </w:rPr>
              <w:t>错误标识</w:t>
            </w:r>
            <w:r w:rsidRPr="00875409">
              <w:rPr>
                <w:rFonts w:ascii="Arial" w:eastAsia="楷体_GB2312" w:hAnsi="Arial" w:hint="eastAsia"/>
              </w:rPr>
              <w:t>)</w:t>
            </w:r>
          </w:p>
        </w:tc>
        <w:tc>
          <w:tcPr>
            <w:tcW w:w="3787" w:type="dxa"/>
            <w:vAlign w:val="center"/>
          </w:tcPr>
          <w:p w14:paraId="0AA41EB6"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11. Not used (</w:t>
            </w:r>
            <w:r w:rsidRPr="00875409">
              <w:rPr>
                <w:rFonts w:ascii="Arial" w:eastAsia="楷体_GB2312" w:hAnsi="Arial" w:hint="eastAsia"/>
              </w:rPr>
              <w:t>未使用</w:t>
            </w:r>
            <w:r w:rsidRPr="00875409">
              <w:rPr>
                <w:rFonts w:ascii="Arial" w:eastAsia="楷体_GB2312" w:hAnsi="Arial" w:hint="eastAsia"/>
              </w:rPr>
              <w:t>)</w:t>
            </w:r>
          </w:p>
        </w:tc>
      </w:tr>
      <w:tr w:rsidR="00547148" w:rsidRPr="00875409" w14:paraId="27541584" w14:textId="77777777" w:rsidTr="004746D4">
        <w:trPr>
          <w:trHeight w:val="294"/>
          <w:jc w:val="center"/>
        </w:trPr>
        <w:tc>
          <w:tcPr>
            <w:tcW w:w="4173" w:type="dxa"/>
            <w:gridSpan w:val="2"/>
            <w:vAlign w:val="center"/>
          </w:tcPr>
          <w:p w14:paraId="4E671E7A"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12.Incorrectly used (</w:t>
            </w:r>
            <w:r w:rsidRPr="00875409">
              <w:rPr>
                <w:rFonts w:ascii="Arial" w:eastAsia="楷体_GB2312" w:hAnsi="Arial" w:hint="eastAsia"/>
              </w:rPr>
              <w:t>错误使用</w:t>
            </w:r>
            <w:r w:rsidRPr="00875409">
              <w:rPr>
                <w:rFonts w:ascii="Arial" w:eastAsia="楷体_GB2312" w:hAnsi="Arial" w:hint="eastAsia"/>
              </w:rPr>
              <w:t>)</w:t>
            </w:r>
          </w:p>
        </w:tc>
        <w:tc>
          <w:tcPr>
            <w:tcW w:w="3787" w:type="dxa"/>
            <w:vAlign w:val="center"/>
          </w:tcPr>
          <w:p w14:paraId="65090D67"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13.Others (</w:t>
            </w:r>
            <w:r w:rsidRPr="00875409">
              <w:rPr>
                <w:rFonts w:ascii="Arial" w:eastAsia="楷体_GB2312" w:hAnsi="Arial" w:hint="eastAsia"/>
              </w:rPr>
              <w:t>其他</w:t>
            </w:r>
            <w:r w:rsidRPr="00875409">
              <w:rPr>
                <w:rFonts w:ascii="Arial" w:eastAsia="楷体_GB2312" w:hAnsi="Arial" w:hint="eastAsia"/>
              </w:rPr>
              <w:t>)</w:t>
            </w:r>
          </w:p>
        </w:tc>
      </w:tr>
      <w:tr w:rsidR="00547148" w:rsidRPr="00875409" w14:paraId="6A635A98" w14:textId="77777777" w:rsidTr="004746D4">
        <w:trPr>
          <w:trHeight w:val="402"/>
          <w:jc w:val="center"/>
        </w:trPr>
        <w:tc>
          <w:tcPr>
            <w:tcW w:w="7960" w:type="dxa"/>
            <w:gridSpan w:val="3"/>
            <w:vAlign w:val="center"/>
          </w:tcPr>
          <w:p w14:paraId="5FCA2E69"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b/>
                <w:bCs/>
              </w:rPr>
              <w:t>C. Aircraft Design/Configuration/Parts (</w:t>
            </w:r>
            <w:r w:rsidRPr="00875409">
              <w:rPr>
                <w:rFonts w:ascii="Arial" w:eastAsia="楷体_GB2312" w:hAnsi="Arial" w:hint="eastAsia"/>
                <w:b/>
                <w:bCs/>
              </w:rPr>
              <w:t>飞机的设计</w:t>
            </w:r>
            <w:r w:rsidRPr="00875409">
              <w:rPr>
                <w:rFonts w:ascii="Arial" w:eastAsia="楷体_GB2312" w:hAnsi="Arial" w:hint="eastAsia"/>
                <w:b/>
                <w:bCs/>
              </w:rPr>
              <w:t>/</w:t>
            </w:r>
            <w:r w:rsidRPr="00875409">
              <w:rPr>
                <w:rFonts w:ascii="Arial" w:eastAsia="楷体_GB2312" w:hAnsi="Arial" w:hint="eastAsia"/>
                <w:b/>
                <w:bCs/>
              </w:rPr>
              <w:t>结构</w:t>
            </w:r>
            <w:r w:rsidRPr="00875409">
              <w:rPr>
                <w:rFonts w:ascii="Arial" w:eastAsia="楷体_GB2312" w:hAnsi="Arial" w:hint="eastAsia"/>
                <w:b/>
                <w:bCs/>
              </w:rPr>
              <w:t>/</w:t>
            </w:r>
            <w:r w:rsidRPr="00875409">
              <w:rPr>
                <w:rFonts w:ascii="Arial" w:eastAsia="楷体_GB2312" w:hAnsi="Arial" w:hint="eastAsia"/>
                <w:b/>
                <w:bCs/>
              </w:rPr>
              <w:t>部件</w:t>
            </w:r>
            <w:r w:rsidRPr="00875409">
              <w:rPr>
                <w:rFonts w:ascii="Arial" w:eastAsia="楷体_GB2312" w:hAnsi="Arial" w:hint="eastAsia"/>
                <w:b/>
                <w:bCs/>
              </w:rPr>
              <w:t>)</w:t>
            </w:r>
          </w:p>
        </w:tc>
      </w:tr>
      <w:tr w:rsidR="00547148" w:rsidRPr="00875409" w14:paraId="714FAF0F" w14:textId="77777777" w:rsidTr="004746D4">
        <w:trPr>
          <w:trHeight w:val="284"/>
          <w:jc w:val="center"/>
        </w:trPr>
        <w:tc>
          <w:tcPr>
            <w:tcW w:w="4153" w:type="dxa"/>
            <w:vAlign w:val="center"/>
          </w:tcPr>
          <w:p w14:paraId="00975B01"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1. Complex (</w:t>
            </w:r>
            <w:r w:rsidRPr="00875409">
              <w:rPr>
                <w:rFonts w:ascii="Arial" w:eastAsia="楷体_GB2312" w:hAnsi="Arial" w:hint="eastAsia"/>
              </w:rPr>
              <w:t>复杂</w:t>
            </w:r>
            <w:r w:rsidRPr="00875409">
              <w:rPr>
                <w:rFonts w:ascii="Arial" w:eastAsia="楷体_GB2312" w:hAnsi="Arial" w:hint="eastAsia"/>
              </w:rPr>
              <w:t>)</w:t>
            </w:r>
          </w:p>
        </w:tc>
        <w:tc>
          <w:tcPr>
            <w:tcW w:w="3806" w:type="dxa"/>
            <w:gridSpan w:val="2"/>
            <w:vAlign w:val="center"/>
          </w:tcPr>
          <w:p w14:paraId="498AEA6A" w14:textId="77777777" w:rsidR="00547148" w:rsidRPr="00875409" w:rsidRDefault="00547148" w:rsidP="00547148">
            <w:pPr>
              <w:spacing w:line="280" w:lineRule="exact"/>
              <w:rPr>
                <w:rFonts w:ascii="Arial" w:eastAsia="楷体_GB2312" w:hAnsi="Arial"/>
                <w:b/>
                <w:bCs/>
              </w:rPr>
            </w:pPr>
            <w:r w:rsidRPr="00875409">
              <w:rPr>
                <w:rFonts w:ascii="Arial" w:eastAsia="楷体_GB2312" w:hAnsi="Arial" w:hint="eastAsia"/>
              </w:rPr>
              <w:t>2. Inaccessible (</w:t>
            </w:r>
            <w:r w:rsidRPr="00875409">
              <w:rPr>
                <w:rFonts w:ascii="Arial" w:eastAsia="楷体_GB2312" w:hAnsi="Arial" w:hint="eastAsia"/>
              </w:rPr>
              <w:t>难于接近</w:t>
            </w:r>
            <w:r w:rsidRPr="00875409">
              <w:rPr>
                <w:rFonts w:ascii="Arial" w:eastAsia="楷体_GB2312" w:hAnsi="Arial" w:hint="eastAsia"/>
              </w:rPr>
              <w:t>)</w:t>
            </w:r>
          </w:p>
        </w:tc>
      </w:tr>
      <w:tr w:rsidR="00547148" w:rsidRPr="00875409" w14:paraId="3014BB1E" w14:textId="77777777" w:rsidTr="004746D4">
        <w:trPr>
          <w:trHeight w:val="284"/>
          <w:jc w:val="center"/>
        </w:trPr>
        <w:tc>
          <w:tcPr>
            <w:tcW w:w="4153" w:type="dxa"/>
            <w:vAlign w:val="center"/>
          </w:tcPr>
          <w:p w14:paraId="18FBD3DA"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3. Aircraft configuration variability (</w:t>
            </w:r>
            <w:r w:rsidRPr="00875409">
              <w:rPr>
                <w:rFonts w:ascii="Arial" w:eastAsia="楷体_GB2312" w:hAnsi="Arial" w:hint="eastAsia"/>
              </w:rPr>
              <w:t>飞机结构兼容性</w:t>
            </w:r>
            <w:r w:rsidRPr="00875409">
              <w:rPr>
                <w:rFonts w:ascii="Arial" w:eastAsia="楷体_GB2312" w:hAnsi="Arial" w:hint="eastAsia"/>
              </w:rPr>
              <w:t>)</w:t>
            </w:r>
          </w:p>
        </w:tc>
        <w:tc>
          <w:tcPr>
            <w:tcW w:w="3806" w:type="dxa"/>
            <w:gridSpan w:val="2"/>
            <w:vAlign w:val="center"/>
          </w:tcPr>
          <w:p w14:paraId="0FFB2059"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4. Parts unavailable (</w:t>
            </w:r>
            <w:r w:rsidRPr="00875409">
              <w:rPr>
                <w:rFonts w:ascii="Arial" w:eastAsia="楷体_GB2312" w:hAnsi="Arial" w:hint="eastAsia"/>
              </w:rPr>
              <w:t>缺乏部件</w:t>
            </w:r>
            <w:r w:rsidRPr="00875409">
              <w:rPr>
                <w:rFonts w:ascii="Arial" w:eastAsia="楷体_GB2312" w:hAnsi="Arial" w:hint="eastAsia"/>
              </w:rPr>
              <w:t>)</w:t>
            </w:r>
          </w:p>
        </w:tc>
      </w:tr>
      <w:tr w:rsidR="00547148" w:rsidRPr="00875409" w14:paraId="0EB7A37C" w14:textId="77777777" w:rsidTr="004746D4">
        <w:trPr>
          <w:trHeight w:val="284"/>
          <w:jc w:val="center"/>
        </w:trPr>
        <w:tc>
          <w:tcPr>
            <w:tcW w:w="4153" w:type="dxa"/>
            <w:vAlign w:val="center"/>
          </w:tcPr>
          <w:p w14:paraId="265B3E00"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5. Parts incorrectly labeled (</w:t>
            </w:r>
            <w:r w:rsidRPr="00875409">
              <w:rPr>
                <w:rFonts w:ascii="Arial" w:eastAsia="楷体_GB2312" w:hAnsi="Arial" w:hint="eastAsia"/>
              </w:rPr>
              <w:t>部件标识错误</w:t>
            </w:r>
            <w:r w:rsidRPr="00875409">
              <w:rPr>
                <w:rFonts w:ascii="Arial" w:eastAsia="楷体_GB2312" w:hAnsi="Arial" w:hint="eastAsia"/>
              </w:rPr>
              <w:t xml:space="preserve">)        </w:t>
            </w:r>
          </w:p>
        </w:tc>
        <w:tc>
          <w:tcPr>
            <w:tcW w:w="3806" w:type="dxa"/>
            <w:gridSpan w:val="2"/>
            <w:vAlign w:val="center"/>
          </w:tcPr>
          <w:p w14:paraId="15664026" w14:textId="77777777" w:rsidR="00547148" w:rsidRPr="00875409" w:rsidRDefault="00547148" w:rsidP="00547148">
            <w:pPr>
              <w:spacing w:line="280" w:lineRule="exact"/>
              <w:rPr>
                <w:rFonts w:ascii="Arial" w:eastAsia="楷体_GB2312" w:hAnsi="Arial"/>
              </w:rPr>
            </w:pPr>
          </w:p>
        </w:tc>
      </w:tr>
      <w:tr w:rsidR="00547148" w:rsidRPr="00875409" w14:paraId="64143123" w14:textId="77777777" w:rsidTr="004746D4">
        <w:trPr>
          <w:trHeight w:val="329"/>
          <w:jc w:val="center"/>
        </w:trPr>
        <w:tc>
          <w:tcPr>
            <w:tcW w:w="4153" w:type="dxa"/>
            <w:vAlign w:val="center"/>
          </w:tcPr>
          <w:p w14:paraId="36078FEF"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6. Easy to install incorrectly (</w:t>
            </w:r>
            <w:r w:rsidRPr="00875409">
              <w:rPr>
                <w:rFonts w:ascii="Arial" w:eastAsia="楷体_GB2312" w:hAnsi="Arial" w:hint="eastAsia"/>
              </w:rPr>
              <w:t>容易装错</w:t>
            </w:r>
            <w:r w:rsidRPr="00875409">
              <w:rPr>
                <w:rFonts w:ascii="Arial" w:eastAsia="楷体_GB2312" w:hAnsi="Arial" w:hint="eastAsia"/>
              </w:rPr>
              <w:t>)</w:t>
            </w:r>
          </w:p>
        </w:tc>
        <w:tc>
          <w:tcPr>
            <w:tcW w:w="3806" w:type="dxa"/>
            <w:gridSpan w:val="2"/>
            <w:vAlign w:val="center"/>
          </w:tcPr>
          <w:p w14:paraId="5B298D07" w14:textId="77777777" w:rsidR="00547148" w:rsidRPr="00875409" w:rsidRDefault="00547148" w:rsidP="00547148">
            <w:pPr>
              <w:spacing w:line="280" w:lineRule="exact"/>
              <w:rPr>
                <w:rFonts w:ascii="Arial" w:eastAsia="楷体_GB2312" w:hAnsi="Arial"/>
              </w:rPr>
            </w:pPr>
            <w:r w:rsidRPr="00875409">
              <w:rPr>
                <w:rFonts w:ascii="Arial" w:eastAsia="楷体_GB2312" w:hAnsi="Arial" w:hint="eastAsia"/>
              </w:rPr>
              <w:t>7.Other (</w:t>
            </w:r>
            <w:r w:rsidRPr="00875409">
              <w:rPr>
                <w:rFonts w:ascii="Arial" w:eastAsia="楷体_GB2312" w:hAnsi="Arial" w:hint="eastAsia"/>
              </w:rPr>
              <w:t>其他</w:t>
            </w:r>
            <w:r w:rsidRPr="00875409">
              <w:rPr>
                <w:rFonts w:ascii="Arial" w:eastAsia="楷体_GB2312" w:hAnsi="Arial" w:hint="eastAsia"/>
              </w:rPr>
              <w:t>)</w:t>
            </w:r>
          </w:p>
        </w:tc>
      </w:tr>
    </w:tbl>
    <w:p w14:paraId="6AA8D402" w14:textId="075039DB" w:rsidR="00792612" w:rsidRDefault="00792612" w:rsidP="00637D63">
      <w:pPr>
        <w:ind w:firstLineChars="350" w:firstLine="840"/>
        <w:rPr>
          <w:b/>
        </w:rPr>
      </w:pPr>
    </w:p>
    <w:tbl>
      <w:tblPr>
        <w:tblStyle w:val="aff8"/>
        <w:tblW w:w="0" w:type="auto"/>
        <w:jc w:val="center"/>
        <w:tblLook w:val="04A0" w:firstRow="1" w:lastRow="0" w:firstColumn="1" w:lastColumn="0" w:noHBand="0" w:noVBand="1"/>
      </w:tblPr>
      <w:tblGrid>
        <w:gridCol w:w="1555"/>
        <w:gridCol w:w="1275"/>
        <w:gridCol w:w="1560"/>
        <w:gridCol w:w="850"/>
        <w:gridCol w:w="851"/>
        <w:gridCol w:w="1701"/>
      </w:tblGrid>
      <w:tr w:rsidR="00637D63" w14:paraId="3D1ECF63" w14:textId="77777777" w:rsidTr="00637D63">
        <w:trPr>
          <w:jc w:val="center"/>
        </w:trPr>
        <w:tc>
          <w:tcPr>
            <w:tcW w:w="7792" w:type="dxa"/>
            <w:gridSpan w:val="6"/>
          </w:tcPr>
          <w:p w14:paraId="409206E1" w14:textId="0B514947" w:rsidR="00637D63" w:rsidRDefault="00637D63" w:rsidP="00637D63">
            <w:pPr>
              <w:rPr>
                <w:b/>
              </w:rPr>
            </w:pPr>
            <w:r w:rsidRPr="00792612">
              <w:rPr>
                <w:rFonts w:hint="eastAsia"/>
                <w:b/>
              </w:rPr>
              <w:t>执照类型</w:t>
            </w:r>
          </w:p>
        </w:tc>
      </w:tr>
      <w:tr w:rsidR="00CA7A17" w14:paraId="3DDE8302" w14:textId="77777777" w:rsidTr="00665822">
        <w:trPr>
          <w:jc w:val="center"/>
        </w:trPr>
        <w:tc>
          <w:tcPr>
            <w:tcW w:w="1555" w:type="dxa"/>
          </w:tcPr>
          <w:p w14:paraId="136B0102" w14:textId="77777777" w:rsidR="00CA7A17" w:rsidRDefault="00CA7A17" w:rsidP="00637D63">
            <w:pPr>
              <w:rPr>
                <w:b/>
              </w:rPr>
            </w:pPr>
            <w:r>
              <w:t>CAAC ME-TA</w:t>
            </w:r>
          </w:p>
        </w:tc>
        <w:tc>
          <w:tcPr>
            <w:tcW w:w="1275" w:type="dxa"/>
          </w:tcPr>
          <w:p w14:paraId="0B1257F6" w14:textId="7B6E3BD1" w:rsidR="00CA7A17" w:rsidRDefault="00CA7A17" w:rsidP="00637D63">
            <w:pPr>
              <w:rPr>
                <w:b/>
              </w:rPr>
            </w:pPr>
            <w:r>
              <w:t>CAAC AV</w:t>
            </w:r>
          </w:p>
        </w:tc>
        <w:tc>
          <w:tcPr>
            <w:tcW w:w="1560" w:type="dxa"/>
          </w:tcPr>
          <w:p w14:paraId="59C52E9D" w14:textId="5DA7A543" w:rsidR="00CA7A17" w:rsidRPr="00637D63" w:rsidRDefault="00CA7A17" w:rsidP="00637D63">
            <w:r>
              <w:t>CAAC STR</w:t>
            </w:r>
          </w:p>
        </w:tc>
        <w:tc>
          <w:tcPr>
            <w:tcW w:w="850" w:type="dxa"/>
          </w:tcPr>
          <w:p w14:paraId="6EF90185" w14:textId="5C5DF296" w:rsidR="00CA7A17" w:rsidRPr="00637D63" w:rsidRDefault="00CA7A17" w:rsidP="00637D63">
            <w:r>
              <w:t xml:space="preserve">CAAC </w:t>
            </w:r>
          </w:p>
        </w:tc>
        <w:tc>
          <w:tcPr>
            <w:tcW w:w="851" w:type="dxa"/>
          </w:tcPr>
          <w:p w14:paraId="7379D27C" w14:textId="3C7A3830" w:rsidR="00CA7A17" w:rsidRPr="00637D63" w:rsidRDefault="00CA7A17" w:rsidP="00637D63">
            <w:r>
              <w:t>MEC</w:t>
            </w:r>
          </w:p>
        </w:tc>
        <w:tc>
          <w:tcPr>
            <w:tcW w:w="1701" w:type="dxa"/>
          </w:tcPr>
          <w:p w14:paraId="6206E726" w14:textId="5DF25AAD" w:rsidR="00CA7A17" w:rsidRPr="00637D63" w:rsidRDefault="00CA7A17" w:rsidP="00637D63">
            <w:r>
              <w:rPr>
                <w:rFonts w:hint="eastAsia"/>
              </w:rPr>
              <w:t>CAAC ELC</w:t>
            </w:r>
          </w:p>
        </w:tc>
      </w:tr>
    </w:tbl>
    <w:p w14:paraId="2BB4AA10" w14:textId="77777777" w:rsidR="00637D63" w:rsidRPr="00792612" w:rsidRDefault="00637D63" w:rsidP="00637D63">
      <w:pPr>
        <w:ind w:firstLineChars="350" w:firstLine="840"/>
        <w:rPr>
          <w:b/>
        </w:rPr>
      </w:pPr>
    </w:p>
    <w:p w14:paraId="0C51BC54" w14:textId="70276AEA" w:rsidR="00792612" w:rsidRDefault="00637D63" w:rsidP="00792612">
      <w:r>
        <w:rPr>
          <w:rFonts w:hint="eastAsia"/>
        </w:rPr>
        <w:t xml:space="preserve"> </w:t>
      </w:r>
      <w:r>
        <w:t xml:space="preserve">   </w:t>
      </w:r>
    </w:p>
    <w:p w14:paraId="33AB2D9A" w14:textId="77777777" w:rsidR="00792612" w:rsidRDefault="00792612" w:rsidP="00792612"/>
    <w:p w14:paraId="49013E51" w14:textId="77777777" w:rsidR="00792612" w:rsidRDefault="00792612" w:rsidP="00792612"/>
    <w:tbl>
      <w:tblPr>
        <w:tblStyle w:val="aff8"/>
        <w:tblW w:w="0" w:type="auto"/>
        <w:jc w:val="center"/>
        <w:tblLook w:val="04A0" w:firstRow="1" w:lastRow="0" w:firstColumn="1" w:lastColumn="0" w:noHBand="0" w:noVBand="1"/>
      </w:tblPr>
      <w:tblGrid>
        <w:gridCol w:w="988"/>
        <w:gridCol w:w="850"/>
        <w:gridCol w:w="1276"/>
        <w:gridCol w:w="1276"/>
        <w:gridCol w:w="1701"/>
        <w:gridCol w:w="1701"/>
      </w:tblGrid>
      <w:tr w:rsidR="00637D63" w14:paraId="6E067F6D" w14:textId="77777777" w:rsidTr="00665822">
        <w:trPr>
          <w:jc w:val="center"/>
        </w:trPr>
        <w:tc>
          <w:tcPr>
            <w:tcW w:w="7792" w:type="dxa"/>
            <w:gridSpan w:val="6"/>
          </w:tcPr>
          <w:p w14:paraId="53D002C1" w14:textId="24BB1459" w:rsidR="00637D63" w:rsidRPr="00CA7A17" w:rsidRDefault="00637D63" w:rsidP="00665822">
            <w:pPr>
              <w:rPr>
                <w:b/>
              </w:rPr>
            </w:pPr>
            <w:r w:rsidRPr="00CA7A17">
              <w:rPr>
                <w:rFonts w:hint="eastAsia"/>
                <w:b/>
              </w:rPr>
              <w:t>证书类型</w:t>
            </w:r>
          </w:p>
        </w:tc>
      </w:tr>
      <w:tr w:rsidR="00CA7A17" w14:paraId="453F5D5D" w14:textId="77777777" w:rsidTr="00CA7A17">
        <w:trPr>
          <w:jc w:val="center"/>
        </w:trPr>
        <w:tc>
          <w:tcPr>
            <w:tcW w:w="988" w:type="dxa"/>
          </w:tcPr>
          <w:p w14:paraId="3DCDBD47" w14:textId="77777777" w:rsidR="00CA7A17" w:rsidRPr="00637D63" w:rsidRDefault="00CA7A17" w:rsidP="00665822">
            <w:r w:rsidRPr="00637D63">
              <w:rPr>
                <w:rFonts w:hint="eastAsia"/>
              </w:rPr>
              <w:t>毕业证</w:t>
            </w:r>
          </w:p>
        </w:tc>
        <w:tc>
          <w:tcPr>
            <w:tcW w:w="850" w:type="dxa"/>
          </w:tcPr>
          <w:p w14:paraId="0A536639" w14:textId="6FCEC2B8" w:rsidR="00CA7A17" w:rsidRPr="00637D63" w:rsidRDefault="00CA7A17" w:rsidP="00665822">
            <w:r>
              <w:rPr>
                <w:rFonts w:hint="eastAsia"/>
              </w:rPr>
              <w:t>执照</w:t>
            </w:r>
          </w:p>
        </w:tc>
        <w:tc>
          <w:tcPr>
            <w:tcW w:w="1276" w:type="dxa"/>
          </w:tcPr>
          <w:p w14:paraId="3C85424B" w14:textId="0F48A3B2" w:rsidR="00CA7A17" w:rsidRPr="00637D63" w:rsidRDefault="00CA7A17" w:rsidP="00665822">
            <w:r>
              <w:rPr>
                <w:rFonts w:hint="eastAsia"/>
              </w:rPr>
              <w:t>学位证</w:t>
            </w:r>
          </w:p>
        </w:tc>
        <w:tc>
          <w:tcPr>
            <w:tcW w:w="1276" w:type="dxa"/>
          </w:tcPr>
          <w:p w14:paraId="5F4D09D1" w14:textId="664C3CDF" w:rsidR="00CA7A17" w:rsidRPr="00637D63" w:rsidRDefault="00CA7A17" w:rsidP="00665822">
            <w:r>
              <w:rPr>
                <w:rFonts w:hint="eastAsia"/>
              </w:rPr>
              <w:t>机型证书</w:t>
            </w:r>
          </w:p>
        </w:tc>
        <w:tc>
          <w:tcPr>
            <w:tcW w:w="1701" w:type="dxa"/>
          </w:tcPr>
          <w:p w14:paraId="297E7736" w14:textId="525929F1" w:rsidR="00CA7A17" w:rsidRPr="00637D63" w:rsidRDefault="00CA7A17" w:rsidP="00665822">
            <w:r>
              <w:rPr>
                <w:rFonts w:hint="eastAsia"/>
              </w:rPr>
              <w:t>项目证书</w:t>
            </w:r>
          </w:p>
        </w:tc>
        <w:tc>
          <w:tcPr>
            <w:tcW w:w="1701" w:type="dxa"/>
          </w:tcPr>
          <w:p w14:paraId="73B015C0" w14:textId="654773F8" w:rsidR="00CA7A17" w:rsidRPr="00637D63" w:rsidRDefault="00CA7A17" w:rsidP="00665822">
            <w:r>
              <w:rPr>
                <w:rFonts w:hint="eastAsia"/>
              </w:rPr>
              <w:t>N</w:t>
            </w:r>
            <w:r>
              <w:t>DT</w:t>
            </w:r>
            <w:r>
              <w:rPr>
                <w:rFonts w:hint="eastAsia"/>
              </w:rPr>
              <w:t>证书</w:t>
            </w:r>
          </w:p>
        </w:tc>
      </w:tr>
      <w:tr w:rsidR="00637D63" w14:paraId="2735FC96" w14:textId="77777777" w:rsidTr="00CA7A17">
        <w:trPr>
          <w:jc w:val="center"/>
        </w:trPr>
        <w:tc>
          <w:tcPr>
            <w:tcW w:w="1838" w:type="dxa"/>
            <w:gridSpan w:val="2"/>
          </w:tcPr>
          <w:p w14:paraId="7A57DD61" w14:textId="54B839A1" w:rsidR="00637D63" w:rsidRPr="00637D63" w:rsidRDefault="00637D63" w:rsidP="00665822">
            <w:r>
              <w:rPr>
                <w:rFonts w:hint="eastAsia"/>
              </w:rPr>
              <w:t>焊接证书</w:t>
            </w:r>
          </w:p>
        </w:tc>
        <w:tc>
          <w:tcPr>
            <w:tcW w:w="1276" w:type="dxa"/>
          </w:tcPr>
          <w:p w14:paraId="17D4D358" w14:textId="4A97FE29" w:rsidR="00637D63" w:rsidRDefault="00637D63" w:rsidP="00665822">
            <w:r>
              <w:rPr>
                <w:rFonts w:hint="eastAsia"/>
              </w:rPr>
              <w:t>试车证书</w:t>
            </w:r>
          </w:p>
        </w:tc>
        <w:tc>
          <w:tcPr>
            <w:tcW w:w="1276" w:type="dxa"/>
          </w:tcPr>
          <w:p w14:paraId="5ABC893F" w14:textId="5504F52D" w:rsidR="00637D63" w:rsidRDefault="00637D63" w:rsidP="00665822">
            <w:r>
              <w:rPr>
                <w:rFonts w:hint="eastAsia"/>
              </w:rPr>
              <w:t>孔探证书</w:t>
            </w:r>
          </w:p>
        </w:tc>
        <w:tc>
          <w:tcPr>
            <w:tcW w:w="1701" w:type="dxa"/>
          </w:tcPr>
          <w:p w14:paraId="0DEA0B29" w14:textId="00E0DAF8" w:rsidR="00637D63" w:rsidRDefault="00637D63" w:rsidP="00665822">
            <w:r>
              <w:rPr>
                <w:rFonts w:hint="eastAsia"/>
              </w:rPr>
              <w:t>内审员证书</w:t>
            </w:r>
          </w:p>
        </w:tc>
        <w:tc>
          <w:tcPr>
            <w:tcW w:w="1701" w:type="dxa"/>
          </w:tcPr>
          <w:p w14:paraId="66BACC21" w14:textId="0D9A590C" w:rsidR="00637D63" w:rsidRDefault="00637D63" w:rsidP="00665822">
            <w:r>
              <w:rPr>
                <w:rFonts w:hint="eastAsia"/>
              </w:rPr>
              <w:t>其他证书</w:t>
            </w:r>
          </w:p>
        </w:tc>
      </w:tr>
    </w:tbl>
    <w:p w14:paraId="4FC08D4E" w14:textId="1B41768F" w:rsidR="00792612" w:rsidRDefault="00792612" w:rsidP="00792612"/>
    <w:tbl>
      <w:tblPr>
        <w:tblStyle w:val="aff8"/>
        <w:tblW w:w="0" w:type="auto"/>
        <w:jc w:val="center"/>
        <w:tblLook w:val="04A0" w:firstRow="1" w:lastRow="0" w:firstColumn="1" w:lastColumn="0" w:noHBand="0" w:noVBand="1"/>
      </w:tblPr>
      <w:tblGrid>
        <w:gridCol w:w="1555"/>
        <w:gridCol w:w="1275"/>
        <w:gridCol w:w="1560"/>
        <w:gridCol w:w="1701"/>
        <w:gridCol w:w="1701"/>
      </w:tblGrid>
      <w:tr w:rsidR="00637D63" w14:paraId="4B681C1E" w14:textId="77777777" w:rsidTr="00665822">
        <w:trPr>
          <w:jc w:val="center"/>
        </w:trPr>
        <w:tc>
          <w:tcPr>
            <w:tcW w:w="7792" w:type="dxa"/>
            <w:gridSpan w:val="5"/>
          </w:tcPr>
          <w:p w14:paraId="16AB79B0" w14:textId="6E001B58" w:rsidR="00637D63" w:rsidRDefault="00637D63" w:rsidP="00665822">
            <w:pPr>
              <w:rPr>
                <w:b/>
              </w:rPr>
            </w:pPr>
            <w:r>
              <w:rPr>
                <w:rFonts w:hint="eastAsia"/>
                <w:b/>
              </w:rPr>
              <w:t>工卡类别</w:t>
            </w:r>
          </w:p>
        </w:tc>
      </w:tr>
      <w:tr w:rsidR="00637D63" w14:paraId="477BCD1C" w14:textId="77777777" w:rsidTr="00665822">
        <w:trPr>
          <w:jc w:val="center"/>
        </w:trPr>
        <w:tc>
          <w:tcPr>
            <w:tcW w:w="1555" w:type="dxa"/>
          </w:tcPr>
          <w:p w14:paraId="740B9A2A" w14:textId="4F56D5BB" w:rsidR="00637D63" w:rsidRPr="00637D63" w:rsidRDefault="00CA7A17" w:rsidP="00665822">
            <w:r w:rsidRPr="00CA7A17">
              <w:t>FOT</w:t>
            </w:r>
          </w:p>
        </w:tc>
        <w:tc>
          <w:tcPr>
            <w:tcW w:w="1275" w:type="dxa"/>
          </w:tcPr>
          <w:p w14:paraId="7C263357" w14:textId="2C3D6DF9" w:rsidR="00637D63" w:rsidRPr="00637D63" w:rsidRDefault="00637D63" w:rsidP="00665822">
            <w:r w:rsidRPr="00637D63">
              <w:rPr>
                <w:rFonts w:hint="eastAsia"/>
              </w:rPr>
              <w:t>S</w:t>
            </w:r>
            <w:r w:rsidRPr="00637D63">
              <w:t>GH</w:t>
            </w:r>
          </w:p>
        </w:tc>
        <w:tc>
          <w:tcPr>
            <w:tcW w:w="1560" w:type="dxa"/>
          </w:tcPr>
          <w:p w14:paraId="608C9AFF" w14:textId="4E2096F8" w:rsidR="00637D63" w:rsidRPr="00637D63" w:rsidRDefault="00637D63" w:rsidP="00665822">
            <w:r>
              <w:rPr>
                <w:rFonts w:hint="eastAsia"/>
              </w:rPr>
              <w:t>R</w:t>
            </w:r>
            <w:r>
              <w:t>/I</w:t>
            </w:r>
          </w:p>
        </w:tc>
        <w:tc>
          <w:tcPr>
            <w:tcW w:w="1701" w:type="dxa"/>
          </w:tcPr>
          <w:p w14:paraId="0D23155C" w14:textId="28A8253B" w:rsidR="00637D63" w:rsidRPr="00637D63" w:rsidRDefault="00637D63" w:rsidP="00665822">
            <w:r>
              <w:rPr>
                <w:rFonts w:hint="eastAsia"/>
              </w:rPr>
              <w:t>M</w:t>
            </w:r>
            <w:r>
              <w:t>EL</w:t>
            </w:r>
          </w:p>
        </w:tc>
        <w:tc>
          <w:tcPr>
            <w:tcW w:w="1701" w:type="dxa"/>
          </w:tcPr>
          <w:p w14:paraId="15F73368" w14:textId="415C103B" w:rsidR="00637D63" w:rsidRPr="00637D63" w:rsidRDefault="00637D63" w:rsidP="00665822">
            <w:r>
              <w:rPr>
                <w:rFonts w:hint="eastAsia"/>
              </w:rPr>
              <w:t>T</w:t>
            </w:r>
            <w:r>
              <w:t>S</w:t>
            </w:r>
          </w:p>
        </w:tc>
      </w:tr>
      <w:tr w:rsidR="00637D63" w14:paraId="5BDF8AFE" w14:textId="77777777" w:rsidTr="00665822">
        <w:trPr>
          <w:jc w:val="center"/>
        </w:trPr>
        <w:tc>
          <w:tcPr>
            <w:tcW w:w="1555" w:type="dxa"/>
          </w:tcPr>
          <w:p w14:paraId="26BD9125" w14:textId="4B60E9C7" w:rsidR="00637D63" w:rsidRDefault="00637D63" w:rsidP="00665822">
            <w:r>
              <w:rPr>
                <w:rFonts w:hint="eastAsia"/>
              </w:rPr>
              <w:t>M</w:t>
            </w:r>
            <w:r>
              <w:t>OD</w:t>
            </w:r>
          </w:p>
        </w:tc>
        <w:tc>
          <w:tcPr>
            <w:tcW w:w="1275" w:type="dxa"/>
          </w:tcPr>
          <w:p w14:paraId="5175EE3D" w14:textId="0DD6E021" w:rsidR="00637D63" w:rsidRPr="00637D63" w:rsidRDefault="00637D63" w:rsidP="00665822">
            <w:r w:rsidRPr="00637D63">
              <w:rPr>
                <w:rFonts w:hint="eastAsia"/>
              </w:rPr>
              <w:t>R</w:t>
            </w:r>
            <w:r w:rsidRPr="00637D63">
              <w:t>EP</w:t>
            </w:r>
          </w:p>
        </w:tc>
        <w:tc>
          <w:tcPr>
            <w:tcW w:w="1560" w:type="dxa"/>
          </w:tcPr>
          <w:p w14:paraId="34418409" w14:textId="4B6ECABA" w:rsidR="00637D63" w:rsidRDefault="00637D63" w:rsidP="00665822">
            <w:r>
              <w:rPr>
                <w:rFonts w:hint="eastAsia"/>
              </w:rPr>
              <w:t>I</w:t>
            </w:r>
            <w:r>
              <w:t>NSP</w:t>
            </w:r>
          </w:p>
        </w:tc>
        <w:tc>
          <w:tcPr>
            <w:tcW w:w="1701" w:type="dxa"/>
          </w:tcPr>
          <w:p w14:paraId="507319FF" w14:textId="77777777" w:rsidR="00637D63" w:rsidRDefault="00637D63" w:rsidP="00665822"/>
        </w:tc>
        <w:tc>
          <w:tcPr>
            <w:tcW w:w="1701" w:type="dxa"/>
          </w:tcPr>
          <w:p w14:paraId="6AB92579" w14:textId="77777777" w:rsidR="00637D63" w:rsidRDefault="00637D63" w:rsidP="00665822"/>
        </w:tc>
      </w:tr>
    </w:tbl>
    <w:p w14:paraId="396E0B6A" w14:textId="59B824E7" w:rsidR="00637D63" w:rsidRDefault="00637D63" w:rsidP="00792612"/>
    <w:tbl>
      <w:tblPr>
        <w:tblStyle w:val="aff8"/>
        <w:tblW w:w="0" w:type="auto"/>
        <w:jc w:val="center"/>
        <w:tblLook w:val="04A0" w:firstRow="1" w:lastRow="0" w:firstColumn="1" w:lastColumn="0" w:noHBand="0" w:noVBand="1"/>
      </w:tblPr>
      <w:tblGrid>
        <w:gridCol w:w="1555"/>
        <w:gridCol w:w="1275"/>
        <w:gridCol w:w="1560"/>
        <w:gridCol w:w="1701"/>
        <w:gridCol w:w="1701"/>
      </w:tblGrid>
      <w:tr w:rsidR="00637D63" w14:paraId="454F6CE7" w14:textId="77777777" w:rsidTr="00665822">
        <w:trPr>
          <w:jc w:val="center"/>
        </w:trPr>
        <w:tc>
          <w:tcPr>
            <w:tcW w:w="7792" w:type="dxa"/>
            <w:gridSpan w:val="5"/>
          </w:tcPr>
          <w:p w14:paraId="11109C78" w14:textId="4DB07DFB" w:rsidR="00637D63" w:rsidRDefault="00846EFA" w:rsidP="00665822">
            <w:pPr>
              <w:rPr>
                <w:b/>
              </w:rPr>
            </w:pPr>
            <w:r>
              <w:rPr>
                <w:rFonts w:hint="eastAsia"/>
                <w:b/>
              </w:rPr>
              <w:t>工作岗位</w:t>
            </w:r>
          </w:p>
        </w:tc>
      </w:tr>
      <w:tr w:rsidR="00637D63" w14:paraId="003631C5" w14:textId="77777777" w:rsidTr="00665822">
        <w:trPr>
          <w:jc w:val="center"/>
        </w:trPr>
        <w:tc>
          <w:tcPr>
            <w:tcW w:w="1555" w:type="dxa"/>
          </w:tcPr>
          <w:p w14:paraId="1311B46F" w14:textId="5DDF77DE" w:rsidR="00637D63" w:rsidRPr="00846EFA" w:rsidRDefault="00846EFA" w:rsidP="00665822">
            <w:r w:rsidRPr="00846EFA">
              <w:rPr>
                <w:rFonts w:hint="eastAsia"/>
              </w:rPr>
              <w:t>工作者</w:t>
            </w:r>
          </w:p>
        </w:tc>
        <w:tc>
          <w:tcPr>
            <w:tcW w:w="1275" w:type="dxa"/>
          </w:tcPr>
          <w:p w14:paraId="2943C9FC" w14:textId="50E81A9F" w:rsidR="00637D63" w:rsidRPr="00846EFA" w:rsidRDefault="00846EFA" w:rsidP="00665822">
            <w:r w:rsidRPr="00846EFA">
              <w:rPr>
                <w:rFonts w:hint="eastAsia"/>
              </w:rPr>
              <w:t>检查者</w:t>
            </w:r>
          </w:p>
        </w:tc>
        <w:tc>
          <w:tcPr>
            <w:tcW w:w="1560" w:type="dxa"/>
          </w:tcPr>
          <w:p w14:paraId="28A8A336" w14:textId="69CF6025" w:rsidR="00637D63" w:rsidRPr="00637D63" w:rsidRDefault="00846EFA" w:rsidP="00665822">
            <w:r>
              <w:rPr>
                <w:rFonts w:hint="eastAsia"/>
              </w:rPr>
              <w:t>区指挥</w:t>
            </w:r>
          </w:p>
        </w:tc>
        <w:tc>
          <w:tcPr>
            <w:tcW w:w="1701" w:type="dxa"/>
          </w:tcPr>
          <w:p w14:paraId="688A2036" w14:textId="6763052E" w:rsidR="00637D63" w:rsidRPr="00637D63" w:rsidRDefault="00846EFA" w:rsidP="00665822">
            <w:r>
              <w:rPr>
                <w:rFonts w:hint="eastAsia"/>
              </w:rPr>
              <w:t>总指挥</w:t>
            </w:r>
          </w:p>
        </w:tc>
        <w:tc>
          <w:tcPr>
            <w:tcW w:w="1701" w:type="dxa"/>
          </w:tcPr>
          <w:p w14:paraId="1602B068" w14:textId="2967E2F4" w:rsidR="00637D63" w:rsidRPr="00637D63" w:rsidRDefault="00846EFA" w:rsidP="00665822">
            <w:r>
              <w:rPr>
                <w:rFonts w:hint="eastAsia"/>
              </w:rPr>
              <w:t>车间管理人员</w:t>
            </w:r>
          </w:p>
        </w:tc>
      </w:tr>
      <w:tr w:rsidR="00846EFA" w14:paraId="627F109A" w14:textId="77777777" w:rsidTr="00665822">
        <w:trPr>
          <w:jc w:val="center"/>
        </w:trPr>
        <w:tc>
          <w:tcPr>
            <w:tcW w:w="1555" w:type="dxa"/>
          </w:tcPr>
          <w:p w14:paraId="28DEBDB8" w14:textId="5708685D" w:rsidR="00846EFA" w:rsidRPr="00846EFA" w:rsidRDefault="00846EFA" w:rsidP="00665822">
            <w:r w:rsidRPr="00846EFA">
              <w:rPr>
                <w:rFonts w:hint="eastAsia"/>
              </w:rPr>
              <w:t>O</w:t>
            </w:r>
            <w:r w:rsidRPr="00846EFA">
              <w:t>JT</w:t>
            </w:r>
          </w:p>
        </w:tc>
        <w:tc>
          <w:tcPr>
            <w:tcW w:w="1275" w:type="dxa"/>
          </w:tcPr>
          <w:p w14:paraId="0420F7A4" w14:textId="77777777" w:rsidR="00846EFA" w:rsidRPr="00846EFA" w:rsidRDefault="00846EFA" w:rsidP="00665822"/>
        </w:tc>
        <w:tc>
          <w:tcPr>
            <w:tcW w:w="1560" w:type="dxa"/>
          </w:tcPr>
          <w:p w14:paraId="7FC9001A" w14:textId="77777777" w:rsidR="00846EFA" w:rsidRDefault="00846EFA" w:rsidP="00665822"/>
        </w:tc>
        <w:tc>
          <w:tcPr>
            <w:tcW w:w="1701" w:type="dxa"/>
          </w:tcPr>
          <w:p w14:paraId="5D15E81E" w14:textId="77777777" w:rsidR="00846EFA" w:rsidRDefault="00846EFA" w:rsidP="00665822"/>
        </w:tc>
        <w:tc>
          <w:tcPr>
            <w:tcW w:w="1701" w:type="dxa"/>
          </w:tcPr>
          <w:p w14:paraId="2C76BEB6" w14:textId="77777777" w:rsidR="00846EFA" w:rsidRDefault="00846EFA" w:rsidP="00665822"/>
        </w:tc>
      </w:tr>
    </w:tbl>
    <w:p w14:paraId="086C9D12" w14:textId="4A6158B8" w:rsidR="00637D63" w:rsidRDefault="00637D63" w:rsidP="00792612"/>
    <w:tbl>
      <w:tblPr>
        <w:tblStyle w:val="aff8"/>
        <w:tblW w:w="0" w:type="auto"/>
        <w:jc w:val="center"/>
        <w:tblLook w:val="04A0" w:firstRow="1" w:lastRow="0" w:firstColumn="1" w:lastColumn="0" w:noHBand="0" w:noVBand="1"/>
      </w:tblPr>
      <w:tblGrid>
        <w:gridCol w:w="1555"/>
        <w:gridCol w:w="1275"/>
        <w:gridCol w:w="1560"/>
        <w:gridCol w:w="1701"/>
        <w:gridCol w:w="1701"/>
      </w:tblGrid>
      <w:tr w:rsidR="00637D63" w14:paraId="3DA3936D" w14:textId="77777777" w:rsidTr="00665822">
        <w:trPr>
          <w:jc w:val="center"/>
        </w:trPr>
        <w:tc>
          <w:tcPr>
            <w:tcW w:w="7792" w:type="dxa"/>
            <w:gridSpan w:val="5"/>
          </w:tcPr>
          <w:p w14:paraId="430BFADC" w14:textId="1645A790" w:rsidR="00637D63" w:rsidRDefault="00846EFA" w:rsidP="00665822">
            <w:pPr>
              <w:rPr>
                <w:b/>
              </w:rPr>
            </w:pPr>
            <w:r>
              <w:rPr>
                <w:rFonts w:hint="eastAsia"/>
                <w:b/>
              </w:rPr>
              <w:t>工作类别</w:t>
            </w:r>
          </w:p>
        </w:tc>
      </w:tr>
      <w:tr w:rsidR="00637D63" w14:paraId="4E7FD49E" w14:textId="77777777" w:rsidTr="00665822">
        <w:trPr>
          <w:jc w:val="center"/>
        </w:trPr>
        <w:tc>
          <w:tcPr>
            <w:tcW w:w="1555" w:type="dxa"/>
          </w:tcPr>
          <w:p w14:paraId="475B9DB4" w14:textId="41E20F47" w:rsidR="00637D63" w:rsidRPr="00846EFA" w:rsidRDefault="00846EFA" w:rsidP="00665822">
            <w:r w:rsidRPr="00846EFA">
              <w:rPr>
                <w:rFonts w:hint="eastAsia"/>
              </w:rPr>
              <w:t>一般工作</w:t>
            </w:r>
          </w:p>
        </w:tc>
        <w:tc>
          <w:tcPr>
            <w:tcW w:w="1275" w:type="dxa"/>
          </w:tcPr>
          <w:p w14:paraId="20BDEBD1" w14:textId="5AED25FC" w:rsidR="00637D63" w:rsidRPr="00846EFA" w:rsidRDefault="00846EFA" w:rsidP="00665822">
            <w:r w:rsidRPr="00846EFA">
              <w:rPr>
                <w:rFonts w:hint="eastAsia"/>
              </w:rPr>
              <w:t>重大工作</w:t>
            </w:r>
          </w:p>
        </w:tc>
        <w:tc>
          <w:tcPr>
            <w:tcW w:w="1560" w:type="dxa"/>
          </w:tcPr>
          <w:p w14:paraId="310C7A35" w14:textId="4D14D50E" w:rsidR="00637D63" w:rsidRPr="00637D63" w:rsidRDefault="00846EFA" w:rsidP="00665822">
            <w:r>
              <w:rPr>
                <w:rFonts w:hint="eastAsia"/>
              </w:rPr>
              <w:t>试车</w:t>
            </w:r>
          </w:p>
        </w:tc>
        <w:tc>
          <w:tcPr>
            <w:tcW w:w="1701" w:type="dxa"/>
          </w:tcPr>
          <w:p w14:paraId="46B90F75" w14:textId="3F00CE2D" w:rsidR="00637D63" w:rsidRPr="00637D63" w:rsidRDefault="00846EFA" w:rsidP="00665822">
            <w:r>
              <w:rPr>
                <w:rFonts w:hint="eastAsia"/>
              </w:rPr>
              <w:t>孔探</w:t>
            </w:r>
          </w:p>
        </w:tc>
        <w:tc>
          <w:tcPr>
            <w:tcW w:w="1701" w:type="dxa"/>
          </w:tcPr>
          <w:p w14:paraId="4492CAEE" w14:textId="77777777" w:rsidR="00637D63" w:rsidRPr="00637D63" w:rsidRDefault="00637D63" w:rsidP="00665822"/>
        </w:tc>
      </w:tr>
    </w:tbl>
    <w:p w14:paraId="13955CBE" w14:textId="0F41482C" w:rsidR="00637D63" w:rsidRDefault="00637D63" w:rsidP="00792612"/>
    <w:tbl>
      <w:tblPr>
        <w:tblStyle w:val="aff8"/>
        <w:tblW w:w="0" w:type="auto"/>
        <w:jc w:val="center"/>
        <w:tblLook w:val="04A0" w:firstRow="1" w:lastRow="0" w:firstColumn="1" w:lastColumn="0" w:noHBand="0" w:noVBand="1"/>
      </w:tblPr>
      <w:tblGrid>
        <w:gridCol w:w="1555"/>
        <w:gridCol w:w="1417"/>
        <w:gridCol w:w="1701"/>
        <w:gridCol w:w="1843"/>
        <w:gridCol w:w="1276"/>
      </w:tblGrid>
      <w:tr w:rsidR="00637D63" w14:paraId="36AB7DA3" w14:textId="77777777" w:rsidTr="00665822">
        <w:trPr>
          <w:jc w:val="center"/>
        </w:trPr>
        <w:tc>
          <w:tcPr>
            <w:tcW w:w="7792" w:type="dxa"/>
            <w:gridSpan w:val="5"/>
          </w:tcPr>
          <w:p w14:paraId="14A91C33" w14:textId="53A4AF6E" w:rsidR="00637D63" w:rsidRDefault="00CA7A17" w:rsidP="00665822">
            <w:pPr>
              <w:rPr>
                <w:b/>
              </w:rPr>
            </w:pPr>
            <w:r>
              <w:rPr>
                <w:rFonts w:hint="eastAsia"/>
                <w:b/>
              </w:rPr>
              <w:t>授权专业</w:t>
            </w:r>
          </w:p>
        </w:tc>
      </w:tr>
      <w:tr w:rsidR="00637D63" w:rsidRPr="00CA7A17" w14:paraId="6074EF36" w14:textId="77777777" w:rsidTr="00CA7A17">
        <w:trPr>
          <w:jc w:val="center"/>
        </w:trPr>
        <w:tc>
          <w:tcPr>
            <w:tcW w:w="1555" w:type="dxa"/>
          </w:tcPr>
          <w:p w14:paraId="6BFF9707" w14:textId="731675D9" w:rsidR="00637D63" w:rsidRPr="00CA7A17" w:rsidRDefault="00CA7A17" w:rsidP="00665822">
            <w:r w:rsidRPr="00CA7A17">
              <w:rPr>
                <w:rFonts w:hint="eastAsia"/>
              </w:rPr>
              <w:t>飞机维修机械</w:t>
            </w:r>
          </w:p>
        </w:tc>
        <w:tc>
          <w:tcPr>
            <w:tcW w:w="1417" w:type="dxa"/>
          </w:tcPr>
          <w:p w14:paraId="4751C5F4" w14:textId="47FE5F19" w:rsidR="00637D63" w:rsidRPr="00CA7A17" w:rsidRDefault="00CA7A17" w:rsidP="00665822">
            <w:r w:rsidRPr="00CA7A17">
              <w:rPr>
                <w:rFonts w:hint="eastAsia"/>
              </w:rPr>
              <w:t>飞机维修电子</w:t>
            </w:r>
          </w:p>
        </w:tc>
        <w:tc>
          <w:tcPr>
            <w:tcW w:w="1701" w:type="dxa"/>
          </w:tcPr>
          <w:p w14:paraId="2723F663" w14:textId="533668D6" w:rsidR="00637D63" w:rsidRPr="00CA7A17" w:rsidRDefault="00CA7A17" w:rsidP="00665822">
            <w:r w:rsidRPr="00CA7A17">
              <w:rPr>
                <w:rFonts w:hint="eastAsia"/>
              </w:rPr>
              <w:t>航线维修机械</w:t>
            </w:r>
          </w:p>
        </w:tc>
        <w:tc>
          <w:tcPr>
            <w:tcW w:w="1843" w:type="dxa"/>
          </w:tcPr>
          <w:p w14:paraId="29AFF827" w14:textId="2BEFDCEC" w:rsidR="00637D63" w:rsidRPr="00CA7A17" w:rsidRDefault="00CA7A17" w:rsidP="00665822">
            <w:r w:rsidRPr="00CA7A17">
              <w:rPr>
                <w:rFonts w:hint="eastAsia"/>
              </w:rPr>
              <w:t>航线维修电子</w:t>
            </w:r>
          </w:p>
        </w:tc>
        <w:tc>
          <w:tcPr>
            <w:tcW w:w="1276" w:type="dxa"/>
          </w:tcPr>
          <w:p w14:paraId="5ECFAEE2" w14:textId="2DFC86B2" w:rsidR="00637D63" w:rsidRPr="00CA7A17" w:rsidRDefault="00CA7A17" w:rsidP="00665822">
            <w:r w:rsidRPr="00CA7A17">
              <w:rPr>
                <w:rFonts w:hint="eastAsia"/>
              </w:rPr>
              <w:t>结构修理</w:t>
            </w:r>
          </w:p>
        </w:tc>
      </w:tr>
      <w:tr w:rsidR="00CA7A17" w:rsidRPr="00CA7A17" w14:paraId="607AF6EF" w14:textId="77777777" w:rsidTr="00CA7A17">
        <w:trPr>
          <w:jc w:val="center"/>
        </w:trPr>
        <w:tc>
          <w:tcPr>
            <w:tcW w:w="1555" w:type="dxa"/>
          </w:tcPr>
          <w:p w14:paraId="35DF5FF3" w14:textId="2D2D7DBF" w:rsidR="00CA7A17" w:rsidRPr="00CA7A17" w:rsidRDefault="00CA7A17" w:rsidP="00665822">
            <w:r w:rsidRPr="00CA7A17">
              <w:rPr>
                <w:rFonts w:hint="eastAsia"/>
              </w:rPr>
              <w:t>支援修理</w:t>
            </w:r>
          </w:p>
        </w:tc>
        <w:tc>
          <w:tcPr>
            <w:tcW w:w="1417" w:type="dxa"/>
          </w:tcPr>
          <w:p w14:paraId="5570ACAA" w14:textId="3A7FBCCB" w:rsidR="00CA7A17" w:rsidRPr="00CA7A17" w:rsidRDefault="00CA7A17" w:rsidP="00665822">
            <w:r w:rsidRPr="00CA7A17">
              <w:rPr>
                <w:rFonts w:hint="eastAsia"/>
              </w:rPr>
              <w:t>附件修理</w:t>
            </w:r>
          </w:p>
        </w:tc>
        <w:tc>
          <w:tcPr>
            <w:tcW w:w="1701" w:type="dxa"/>
          </w:tcPr>
          <w:p w14:paraId="5E9CE939" w14:textId="69C71081" w:rsidR="00CA7A17" w:rsidRPr="00CA7A17" w:rsidRDefault="00CA7A17" w:rsidP="00665822">
            <w:r w:rsidRPr="00CA7A17">
              <w:rPr>
                <w:rFonts w:hint="eastAsia"/>
              </w:rPr>
              <w:t>特种工艺</w:t>
            </w:r>
          </w:p>
        </w:tc>
        <w:tc>
          <w:tcPr>
            <w:tcW w:w="1843" w:type="dxa"/>
          </w:tcPr>
          <w:p w14:paraId="44AC0606" w14:textId="6DE39ADD" w:rsidR="00CA7A17" w:rsidRPr="00CA7A17" w:rsidRDefault="00CA7A17" w:rsidP="00665822">
            <w:r w:rsidRPr="00CA7A17">
              <w:rPr>
                <w:rFonts w:hint="eastAsia"/>
              </w:rPr>
              <w:t>计量</w:t>
            </w:r>
          </w:p>
        </w:tc>
        <w:tc>
          <w:tcPr>
            <w:tcW w:w="1276" w:type="dxa"/>
          </w:tcPr>
          <w:p w14:paraId="166FF79D" w14:textId="21A15964" w:rsidR="00CA7A17" w:rsidRPr="00CA7A17" w:rsidRDefault="00CA7A17" w:rsidP="00665822">
            <w:r w:rsidRPr="00CA7A17">
              <w:rPr>
                <w:rFonts w:hint="eastAsia"/>
              </w:rPr>
              <w:t>质量</w:t>
            </w:r>
          </w:p>
        </w:tc>
      </w:tr>
      <w:tr w:rsidR="00CA7A17" w:rsidRPr="00CA7A17" w14:paraId="6C95A293" w14:textId="77777777" w:rsidTr="00CA7A17">
        <w:trPr>
          <w:jc w:val="center"/>
        </w:trPr>
        <w:tc>
          <w:tcPr>
            <w:tcW w:w="1555" w:type="dxa"/>
          </w:tcPr>
          <w:p w14:paraId="42E832BB" w14:textId="56C45587" w:rsidR="00CA7A17" w:rsidRPr="00CA7A17" w:rsidRDefault="00CA7A17" w:rsidP="00665822">
            <w:r w:rsidRPr="00CA7A17">
              <w:rPr>
                <w:rFonts w:hint="eastAsia"/>
              </w:rPr>
              <w:t>技术</w:t>
            </w:r>
          </w:p>
        </w:tc>
        <w:tc>
          <w:tcPr>
            <w:tcW w:w="1417" w:type="dxa"/>
          </w:tcPr>
          <w:p w14:paraId="60EF135D" w14:textId="41E70996" w:rsidR="00CA7A17" w:rsidRPr="00CA7A17" w:rsidRDefault="00CA7A17" w:rsidP="00665822">
            <w:r w:rsidRPr="00CA7A17">
              <w:rPr>
                <w:rFonts w:hint="eastAsia"/>
              </w:rPr>
              <w:t>计划</w:t>
            </w:r>
          </w:p>
        </w:tc>
        <w:tc>
          <w:tcPr>
            <w:tcW w:w="1701" w:type="dxa"/>
          </w:tcPr>
          <w:p w14:paraId="4EC6B20C" w14:textId="542180C4" w:rsidR="00CA7A17" w:rsidRPr="00CA7A17" w:rsidRDefault="00CA7A17" w:rsidP="00665822">
            <w:r w:rsidRPr="00CA7A17">
              <w:rPr>
                <w:rFonts w:hint="eastAsia"/>
              </w:rPr>
              <w:t>N</w:t>
            </w:r>
            <w:r w:rsidRPr="00CA7A17">
              <w:t>DT</w:t>
            </w:r>
          </w:p>
        </w:tc>
        <w:tc>
          <w:tcPr>
            <w:tcW w:w="1843" w:type="dxa"/>
          </w:tcPr>
          <w:p w14:paraId="37A95957" w14:textId="05EFD258" w:rsidR="00CA7A17" w:rsidRPr="00CA7A17" w:rsidRDefault="00CA7A17" w:rsidP="00665822">
            <w:r w:rsidRPr="00CA7A17">
              <w:rPr>
                <w:rFonts w:hint="eastAsia"/>
              </w:rPr>
              <w:t>孔探</w:t>
            </w:r>
          </w:p>
        </w:tc>
        <w:tc>
          <w:tcPr>
            <w:tcW w:w="1276" w:type="dxa"/>
          </w:tcPr>
          <w:p w14:paraId="76D5366B" w14:textId="1574473C" w:rsidR="00CA7A17" w:rsidRPr="00CA7A17" w:rsidRDefault="00CA7A17" w:rsidP="00665822">
            <w:r w:rsidRPr="00CA7A17">
              <w:rPr>
                <w:rFonts w:hint="eastAsia"/>
              </w:rPr>
              <w:t>喷漆</w:t>
            </w:r>
          </w:p>
        </w:tc>
      </w:tr>
      <w:tr w:rsidR="00CA7A17" w:rsidRPr="00CA7A17" w14:paraId="3E87F651" w14:textId="77777777" w:rsidTr="00CA7A17">
        <w:trPr>
          <w:jc w:val="center"/>
        </w:trPr>
        <w:tc>
          <w:tcPr>
            <w:tcW w:w="1555" w:type="dxa"/>
          </w:tcPr>
          <w:p w14:paraId="4E5F4F26" w14:textId="403B039F" w:rsidR="00CA7A17" w:rsidRPr="00CA7A17" w:rsidRDefault="00CA7A17" w:rsidP="00665822">
            <w:r w:rsidRPr="00CA7A17">
              <w:rPr>
                <w:rFonts w:hint="eastAsia"/>
              </w:rPr>
              <w:t>入库检验</w:t>
            </w:r>
          </w:p>
        </w:tc>
        <w:tc>
          <w:tcPr>
            <w:tcW w:w="1417" w:type="dxa"/>
          </w:tcPr>
          <w:p w14:paraId="396C3341" w14:textId="5FAC0594" w:rsidR="00CA7A17" w:rsidRPr="00CA7A17" w:rsidRDefault="00CA7A17" w:rsidP="00665822">
            <w:r w:rsidRPr="00CA7A17">
              <w:rPr>
                <w:rFonts w:hint="eastAsia"/>
              </w:rPr>
              <w:t>培训</w:t>
            </w:r>
          </w:p>
        </w:tc>
        <w:tc>
          <w:tcPr>
            <w:tcW w:w="1701" w:type="dxa"/>
          </w:tcPr>
          <w:p w14:paraId="06F72546" w14:textId="709B77DD" w:rsidR="00CA7A17" w:rsidRPr="00CA7A17" w:rsidRDefault="00CA7A17" w:rsidP="00665822">
            <w:r w:rsidRPr="00CA7A17">
              <w:rPr>
                <w:rFonts w:hint="eastAsia"/>
              </w:rPr>
              <w:t>工具管理</w:t>
            </w:r>
          </w:p>
        </w:tc>
        <w:tc>
          <w:tcPr>
            <w:tcW w:w="1843" w:type="dxa"/>
          </w:tcPr>
          <w:p w14:paraId="525DAE0B" w14:textId="6FC283BC" w:rsidR="00CA7A17" w:rsidRPr="00CA7A17" w:rsidRDefault="00CA7A17" w:rsidP="00665822">
            <w:r w:rsidRPr="00CA7A17">
              <w:rPr>
                <w:rFonts w:hint="eastAsia"/>
              </w:rPr>
              <w:t>设施维修</w:t>
            </w:r>
          </w:p>
        </w:tc>
        <w:tc>
          <w:tcPr>
            <w:tcW w:w="1276" w:type="dxa"/>
          </w:tcPr>
          <w:p w14:paraId="6EEABE00" w14:textId="45FA415D" w:rsidR="00CA7A17" w:rsidRPr="00CA7A17" w:rsidRDefault="00CA7A17" w:rsidP="00665822">
            <w:r w:rsidRPr="00CA7A17">
              <w:rPr>
                <w:rFonts w:hint="eastAsia"/>
              </w:rPr>
              <w:t>仓库管理</w:t>
            </w:r>
          </w:p>
        </w:tc>
      </w:tr>
      <w:tr w:rsidR="00CA7A17" w:rsidRPr="00CA7A17" w14:paraId="01EC611B" w14:textId="77777777" w:rsidTr="00CA7A17">
        <w:trPr>
          <w:jc w:val="center"/>
        </w:trPr>
        <w:tc>
          <w:tcPr>
            <w:tcW w:w="1555" w:type="dxa"/>
          </w:tcPr>
          <w:p w14:paraId="0AEC220A" w14:textId="62B7A89B" w:rsidR="00CA7A17" w:rsidRPr="00CA7A17" w:rsidRDefault="00CA7A17" w:rsidP="00665822">
            <w:r w:rsidRPr="00CA7A17">
              <w:rPr>
                <w:rFonts w:hint="eastAsia"/>
              </w:rPr>
              <w:t>供应采购</w:t>
            </w:r>
          </w:p>
        </w:tc>
        <w:tc>
          <w:tcPr>
            <w:tcW w:w="1417" w:type="dxa"/>
          </w:tcPr>
          <w:p w14:paraId="1FE28FA9" w14:textId="01C91D79" w:rsidR="00CA7A17" w:rsidRPr="00CA7A17" w:rsidRDefault="00CA7A17" w:rsidP="00665822">
            <w:r w:rsidRPr="00CA7A17">
              <w:rPr>
                <w:rFonts w:hint="eastAsia"/>
              </w:rPr>
              <w:t>技术资料</w:t>
            </w:r>
          </w:p>
        </w:tc>
        <w:tc>
          <w:tcPr>
            <w:tcW w:w="1701" w:type="dxa"/>
          </w:tcPr>
          <w:p w14:paraId="51ADF872" w14:textId="3F8BA2B3" w:rsidR="00CA7A17" w:rsidRPr="00CA7A17" w:rsidRDefault="00CA7A17" w:rsidP="00665822">
            <w:r w:rsidRPr="00CA7A17">
              <w:rPr>
                <w:rFonts w:hint="eastAsia"/>
              </w:rPr>
              <w:t>技术记录</w:t>
            </w:r>
          </w:p>
        </w:tc>
        <w:tc>
          <w:tcPr>
            <w:tcW w:w="1843" w:type="dxa"/>
          </w:tcPr>
          <w:p w14:paraId="1A211425" w14:textId="328FB990" w:rsidR="00CA7A17" w:rsidRPr="00CA7A17" w:rsidRDefault="00CA7A17" w:rsidP="00665822">
            <w:r w:rsidRPr="00CA7A17">
              <w:rPr>
                <w:rFonts w:hint="eastAsia"/>
              </w:rPr>
              <w:t>调度</w:t>
            </w:r>
          </w:p>
        </w:tc>
        <w:tc>
          <w:tcPr>
            <w:tcW w:w="1276" w:type="dxa"/>
          </w:tcPr>
          <w:p w14:paraId="020E840C" w14:textId="0F55F946" w:rsidR="00CA7A17" w:rsidRPr="00CA7A17" w:rsidRDefault="00CA7A17" w:rsidP="00665822">
            <w:r w:rsidRPr="00CA7A17">
              <w:rPr>
                <w:rFonts w:hint="eastAsia"/>
              </w:rPr>
              <w:t>清洁</w:t>
            </w:r>
          </w:p>
        </w:tc>
      </w:tr>
      <w:tr w:rsidR="00CA7A17" w:rsidRPr="00CA7A17" w14:paraId="277BFA6F" w14:textId="77777777" w:rsidTr="00CA7A17">
        <w:trPr>
          <w:jc w:val="center"/>
        </w:trPr>
        <w:tc>
          <w:tcPr>
            <w:tcW w:w="1555" w:type="dxa"/>
          </w:tcPr>
          <w:p w14:paraId="232B570B" w14:textId="31B73D15" w:rsidR="00CA7A17" w:rsidRPr="00CA7A17" w:rsidRDefault="00CA7A17" w:rsidP="00665822">
            <w:r w:rsidRPr="00CA7A17">
              <w:rPr>
                <w:rFonts w:hint="eastAsia"/>
              </w:rPr>
              <w:t>勤务</w:t>
            </w:r>
          </w:p>
        </w:tc>
        <w:tc>
          <w:tcPr>
            <w:tcW w:w="1417" w:type="dxa"/>
          </w:tcPr>
          <w:p w14:paraId="50B6FB5D" w14:textId="73D8EFBD" w:rsidR="00CA7A17" w:rsidRPr="00CA7A17" w:rsidRDefault="00CA7A17" w:rsidP="00665822">
            <w:r w:rsidRPr="00CA7A17">
              <w:rPr>
                <w:rFonts w:hint="eastAsia"/>
              </w:rPr>
              <w:t>特车</w:t>
            </w:r>
          </w:p>
        </w:tc>
        <w:tc>
          <w:tcPr>
            <w:tcW w:w="1701" w:type="dxa"/>
          </w:tcPr>
          <w:p w14:paraId="16D60BBC" w14:textId="23038D66" w:rsidR="00CA7A17" w:rsidRPr="00CA7A17" w:rsidRDefault="00CA7A17" w:rsidP="00665822">
            <w:r w:rsidRPr="00CA7A17">
              <w:rPr>
                <w:rFonts w:hint="eastAsia"/>
              </w:rPr>
              <w:t>消防</w:t>
            </w:r>
          </w:p>
        </w:tc>
        <w:tc>
          <w:tcPr>
            <w:tcW w:w="1843" w:type="dxa"/>
          </w:tcPr>
          <w:p w14:paraId="2C8CE2D2" w14:textId="77777777" w:rsidR="00CA7A17" w:rsidRPr="00CA7A17" w:rsidRDefault="00CA7A17" w:rsidP="00665822"/>
        </w:tc>
        <w:tc>
          <w:tcPr>
            <w:tcW w:w="1276" w:type="dxa"/>
          </w:tcPr>
          <w:p w14:paraId="33E65C9E" w14:textId="77777777" w:rsidR="00CA7A17" w:rsidRPr="00CA7A17" w:rsidRDefault="00CA7A17" w:rsidP="00665822"/>
        </w:tc>
      </w:tr>
    </w:tbl>
    <w:p w14:paraId="567A7A34" w14:textId="12D4E741" w:rsidR="00637D63" w:rsidRDefault="00637D63" w:rsidP="00792612"/>
    <w:tbl>
      <w:tblPr>
        <w:tblStyle w:val="aff8"/>
        <w:tblW w:w="0" w:type="auto"/>
        <w:jc w:val="center"/>
        <w:tblLook w:val="04A0" w:firstRow="1" w:lastRow="0" w:firstColumn="1" w:lastColumn="0" w:noHBand="0" w:noVBand="1"/>
      </w:tblPr>
      <w:tblGrid>
        <w:gridCol w:w="1555"/>
        <w:gridCol w:w="1275"/>
        <w:gridCol w:w="1560"/>
        <w:gridCol w:w="1701"/>
        <w:gridCol w:w="1701"/>
      </w:tblGrid>
      <w:tr w:rsidR="00637D63" w:rsidRPr="00E70C9A" w14:paraId="023418DB" w14:textId="77777777" w:rsidTr="00665822">
        <w:trPr>
          <w:jc w:val="center"/>
        </w:trPr>
        <w:tc>
          <w:tcPr>
            <w:tcW w:w="7792" w:type="dxa"/>
            <w:gridSpan w:val="5"/>
          </w:tcPr>
          <w:p w14:paraId="20128990" w14:textId="0CB2F00B" w:rsidR="00637D63" w:rsidRPr="00E70C9A" w:rsidRDefault="00E70C9A" w:rsidP="00665822">
            <w:pPr>
              <w:rPr>
                <w:b/>
              </w:rPr>
            </w:pPr>
            <w:r w:rsidRPr="00E70C9A">
              <w:rPr>
                <w:rFonts w:hint="eastAsia"/>
                <w:b/>
              </w:rPr>
              <w:t>授权申请类别</w:t>
            </w:r>
          </w:p>
        </w:tc>
      </w:tr>
      <w:tr w:rsidR="00637D63" w:rsidRPr="00E70C9A" w14:paraId="26CF6F3E" w14:textId="77777777" w:rsidTr="00665822">
        <w:trPr>
          <w:jc w:val="center"/>
        </w:trPr>
        <w:tc>
          <w:tcPr>
            <w:tcW w:w="1555" w:type="dxa"/>
          </w:tcPr>
          <w:p w14:paraId="23AA3E3C" w14:textId="444BD4EC" w:rsidR="00637D63" w:rsidRPr="00E70C9A" w:rsidRDefault="00E70C9A" w:rsidP="00665822">
            <w:r w:rsidRPr="00E70C9A">
              <w:rPr>
                <w:rFonts w:hint="eastAsia"/>
              </w:rPr>
              <w:t>上岗</w:t>
            </w:r>
            <w:r w:rsidRPr="00E70C9A">
              <w:rPr>
                <w:rFonts w:hint="eastAsia"/>
              </w:rPr>
              <w:t>E</w:t>
            </w:r>
            <w:r w:rsidRPr="00E70C9A">
              <w:t>2</w:t>
            </w:r>
          </w:p>
        </w:tc>
        <w:tc>
          <w:tcPr>
            <w:tcW w:w="1275" w:type="dxa"/>
          </w:tcPr>
          <w:p w14:paraId="552251E0" w14:textId="1BC71BF8" w:rsidR="00637D63" w:rsidRPr="00E70C9A" w:rsidRDefault="00E70C9A" w:rsidP="00665822">
            <w:r w:rsidRPr="00E70C9A">
              <w:rPr>
                <w:rFonts w:hint="eastAsia"/>
              </w:rPr>
              <w:t>初始</w:t>
            </w:r>
            <w:r w:rsidRPr="00E70C9A">
              <w:rPr>
                <w:rFonts w:hint="eastAsia"/>
              </w:rPr>
              <w:t>E</w:t>
            </w:r>
            <w:r w:rsidRPr="00E70C9A">
              <w:t>3</w:t>
            </w:r>
          </w:p>
        </w:tc>
        <w:tc>
          <w:tcPr>
            <w:tcW w:w="1560" w:type="dxa"/>
          </w:tcPr>
          <w:p w14:paraId="20ABD332" w14:textId="11515F12" w:rsidR="00637D63" w:rsidRPr="00E70C9A" w:rsidRDefault="00E70C9A" w:rsidP="00665822">
            <w:r w:rsidRPr="00E70C9A">
              <w:rPr>
                <w:rFonts w:hint="eastAsia"/>
              </w:rPr>
              <w:t>增补</w:t>
            </w:r>
          </w:p>
        </w:tc>
        <w:tc>
          <w:tcPr>
            <w:tcW w:w="1701" w:type="dxa"/>
          </w:tcPr>
          <w:p w14:paraId="7AD1F050" w14:textId="7096663F" w:rsidR="00637D63" w:rsidRPr="00E70C9A" w:rsidRDefault="00E70C9A" w:rsidP="00665822">
            <w:r w:rsidRPr="00E70C9A">
              <w:rPr>
                <w:rFonts w:hint="eastAsia"/>
              </w:rPr>
              <w:t>升级</w:t>
            </w:r>
            <w:r w:rsidRPr="00E70C9A">
              <w:rPr>
                <w:rFonts w:hint="eastAsia"/>
              </w:rPr>
              <w:t>E</w:t>
            </w:r>
            <w:r w:rsidRPr="00E70C9A">
              <w:t>4</w:t>
            </w:r>
            <w:r w:rsidRPr="00E70C9A">
              <w:rPr>
                <w:rFonts w:hint="eastAsia"/>
              </w:rPr>
              <w:t xml:space="preserve"> (</w:t>
            </w:r>
            <w:r w:rsidRPr="00E70C9A">
              <w:rPr>
                <w:rFonts w:hint="eastAsia"/>
              </w:rPr>
              <w:t>中级</w:t>
            </w:r>
            <w:r w:rsidRPr="00E70C9A">
              <w:rPr>
                <w:rFonts w:hint="eastAsia"/>
              </w:rPr>
              <w:t>)</w:t>
            </w:r>
          </w:p>
        </w:tc>
        <w:tc>
          <w:tcPr>
            <w:tcW w:w="1701" w:type="dxa"/>
          </w:tcPr>
          <w:p w14:paraId="62FD3462" w14:textId="62C65149" w:rsidR="00637D63" w:rsidRPr="00E70C9A" w:rsidRDefault="00E70C9A" w:rsidP="00665822">
            <w:r w:rsidRPr="00E70C9A">
              <w:rPr>
                <w:rFonts w:hint="eastAsia"/>
              </w:rPr>
              <w:t>升级</w:t>
            </w:r>
            <w:r w:rsidRPr="00E70C9A">
              <w:rPr>
                <w:rFonts w:hint="eastAsia"/>
              </w:rPr>
              <w:t>E</w:t>
            </w:r>
            <w:r w:rsidRPr="00E70C9A">
              <w:t>5(</w:t>
            </w:r>
            <w:r w:rsidRPr="00E70C9A">
              <w:rPr>
                <w:rFonts w:hint="eastAsia"/>
              </w:rPr>
              <w:t>高级</w:t>
            </w:r>
            <w:r w:rsidRPr="00E70C9A">
              <w:t>)</w:t>
            </w:r>
          </w:p>
        </w:tc>
      </w:tr>
    </w:tbl>
    <w:p w14:paraId="6249172F" w14:textId="09339C70" w:rsidR="00665E1C" w:rsidRDefault="00665E1C" w:rsidP="00853429">
      <w:pPr>
        <w:rPr>
          <w:i/>
        </w:rPr>
      </w:pPr>
    </w:p>
    <w:tbl>
      <w:tblPr>
        <w:tblStyle w:val="aff8"/>
        <w:tblW w:w="0" w:type="auto"/>
        <w:jc w:val="center"/>
        <w:tblLook w:val="04A0" w:firstRow="1" w:lastRow="0" w:firstColumn="1" w:lastColumn="0" w:noHBand="0" w:noVBand="1"/>
      </w:tblPr>
      <w:tblGrid>
        <w:gridCol w:w="1413"/>
        <w:gridCol w:w="1417"/>
        <w:gridCol w:w="1560"/>
        <w:gridCol w:w="1701"/>
        <w:gridCol w:w="1701"/>
      </w:tblGrid>
      <w:tr w:rsidR="00E70C9A" w:rsidRPr="00E70C9A" w14:paraId="172C0D20" w14:textId="77777777" w:rsidTr="00665822">
        <w:trPr>
          <w:jc w:val="center"/>
        </w:trPr>
        <w:tc>
          <w:tcPr>
            <w:tcW w:w="7792" w:type="dxa"/>
            <w:gridSpan w:val="5"/>
          </w:tcPr>
          <w:p w14:paraId="019A4A96" w14:textId="3A1B5E1F" w:rsidR="00E70C9A" w:rsidRPr="00E70C9A" w:rsidRDefault="00E70C9A" w:rsidP="00E70C9A">
            <w:pPr>
              <w:tabs>
                <w:tab w:val="left" w:pos="1916"/>
              </w:tabs>
              <w:rPr>
                <w:b/>
              </w:rPr>
            </w:pPr>
            <w:r>
              <w:rPr>
                <w:rFonts w:hint="eastAsia"/>
                <w:b/>
              </w:rPr>
              <w:t>附加评估表</w:t>
            </w:r>
          </w:p>
        </w:tc>
      </w:tr>
      <w:tr w:rsidR="00E70C9A" w:rsidRPr="00E70C9A" w14:paraId="1371E9AF" w14:textId="77777777" w:rsidTr="00BD47AD">
        <w:trPr>
          <w:jc w:val="center"/>
        </w:trPr>
        <w:tc>
          <w:tcPr>
            <w:tcW w:w="1413" w:type="dxa"/>
          </w:tcPr>
          <w:p w14:paraId="100033AF" w14:textId="728B54A7" w:rsidR="00E70C9A" w:rsidRPr="00E70C9A" w:rsidRDefault="00BD47AD" w:rsidP="00665822">
            <w:r>
              <w:rPr>
                <w:rFonts w:hint="eastAsia"/>
              </w:rPr>
              <w:t>面试评估</w:t>
            </w:r>
          </w:p>
        </w:tc>
        <w:tc>
          <w:tcPr>
            <w:tcW w:w="1417" w:type="dxa"/>
          </w:tcPr>
          <w:p w14:paraId="72CB823F" w14:textId="0C372279" w:rsidR="00E70C9A" w:rsidRPr="00E70C9A" w:rsidRDefault="00BD47AD" w:rsidP="00665822">
            <w:r>
              <w:rPr>
                <w:rFonts w:hint="eastAsia"/>
              </w:rPr>
              <w:t>上岗评估表</w:t>
            </w:r>
          </w:p>
        </w:tc>
        <w:tc>
          <w:tcPr>
            <w:tcW w:w="1560" w:type="dxa"/>
          </w:tcPr>
          <w:p w14:paraId="04509FE4" w14:textId="6F8CF021" w:rsidR="00E70C9A" w:rsidRPr="00E70C9A" w:rsidRDefault="00BD47AD" w:rsidP="00665822">
            <w:r>
              <w:rPr>
                <w:rFonts w:hint="eastAsia"/>
              </w:rPr>
              <w:t>E</w:t>
            </w:r>
            <w:r>
              <w:t>ASA</w:t>
            </w:r>
            <w:r>
              <w:rPr>
                <w:rFonts w:hint="eastAsia"/>
              </w:rPr>
              <w:t>评估表</w:t>
            </w:r>
          </w:p>
        </w:tc>
        <w:tc>
          <w:tcPr>
            <w:tcW w:w="1701" w:type="dxa"/>
          </w:tcPr>
          <w:p w14:paraId="2412A667" w14:textId="699F031B" w:rsidR="00E70C9A" w:rsidRPr="00E70C9A" w:rsidRDefault="00BD47AD" w:rsidP="00665822">
            <w:r>
              <w:rPr>
                <w:rFonts w:hint="eastAsia"/>
              </w:rPr>
              <w:t>内审员评估表</w:t>
            </w:r>
          </w:p>
        </w:tc>
        <w:tc>
          <w:tcPr>
            <w:tcW w:w="1701" w:type="dxa"/>
          </w:tcPr>
          <w:p w14:paraId="7A867636" w14:textId="3910FD94" w:rsidR="00E70C9A" w:rsidRPr="00E70C9A" w:rsidRDefault="00BD47AD" w:rsidP="00665822">
            <w:r>
              <w:rPr>
                <w:rFonts w:hint="eastAsia"/>
              </w:rPr>
              <w:t>评估通过与否</w:t>
            </w:r>
            <w:r>
              <w:rPr>
                <w:rFonts w:hint="eastAsia"/>
              </w:rPr>
              <w:t>(</w:t>
            </w:r>
            <w:r>
              <w:rPr>
                <w:rFonts w:hint="eastAsia"/>
              </w:rPr>
              <w:t>评估人</w:t>
            </w:r>
            <w:r>
              <w:rPr>
                <w:rFonts w:hint="eastAsia"/>
              </w:rPr>
              <w:t>)</w:t>
            </w:r>
          </w:p>
        </w:tc>
      </w:tr>
    </w:tbl>
    <w:p w14:paraId="1C05361A" w14:textId="5D80D577" w:rsidR="00E70C9A" w:rsidRDefault="00E70C9A" w:rsidP="00853429"/>
    <w:tbl>
      <w:tblPr>
        <w:tblStyle w:val="aff8"/>
        <w:tblW w:w="0" w:type="auto"/>
        <w:jc w:val="center"/>
        <w:tblLook w:val="04A0" w:firstRow="1" w:lastRow="0" w:firstColumn="1" w:lastColumn="0" w:noHBand="0" w:noVBand="1"/>
      </w:tblPr>
      <w:tblGrid>
        <w:gridCol w:w="1555"/>
        <w:gridCol w:w="1275"/>
        <w:gridCol w:w="1560"/>
        <w:gridCol w:w="1701"/>
        <w:gridCol w:w="1701"/>
      </w:tblGrid>
      <w:tr w:rsidR="00E70C9A" w:rsidRPr="00E70C9A" w14:paraId="4D39E8D3" w14:textId="77777777" w:rsidTr="00665822">
        <w:trPr>
          <w:jc w:val="center"/>
        </w:trPr>
        <w:tc>
          <w:tcPr>
            <w:tcW w:w="7792" w:type="dxa"/>
            <w:gridSpan w:val="5"/>
          </w:tcPr>
          <w:p w14:paraId="71AE77E1" w14:textId="495729A1" w:rsidR="00E70C9A" w:rsidRPr="00E70C9A" w:rsidRDefault="00BD47AD" w:rsidP="00665822">
            <w:pPr>
              <w:rPr>
                <w:b/>
              </w:rPr>
            </w:pPr>
            <w:r>
              <w:rPr>
                <w:rFonts w:hint="eastAsia"/>
                <w:b/>
              </w:rPr>
              <w:t>审核类型</w:t>
            </w:r>
          </w:p>
        </w:tc>
      </w:tr>
      <w:tr w:rsidR="00E70C9A" w:rsidRPr="00E70C9A" w14:paraId="27233D01" w14:textId="77777777" w:rsidTr="00665822">
        <w:trPr>
          <w:jc w:val="center"/>
        </w:trPr>
        <w:tc>
          <w:tcPr>
            <w:tcW w:w="1555" w:type="dxa"/>
          </w:tcPr>
          <w:p w14:paraId="41A5CAAF" w14:textId="2872A8FE" w:rsidR="00E70C9A" w:rsidRPr="00E70C9A" w:rsidRDefault="00BD47AD" w:rsidP="00665822">
            <w:r>
              <w:rPr>
                <w:rFonts w:hint="eastAsia"/>
              </w:rPr>
              <w:t>系统审核</w:t>
            </w:r>
          </w:p>
        </w:tc>
        <w:tc>
          <w:tcPr>
            <w:tcW w:w="1275" w:type="dxa"/>
          </w:tcPr>
          <w:p w14:paraId="105D61DC" w14:textId="3B528D41" w:rsidR="00E70C9A" w:rsidRPr="00E70C9A" w:rsidRDefault="00BD47AD" w:rsidP="00665822">
            <w:r>
              <w:rPr>
                <w:rFonts w:hint="eastAsia"/>
              </w:rPr>
              <w:t>产品审核</w:t>
            </w:r>
          </w:p>
        </w:tc>
        <w:tc>
          <w:tcPr>
            <w:tcW w:w="1560" w:type="dxa"/>
          </w:tcPr>
          <w:p w14:paraId="697FF6EE" w14:textId="28D17014" w:rsidR="00E70C9A" w:rsidRPr="00E70C9A" w:rsidRDefault="00BD47AD" w:rsidP="00665822">
            <w:r>
              <w:rPr>
                <w:rFonts w:hint="eastAsia"/>
              </w:rPr>
              <w:t>专项审核</w:t>
            </w:r>
          </w:p>
        </w:tc>
        <w:tc>
          <w:tcPr>
            <w:tcW w:w="1701" w:type="dxa"/>
          </w:tcPr>
          <w:p w14:paraId="6D3109A3" w14:textId="1BEAD1BC" w:rsidR="00E70C9A" w:rsidRPr="00E70C9A" w:rsidRDefault="00BD47AD" w:rsidP="00665822">
            <w:r>
              <w:rPr>
                <w:rFonts w:hint="eastAsia"/>
              </w:rPr>
              <w:t>其它审核</w:t>
            </w:r>
          </w:p>
        </w:tc>
        <w:tc>
          <w:tcPr>
            <w:tcW w:w="1701" w:type="dxa"/>
          </w:tcPr>
          <w:p w14:paraId="0D4B91C0" w14:textId="01E13EE7" w:rsidR="00E70C9A" w:rsidRPr="00E70C9A" w:rsidRDefault="00BD47AD" w:rsidP="00665822">
            <w:r>
              <w:rPr>
                <w:rFonts w:hint="eastAsia"/>
              </w:rPr>
              <w:t>非例行审核</w:t>
            </w:r>
          </w:p>
        </w:tc>
      </w:tr>
    </w:tbl>
    <w:p w14:paraId="328A249A" w14:textId="4A71098C" w:rsidR="00E70C9A" w:rsidRDefault="00E70C9A" w:rsidP="00853429"/>
    <w:tbl>
      <w:tblPr>
        <w:tblStyle w:val="aff8"/>
        <w:tblW w:w="0" w:type="auto"/>
        <w:jc w:val="center"/>
        <w:tblLook w:val="04A0" w:firstRow="1" w:lastRow="0" w:firstColumn="1" w:lastColumn="0" w:noHBand="0" w:noVBand="1"/>
      </w:tblPr>
      <w:tblGrid>
        <w:gridCol w:w="1555"/>
        <w:gridCol w:w="1275"/>
        <w:gridCol w:w="1560"/>
        <w:gridCol w:w="1701"/>
        <w:gridCol w:w="1701"/>
      </w:tblGrid>
      <w:tr w:rsidR="00E70C9A" w:rsidRPr="00E70C9A" w14:paraId="3C00878B" w14:textId="77777777" w:rsidTr="00665822">
        <w:trPr>
          <w:jc w:val="center"/>
        </w:trPr>
        <w:tc>
          <w:tcPr>
            <w:tcW w:w="7792" w:type="dxa"/>
            <w:gridSpan w:val="5"/>
          </w:tcPr>
          <w:p w14:paraId="050C17FA" w14:textId="16707E16" w:rsidR="00E70C9A" w:rsidRPr="00E70C9A" w:rsidRDefault="00BD47AD" w:rsidP="00665822">
            <w:pPr>
              <w:rPr>
                <w:b/>
              </w:rPr>
            </w:pPr>
            <w:r>
              <w:rPr>
                <w:rFonts w:hint="eastAsia"/>
                <w:b/>
              </w:rPr>
              <w:t>维修能力</w:t>
            </w:r>
          </w:p>
        </w:tc>
      </w:tr>
      <w:tr w:rsidR="00E70C9A" w:rsidRPr="00E70C9A" w14:paraId="3464A181" w14:textId="77777777" w:rsidTr="00665822">
        <w:trPr>
          <w:jc w:val="center"/>
        </w:trPr>
        <w:tc>
          <w:tcPr>
            <w:tcW w:w="1555" w:type="dxa"/>
          </w:tcPr>
          <w:p w14:paraId="7B5CC266" w14:textId="4A9D59BF" w:rsidR="00E70C9A" w:rsidRPr="00E70C9A" w:rsidRDefault="00BD47AD" w:rsidP="00665822">
            <w:r>
              <w:rPr>
                <w:rFonts w:hint="eastAsia"/>
              </w:rPr>
              <w:lastRenderedPageBreak/>
              <w:t>飞机维修</w:t>
            </w:r>
          </w:p>
        </w:tc>
        <w:tc>
          <w:tcPr>
            <w:tcW w:w="1275" w:type="dxa"/>
          </w:tcPr>
          <w:p w14:paraId="309ABA44" w14:textId="3F186681" w:rsidR="00E70C9A" w:rsidRPr="00E70C9A" w:rsidRDefault="00BD47AD" w:rsidP="00665822">
            <w:r>
              <w:rPr>
                <w:rFonts w:hint="eastAsia"/>
              </w:rPr>
              <w:t>部件维修</w:t>
            </w:r>
          </w:p>
        </w:tc>
        <w:tc>
          <w:tcPr>
            <w:tcW w:w="1560" w:type="dxa"/>
          </w:tcPr>
          <w:p w14:paraId="3AE89C3E" w14:textId="2A5A84D6" w:rsidR="00E70C9A" w:rsidRPr="00E70C9A" w:rsidRDefault="00BD47AD" w:rsidP="00665822">
            <w:r>
              <w:rPr>
                <w:rFonts w:hint="eastAsia"/>
              </w:rPr>
              <w:t>航线维修</w:t>
            </w:r>
          </w:p>
        </w:tc>
        <w:tc>
          <w:tcPr>
            <w:tcW w:w="1701" w:type="dxa"/>
          </w:tcPr>
          <w:p w14:paraId="08BED2B0" w14:textId="0D2929FC" w:rsidR="00E70C9A" w:rsidRPr="00E70C9A" w:rsidRDefault="00BD47AD" w:rsidP="00665822">
            <w:r>
              <w:rPr>
                <w:rFonts w:hint="eastAsia"/>
              </w:rPr>
              <w:t>特种作业</w:t>
            </w:r>
          </w:p>
        </w:tc>
        <w:tc>
          <w:tcPr>
            <w:tcW w:w="1701" w:type="dxa"/>
          </w:tcPr>
          <w:p w14:paraId="1BA56D73" w14:textId="0B7F15E2" w:rsidR="00E70C9A" w:rsidRPr="00E70C9A" w:rsidRDefault="00E70C9A" w:rsidP="00665822"/>
        </w:tc>
      </w:tr>
    </w:tbl>
    <w:p w14:paraId="6D880D42" w14:textId="3B2148BD" w:rsidR="00E70C9A" w:rsidRDefault="00E70C9A" w:rsidP="00853429"/>
    <w:tbl>
      <w:tblPr>
        <w:tblStyle w:val="aff8"/>
        <w:tblW w:w="0" w:type="auto"/>
        <w:jc w:val="center"/>
        <w:tblLook w:val="04A0" w:firstRow="1" w:lastRow="0" w:firstColumn="1" w:lastColumn="0" w:noHBand="0" w:noVBand="1"/>
      </w:tblPr>
      <w:tblGrid>
        <w:gridCol w:w="1555"/>
        <w:gridCol w:w="1701"/>
        <w:gridCol w:w="1417"/>
        <w:gridCol w:w="1418"/>
        <w:gridCol w:w="1701"/>
      </w:tblGrid>
      <w:tr w:rsidR="00BD47AD" w:rsidRPr="00E70C9A" w14:paraId="4BE63AF1" w14:textId="77777777" w:rsidTr="00665822">
        <w:trPr>
          <w:jc w:val="center"/>
        </w:trPr>
        <w:tc>
          <w:tcPr>
            <w:tcW w:w="7792" w:type="dxa"/>
            <w:gridSpan w:val="5"/>
          </w:tcPr>
          <w:p w14:paraId="3B306D84" w14:textId="21A0FD22" w:rsidR="00BD47AD" w:rsidRPr="00E70C9A" w:rsidRDefault="00BD47AD" w:rsidP="00665822">
            <w:pPr>
              <w:rPr>
                <w:b/>
              </w:rPr>
            </w:pPr>
            <w:r>
              <w:rPr>
                <w:rFonts w:hint="eastAsia"/>
                <w:b/>
              </w:rPr>
              <w:t>审核员类型</w:t>
            </w:r>
          </w:p>
        </w:tc>
      </w:tr>
      <w:tr w:rsidR="00BD47AD" w:rsidRPr="00E70C9A" w14:paraId="6AB43660" w14:textId="77777777" w:rsidTr="00546FE4">
        <w:trPr>
          <w:jc w:val="center"/>
        </w:trPr>
        <w:tc>
          <w:tcPr>
            <w:tcW w:w="1555" w:type="dxa"/>
          </w:tcPr>
          <w:p w14:paraId="5A700F28" w14:textId="34FA8529" w:rsidR="00BD47AD" w:rsidRPr="00E70C9A" w:rsidRDefault="00BD47AD" w:rsidP="00665822">
            <w:r>
              <w:rPr>
                <w:rFonts w:hint="eastAsia"/>
              </w:rPr>
              <w:t>安全审核员</w:t>
            </w:r>
          </w:p>
        </w:tc>
        <w:tc>
          <w:tcPr>
            <w:tcW w:w="1701" w:type="dxa"/>
          </w:tcPr>
          <w:p w14:paraId="1802690B" w14:textId="6133745C" w:rsidR="00BD47AD" w:rsidRPr="00E70C9A" w:rsidRDefault="00BD47AD" w:rsidP="00665822">
            <w:r>
              <w:rPr>
                <w:rFonts w:hint="eastAsia"/>
              </w:rPr>
              <w:t>质量审核员</w:t>
            </w:r>
          </w:p>
        </w:tc>
        <w:tc>
          <w:tcPr>
            <w:tcW w:w="1417" w:type="dxa"/>
          </w:tcPr>
          <w:p w14:paraId="2F8499F9" w14:textId="31477E7D" w:rsidR="00BD47AD" w:rsidRPr="00E70C9A" w:rsidRDefault="00BD47AD" w:rsidP="00665822">
            <w:r>
              <w:rPr>
                <w:rFonts w:hint="eastAsia"/>
              </w:rPr>
              <w:t>审核管理员</w:t>
            </w:r>
          </w:p>
        </w:tc>
        <w:tc>
          <w:tcPr>
            <w:tcW w:w="1418" w:type="dxa"/>
          </w:tcPr>
          <w:p w14:paraId="0D13AA2B" w14:textId="77777777" w:rsidR="00BD47AD" w:rsidRPr="00E70C9A" w:rsidRDefault="00BD47AD" w:rsidP="00665822"/>
        </w:tc>
        <w:tc>
          <w:tcPr>
            <w:tcW w:w="1701" w:type="dxa"/>
          </w:tcPr>
          <w:p w14:paraId="4673FCC0" w14:textId="77777777" w:rsidR="00BD47AD" w:rsidRPr="00E70C9A" w:rsidRDefault="00BD47AD" w:rsidP="00665822"/>
        </w:tc>
      </w:tr>
    </w:tbl>
    <w:p w14:paraId="06F05C98" w14:textId="402144C8" w:rsidR="00BD47AD" w:rsidRDefault="00BD47AD" w:rsidP="00853429"/>
    <w:tbl>
      <w:tblPr>
        <w:tblStyle w:val="aff8"/>
        <w:tblW w:w="0" w:type="auto"/>
        <w:jc w:val="center"/>
        <w:tblLook w:val="04A0" w:firstRow="1" w:lastRow="0" w:firstColumn="1" w:lastColumn="0" w:noHBand="0" w:noVBand="1"/>
      </w:tblPr>
      <w:tblGrid>
        <w:gridCol w:w="1555"/>
        <w:gridCol w:w="1275"/>
        <w:gridCol w:w="1560"/>
        <w:gridCol w:w="1701"/>
        <w:gridCol w:w="1701"/>
      </w:tblGrid>
      <w:tr w:rsidR="00BD47AD" w:rsidRPr="00E70C9A" w14:paraId="6BC59310" w14:textId="77777777" w:rsidTr="00665822">
        <w:trPr>
          <w:jc w:val="center"/>
        </w:trPr>
        <w:tc>
          <w:tcPr>
            <w:tcW w:w="7792" w:type="dxa"/>
            <w:gridSpan w:val="5"/>
          </w:tcPr>
          <w:p w14:paraId="36D385ED" w14:textId="20D4EA0E" w:rsidR="00BD47AD" w:rsidRPr="00E70C9A" w:rsidRDefault="00BD47AD" w:rsidP="00665822">
            <w:pPr>
              <w:rPr>
                <w:b/>
              </w:rPr>
            </w:pPr>
            <w:r>
              <w:rPr>
                <w:rFonts w:hint="eastAsia"/>
                <w:b/>
              </w:rPr>
              <w:t>专业课程</w:t>
            </w:r>
          </w:p>
        </w:tc>
      </w:tr>
      <w:tr w:rsidR="00BD47AD" w:rsidRPr="00E70C9A" w14:paraId="260E92F7" w14:textId="77777777" w:rsidTr="00665822">
        <w:trPr>
          <w:jc w:val="center"/>
        </w:trPr>
        <w:tc>
          <w:tcPr>
            <w:tcW w:w="1555" w:type="dxa"/>
          </w:tcPr>
          <w:p w14:paraId="15A7AEF9" w14:textId="77777777" w:rsidR="00BD47AD" w:rsidRPr="00E70C9A" w:rsidRDefault="00BD47AD" w:rsidP="00665822"/>
        </w:tc>
        <w:tc>
          <w:tcPr>
            <w:tcW w:w="1275" w:type="dxa"/>
          </w:tcPr>
          <w:p w14:paraId="5CF03822" w14:textId="77777777" w:rsidR="00BD47AD" w:rsidRPr="00E70C9A" w:rsidRDefault="00BD47AD" w:rsidP="00665822"/>
        </w:tc>
        <w:tc>
          <w:tcPr>
            <w:tcW w:w="1560" w:type="dxa"/>
          </w:tcPr>
          <w:p w14:paraId="06A65A9B" w14:textId="77777777" w:rsidR="00BD47AD" w:rsidRPr="00E70C9A" w:rsidRDefault="00BD47AD" w:rsidP="00665822"/>
        </w:tc>
        <w:tc>
          <w:tcPr>
            <w:tcW w:w="1701" w:type="dxa"/>
          </w:tcPr>
          <w:p w14:paraId="36EE8F27" w14:textId="77777777" w:rsidR="00BD47AD" w:rsidRPr="00E70C9A" w:rsidRDefault="00BD47AD" w:rsidP="00665822"/>
        </w:tc>
        <w:tc>
          <w:tcPr>
            <w:tcW w:w="1701" w:type="dxa"/>
          </w:tcPr>
          <w:p w14:paraId="78F69066" w14:textId="77777777" w:rsidR="00BD47AD" w:rsidRPr="00E70C9A" w:rsidRDefault="00BD47AD" w:rsidP="00665822"/>
        </w:tc>
      </w:tr>
    </w:tbl>
    <w:p w14:paraId="57587350" w14:textId="50B7A531" w:rsidR="00BD47AD" w:rsidRDefault="00BD47AD" w:rsidP="00853429"/>
    <w:tbl>
      <w:tblPr>
        <w:tblStyle w:val="aff8"/>
        <w:tblW w:w="0" w:type="auto"/>
        <w:jc w:val="center"/>
        <w:tblLook w:val="04A0" w:firstRow="1" w:lastRow="0" w:firstColumn="1" w:lastColumn="0" w:noHBand="0" w:noVBand="1"/>
      </w:tblPr>
      <w:tblGrid>
        <w:gridCol w:w="1555"/>
        <w:gridCol w:w="1275"/>
        <w:gridCol w:w="1560"/>
        <w:gridCol w:w="1701"/>
        <w:gridCol w:w="1701"/>
      </w:tblGrid>
      <w:tr w:rsidR="00BD47AD" w:rsidRPr="00E70C9A" w14:paraId="4FA347E9" w14:textId="77777777" w:rsidTr="00665822">
        <w:trPr>
          <w:jc w:val="center"/>
        </w:trPr>
        <w:tc>
          <w:tcPr>
            <w:tcW w:w="7792" w:type="dxa"/>
            <w:gridSpan w:val="5"/>
          </w:tcPr>
          <w:p w14:paraId="435C8691" w14:textId="4E6F145A" w:rsidR="00BD47AD" w:rsidRPr="00E70C9A" w:rsidRDefault="00BD47AD" w:rsidP="00665822">
            <w:pPr>
              <w:rPr>
                <w:b/>
              </w:rPr>
            </w:pPr>
            <w:r>
              <w:rPr>
                <w:rFonts w:hint="eastAsia"/>
                <w:b/>
              </w:rPr>
              <w:t>民航局</w:t>
            </w:r>
          </w:p>
        </w:tc>
      </w:tr>
      <w:tr w:rsidR="00BD47AD" w:rsidRPr="00E70C9A" w14:paraId="7539D241" w14:textId="77777777" w:rsidTr="00665822">
        <w:trPr>
          <w:jc w:val="center"/>
        </w:trPr>
        <w:tc>
          <w:tcPr>
            <w:tcW w:w="1555" w:type="dxa"/>
          </w:tcPr>
          <w:p w14:paraId="460A8A50" w14:textId="77777777" w:rsidR="00BD47AD" w:rsidRPr="00E70C9A" w:rsidRDefault="00BD47AD" w:rsidP="00665822"/>
        </w:tc>
        <w:tc>
          <w:tcPr>
            <w:tcW w:w="1275" w:type="dxa"/>
          </w:tcPr>
          <w:p w14:paraId="1D6902A5" w14:textId="77777777" w:rsidR="00BD47AD" w:rsidRPr="00E70C9A" w:rsidRDefault="00BD47AD" w:rsidP="00665822"/>
        </w:tc>
        <w:tc>
          <w:tcPr>
            <w:tcW w:w="1560" w:type="dxa"/>
          </w:tcPr>
          <w:p w14:paraId="609736C7" w14:textId="77777777" w:rsidR="00BD47AD" w:rsidRPr="00E70C9A" w:rsidRDefault="00BD47AD" w:rsidP="00665822"/>
        </w:tc>
        <w:tc>
          <w:tcPr>
            <w:tcW w:w="1701" w:type="dxa"/>
          </w:tcPr>
          <w:p w14:paraId="241D4B08" w14:textId="77777777" w:rsidR="00BD47AD" w:rsidRPr="00E70C9A" w:rsidRDefault="00BD47AD" w:rsidP="00665822"/>
        </w:tc>
        <w:tc>
          <w:tcPr>
            <w:tcW w:w="1701" w:type="dxa"/>
          </w:tcPr>
          <w:p w14:paraId="12D44A79" w14:textId="77777777" w:rsidR="00BD47AD" w:rsidRPr="00E70C9A" w:rsidRDefault="00BD47AD" w:rsidP="00665822"/>
        </w:tc>
      </w:tr>
    </w:tbl>
    <w:p w14:paraId="3049335A" w14:textId="6760D1A3" w:rsidR="00BD47AD" w:rsidRDefault="00BD47AD" w:rsidP="00853429"/>
    <w:tbl>
      <w:tblPr>
        <w:tblStyle w:val="aff8"/>
        <w:tblW w:w="0" w:type="auto"/>
        <w:jc w:val="center"/>
        <w:tblLook w:val="04A0" w:firstRow="1" w:lastRow="0" w:firstColumn="1" w:lastColumn="0" w:noHBand="0" w:noVBand="1"/>
      </w:tblPr>
      <w:tblGrid>
        <w:gridCol w:w="1555"/>
        <w:gridCol w:w="1275"/>
        <w:gridCol w:w="1560"/>
        <w:gridCol w:w="1701"/>
        <w:gridCol w:w="1701"/>
      </w:tblGrid>
      <w:tr w:rsidR="00BD47AD" w:rsidRPr="00E70C9A" w14:paraId="08A231B3" w14:textId="77777777" w:rsidTr="00665822">
        <w:trPr>
          <w:jc w:val="center"/>
        </w:trPr>
        <w:tc>
          <w:tcPr>
            <w:tcW w:w="7792" w:type="dxa"/>
            <w:gridSpan w:val="5"/>
          </w:tcPr>
          <w:p w14:paraId="3D4B30F6" w14:textId="455C497F" w:rsidR="00BD47AD" w:rsidRPr="00E70C9A" w:rsidRDefault="009D16C0" w:rsidP="00665822">
            <w:pPr>
              <w:rPr>
                <w:b/>
              </w:rPr>
            </w:pPr>
            <w:r>
              <w:rPr>
                <w:rFonts w:hint="eastAsia"/>
                <w:b/>
              </w:rPr>
              <w:t>作业地点</w:t>
            </w:r>
          </w:p>
        </w:tc>
      </w:tr>
      <w:tr w:rsidR="00BD47AD" w:rsidRPr="00E70C9A" w14:paraId="2D66020C" w14:textId="77777777" w:rsidTr="00665822">
        <w:trPr>
          <w:jc w:val="center"/>
        </w:trPr>
        <w:tc>
          <w:tcPr>
            <w:tcW w:w="1555" w:type="dxa"/>
          </w:tcPr>
          <w:p w14:paraId="51595BD2" w14:textId="77777777" w:rsidR="00BD47AD" w:rsidRPr="00E70C9A" w:rsidRDefault="00BD47AD" w:rsidP="00665822"/>
        </w:tc>
        <w:tc>
          <w:tcPr>
            <w:tcW w:w="1275" w:type="dxa"/>
          </w:tcPr>
          <w:p w14:paraId="6C245F2D" w14:textId="77777777" w:rsidR="00BD47AD" w:rsidRPr="00E70C9A" w:rsidRDefault="00BD47AD" w:rsidP="00665822"/>
        </w:tc>
        <w:tc>
          <w:tcPr>
            <w:tcW w:w="1560" w:type="dxa"/>
          </w:tcPr>
          <w:p w14:paraId="4A644406" w14:textId="77777777" w:rsidR="00BD47AD" w:rsidRPr="00E70C9A" w:rsidRDefault="00BD47AD" w:rsidP="00665822"/>
        </w:tc>
        <w:tc>
          <w:tcPr>
            <w:tcW w:w="1701" w:type="dxa"/>
          </w:tcPr>
          <w:p w14:paraId="03926BA1" w14:textId="77777777" w:rsidR="00BD47AD" w:rsidRPr="00E70C9A" w:rsidRDefault="00BD47AD" w:rsidP="00665822"/>
        </w:tc>
        <w:tc>
          <w:tcPr>
            <w:tcW w:w="1701" w:type="dxa"/>
          </w:tcPr>
          <w:p w14:paraId="2337C3FA" w14:textId="77777777" w:rsidR="00BD47AD" w:rsidRPr="00E70C9A" w:rsidRDefault="00BD47AD" w:rsidP="00665822"/>
        </w:tc>
      </w:tr>
    </w:tbl>
    <w:p w14:paraId="54BFC421" w14:textId="66B98FC6" w:rsidR="00BD47AD" w:rsidRDefault="00BD47AD"/>
    <w:tbl>
      <w:tblPr>
        <w:tblStyle w:val="aff8"/>
        <w:tblW w:w="0" w:type="auto"/>
        <w:jc w:val="center"/>
        <w:tblLook w:val="04A0" w:firstRow="1" w:lastRow="0" w:firstColumn="1" w:lastColumn="0" w:noHBand="0" w:noVBand="1"/>
      </w:tblPr>
      <w:tblGrid>
        <w:gridCol w:w="1555"/>
        <w:gridCol w:w="1275"/>
        <w:gridCol w:w="1560"/>
        <w:gridCol w:w="1701"/>
        <w:gridCol w:w="1701"/>
      </w:tblGrid>
      <w:tr w:rsidR="00BD47AD" w:rsidRPr="00E70C9A" w14:paraId="5A59EECA" w14:textId="77777777" w:rsidTr="00665822">
        <w:trPr>
          <w:jc w:val="center"/>
        </w:trPr>
        <w:tc>
          <w:tcPr>
            <w:tcW w:w="7792" w:type="dxa"/>
            <w:gridSpan w:val="5"/>
          </w:tcPr>
          <w:p w14:paraId="7C18B162" w14:textId="573EA25E" w:rsidR="00BD47AD" w:rsidRPr="00E70C9A" w:rsidRDefault="009D16C0" w:rsidP="00665822">
            <w:pPr>
              <w:rPr>
                <w:b/>
              </w:rPr>
            </w:pPr>
            <w:r>
              <w:rPr>
                <w:rFonts w:hint="eastAsia"/>
                <w:b/>
              </w:rPr>
              <w:t>维修机型</w:t>
            </w:r>
          </w:p>
        </w:tc>
      </w:tr>
      <w:tr w:rsidR="00BD47AD" w:rsidRPr="00E70C9A" w14:paraId="32E1BB7B" w14:textId="77777777" w:rsidTr="00665822">
        <w:trPr>
          <w:jc w:val="center"/>
        </w:trPr>
        <w:tc>
          <w:tcPr>
            <w:tcW w:w="1555" w:type="dxa"/>
          </w:tcPr>
          <w:p w14:paraId="472AB4B1" w14:textId="77777777" w:rsidR="00BD47AD" w:rsidRPr="00E70C9A" w:rsidRDefault="00BD47AD" w:rsidP="00665822"/>
        </w:tc>
        <w:tc>
          <w:tcPr>
            <w:tcW w:w="1275" w:type="dxa"/>
          </w:tcPr>
          <w:p w14:paraId="4C62C710" w14:textId="77777777" w:rsidR="00BD47AD" w:rsidRPr="00E70C9A" w:rsidRDefault="00BD47AD" w:rsidP="00665822"/>
        </w:tc>
        <w:tc>
          <w:tcPr>
            <w:tcW w:w="1560" w:type="dxa"/>
          </w:tcPr>
          <w:p w14:paraId="047B85B6" w14:textId="77777777" w:rsidR="00BD47AD" w:rsidRPr="00E70C9A" w:rsidRDefault="00BD47AD" w:rsidP="00665822"/>
        </w:tc>
        <w:tc>
          <w:tcPr>
            <w:tcW w:w="1701" w:type="dxa"/>
          </w:tcPr>
          <w:p w14:paraId="11C542E1" w14:textId="77777777" w:rsidR="00BD47AD" w:rsidRPr="00E70C9A" w:rsidRDefault="00BD47AD" w:rsidP="00665822"/>
        </w:tc>
        <w:tc>
          <w:tcPr>
            <w:tcW w:w="1701" w:type="dxa"/>
          </w:tcPr>
          <w:p w14:paraId="57A36836" w14:textId="77777777" w:rsidR="00BD47AD" w:rsidRPr="00E70C9A" w:rsidRDefault="00BD47AD" w:rsidP="00665822"/>
        </w:tc>
      </w:tr>
    </w:tbl>
    <w:p w14:paraId="6E8630AA" w14:textId="081F2146" w:rsidR="00BD47AD" w:rsidRDefault="00BD47AD" w:rsidP="00853429"/>
    <w:tbl>
      <w:tblPr>
        <w:tblStyle w:val="aff8"/>
        <w:tblW w:w="0" w:type="auto"/>
        <w:jc w:val="center"/>
        <w:tblLook w:val="04A0" w:firstRow="1" w:lastRow="0" w:firstColumn="1" w:lastColumn="0" w:noHBand="0" w:noVBand="1"/>
      </w:tblPr>
      <w:tblGrid>
        <w:gridCol w:w="1696"/>
        <w:gridCol w:w="1843"/>
        <w:gridCol w:w="1418"/>
        <w:gridCol w:w="1134"/>
        <w:gridCol w:w="850"/>
        <w:gridCol w:w="851"/>
      </w:tblGrid>
      <w:tr w:rsidR="00BD47AD" w:rsidRPr="00E70C9A" w14:paraId="73301FD9" w14:textId="77777777" w:rsidTr="00665822">
        <w:trPr>
          <w:jc w:val="center"/>
        </w:trPr>
        <w:tc>
          <w:tcPr>
            <w:tcW w:w="7792" w:type="dxa"/>
            <w:gridSpan w:val="6"/>
          </w:tcPr>
          <w:p w14:paraId="315DB687" w14:textId="6F8E2016" w:rsidR="00BD47AD" w:rsidRPr="00E70C9A" w:rsidRDefault="009D16C0" w:rsidP="00665822">
            <w:pPr>
              <w:rPr>
                <w:b/>
              </w:rPr>
            </w:pPr>
            <w:r>
              <w:rPr>
                <w:rFonts w:hint="eastAsia"/>
                <w:b/>
              </w:rPr>
              <w:t>能力评估</w:t>
            </w:r>
          </w:p>
        </w:tc>
      </w:tr>
      <w:tr w:rsidR="009D16C0" w:rsidRPr="00E70C9A" w14:paraId="7DB3049F" w14:textId="77777777" w:rsidTr="009D16C0">
        <w:trPr>
          <w:jc w:val="center"/>
        </w:trPr>
        <w:tc>
          <w:tcPr>
            <w:tcW w:w="1696" w:type="dxa"/>
          </w:tcPr>
          <w:p w14:paraId="1842BAA0" w14:textId="60E8EDD4" w:rsidR="009D16C0" w:rsidRPr="00E70C9A" w:rsidRDefault="009D16C0" w:rsidP="00665822">
            <w:r>
              <w:rPr>
                <w:rFonts w:hint="eastAsia"/>
              </w:rPr>
              <w:t>商务需求评估</w:t>
            </w:r>
          </w:p>
        </w:tc>
        <w:tc>
          <w:tcPr>
            <w:tcW w:w="1843" w:type="dxa"/>
          </w:tcPr>
          <w:p w14:paraId="52FE4A17" w14:textId="0502C1F6" w:rsidR="009D16C0" w:rsidRPr="00E70C9A" w:rsidRDefault="009D16C0" w:rsidP="00665822">
            <w:r>
              <w:rPr>
                <w:rFonts w:hint="eastAsia"/>
              </w:rPr>
              <w:t>技术资料评估</w:t>
            </w:r>
          </w:p>
        </w:tc>
        <w:tc>
          <w:tcPr>
            <w:tcW w:w="1418" w:type="dxa"/>
          </w:tcPr>
          <w:p w14:paraId="006D3684" w14:textId="7F609440" w:rsidR="009D16C0" w:rsidRPr="00E70C9A" w:rsidRDefault="009D16C0" w:rsidP="00665822">
            <w:r>
              <w:rPr>
                <w:rFonts w:hint="eastAsia"/>
              </w:rPr>
              <w:t>技术</w:t>
            </w:r>
            <w:r>
              <w:rPr>
                <w:rFonts w:hint="eastAsia"/>
              </w:rPr>
              <w:t>M</w:t>
            </w:r>
            <w:r>
              <w:t>PD</w:t>
            </w:r>
            <w:r>
              <w:rPr>
                <w:rFonts w:hint="eastAsia"/>
              </w:rPr>
              <w:t>符合评估</w:t>
            </w:r>
          </w:p>
        </w:tc>
        <w:tc>
          <w:tcPr>
            <w:tcW w:w="1134" w:type="dxa"/>
          </w:tcPr>
          <w:p w14:paraId="78D1177A" w14:textId="63C92F33" w:rsidR="009D16C0" w:rsidRPr="00E70C9A" w:rsidRDefault="009D16C0" w:rsidP="00665822">
            <w:r>
              <w:rPr>
                <w:rFonts w:hint="eastAsia"/>
              </w:rPr>
              <w:t>生产计划评估</w:t>
            </w:r>
          </w:p>
        </w:tc>
        <w:tc>
          <w:tcPr>
            <w:tcW w:w="850" w:type="dxa"/>
          </w:tcPr>
          <w:p w14:paraId="7102DB35" w14:textId="77777777" w:rsidR="009D16C0" w:rsidRPr="00E70C9A" w:rsidRDefault="009D16C0" w:rsidP="00665822">
            <w:r>
              <w:rPr>
                <w:rFonts w:hint="eastAsia"/>
              </w:rPr>
              <w:t>培训评估</w:t>
            </w:r>
          </w:p>
        </w:tc>
        <w:tc>
          <w:tcPr>
            <w:tcW w:w="851" w:type="dxa"/>
          </w:tcPr>
          <w:p w14:paraId="087EA600" w14:textId="0A0C7815" w:rsidR="009D16C0" w:rsidRPr="00E70C9A" w:rsidRDefault="009D16C0" w:rsidP="00665822">
            <w:r>
              <w:rPr>
                <w:rFonts w:hint="eastAsia"/>
              </w:rPr>
              <w:t>质量评估</w:t>
            </w:r>
          </w:p>
        </w:tc>
      </w:tr>
      <w:tr w:rsidR="009D16C0" w:rsidRPr="00E70C9A" w14:paraId="37CD6500" w14:textId="77777777" w:rsidTr="009D16C0">
        <w:trPr>
          <w:jc w:val="center"/>
        </w:trPr>
        <w:tc>
          <w:tcPr>
            <w:tcW w:w="1696" w:type="dxa"/>
          </w:tcPr>
          <w:p w14:paraId="7B37CCCB" w14:textId="49EF54F8" w:rsidR="009D16C0" w:rsidRDefault="009D16C0" w:rsidP="00665822">
            <w:r>
              <w:rPr>
                <w:rFonts w:hint="eastAsia"/>
              </w:rPr>
              <w:t>Y</w:t>
            </w:r>
            <w:r>
              <w:t>/N</w:t>
            </w:r>
          </w:p>
        </w:tc>
        <w:tc>
          <w:tcPr>
            <w:tcW w:w="1843" w:type="dxa"/>
          </w:tcPr>
          <w:p w14:paraId="26B88720" w14:textId="4B367E0D" w:rsidR="009D16C0" w:rsidRDefault="009D16C0" w:rsidP="00665822">
            <w:r>
              <w:rPr>
                <w:rFonts w:hint="eastAsia"/>
              </w:rPr>
              <w:t>Y</w:t>
            </w:r>
            <w:r>
              <w:t>/N</w:t>
            </w:r>
          </w:p>
        </w:tc>
        <w:tc>
          <w:tcPr>
            <w:tcW w:w="1418" w:type="dxa"/>
          </w:tcPr>
          <w:p w14:paraId="1024A860" w14:textId="2648C660" w:rsidR="009D16C0" w:rsidRDefault="009D16C0" w:rsidP="00665822">
            <w:r>
              <w:rPr>
                <w:rFonts w:hint="eastAsia"/>
              </w:rPr>
              <w:t>Y</w:t>
            </w:r>
            <w:r>
              <w:t>/N</w:t>
            </w:r>
          </w:p>
        </w:tc>
        <w:tc>
          <w:tcPr>
            <w:tcW w:w="1134" w:type="dxa"/>
          </w:tcPr>
          <w:p w14:paraId="695C24DE" w14:textId="74852289" w:rsidR="009D16C0" w:rsidRDefault="009D16C0" w:rsidP="00665822">
            <w:r>
              <w:rPr>
                <w:rFonts w:hint="eastAsia"/>
              </w:rPr>
              <w:t>Y</w:t>
            </w:r>
            <w:r>
              <w:t>/N</w:t>
            </w:r>
          </w:p>
        </w:tc>
        <w:tc>
          <w:tcPr>
            <w:tcW w:w="850" w:type="dxa"/>
          </w:tcPr>
          <w:p w14:paraId="0EFF491E" w14:textId="55F31681" w:rsidR="009D16C0" w:rsidRDefault="009D16C0" w:rsidP="00665822">
            <w:r>
              <w:rPr>
                <w:rFonts w:hint="eastAsia"/>
              </w:rPr>
              <w:t>Y</w:t>
            </w:r>
            <w:r>
              <w:t>/N</w:t>
            </w:r>
          </w:p>
        </w:tc>
        <w:tc>
          <w:tcPr>
            <w:tcW w:w="851" w:type="dxa"/>
          </w:tcPr>
          <w:p w14:paraId="72A4D006" w14:textId="6216D149" w:rsidR="009D16C0" w:rsidRDefault="009D16C0" w:rsidP="00665822">
            <w:r>
              <w:rPr>
                <w:rFonts w:hint="eastAsia"/>
              </w:rPr>
              <w:t>Y</w:t>
            </w:r>
            <w:r>
              <w:t>/N</w:t>
            </w:r>
          </w:p>
        </w:tc>
      </w:tr>
    </w:tbl>
    <w:p w14:paraId="2D4C3A7F" w14:textId="15EBDEB9" w:rsidR="00BD47AD" w:rsidRDefault="00BD47AD" w:rsidP="00853429"/>
    <w:tbl>
      <w:tblPr>
        <w:tblStyle w:val="aff8"/>
        <w:tblW w:w="0" w:type="auto"/>
        <w:jc w:val="center"/>
        <w:tblLook w:val="04A0" w:firstRow="1" w:lastRow="0" w:firstColumn="1" w:lastColumn="0" w:noHBand="0" w:noVBand="1"/>
      </w:tblPr>
      <w:tblGrid>
        <w:gridCol w:w="1838"/>
        <w:gridCol w:w="5954"/>
      </w:tblGrid>
      <w:tr w:rsidR="00BD47AD" w:rsidRPr="00E70C9A" w14:paraId="40523C95" w14:textId="77777777" w:rsidTr="00665822">
        <w:trPr>
          <w:jc w:val="center"/>
        </w:trPr>
        <w:tc>
          <w:tcPr>
            <w:tcW w:w="7792" w:type="dxa"/>
            <w:gridSpan w:val="2"/>
          </w:tcPr>
          <w:p w14:paraId="242F295B" w14:textId="2C8373A2" w:rsidR="00BD47AD" w:rsidRPr="00E70C9A" w:rsidRDefault="009D16C0" w:rsidP="00665822">
            <w:pPr>
              <w:rPr>
                <w:b/>
              </w:rPr>
            </w:pPr>
            <w:r>
              <w:rPr>
                <w:rFonts w:hint="eastAsia"/>
                <w:b/>
              </w:rPr>
              <w:t>功能列表</w:t>
            </w:r>
          </w:p>
        </w:tc>
      </w:tr>
      <w:tr w:rsidR="00277B92" w:rsidRPr="00E70C9A" w14:paraId="4665771B" w14:textId="77777777" w:rsidTr="00277B92">
        <w:trPr>
          <w:jc w:val="center"/>
        </w:trPr>
        <w:tc>
          <w:tcPr>
            <w:tcW w:w="1838" w:type="dxa"/>
          </w:tcPr>
          <w:p w14:paraId="7009668C" w14:textId="77777777" w:rsidR="00277B92" w:rsidRPr="00E70C9A" w:rsidRDefault="00277B92" w:rsidP="00665822">
            <w:pPr>
              <w:rPr>
                <w:b/>
              </w:rPr>
            </w:pPr>
            <w:bookmarkStart w:id="37" w:name="OLE_LINK1"/>
            <w:r>
              <w:rPr>
                <w:rFonts w:hint="eastAsia"/>
                <w:b/>
              </w:rPr>
              <w:t>能力认证</w:t>
            </w:r>
            <w:bookmarkEnd w:id="37"/>
          </w:p>
        </w:tc>
        <w:tc>
          <w:tcPr>
            <w:tcW w:w="5954" w:type="dxa"/>
          </w:tcPr>
          <w:p w14:paraId="1D8797FB" w14:textId="77777777" w:rsidR="00277B92" w:rsidRPr="00277B92" w:rsidRDefault="00277B92" w:rsidP="00665822">
            <w:bookmarkStart w:id="38" w:name="OLE_LINK2"/>
            <w:r w:rsidRPr="00277B92">
              <w:rPr>
                <w:rFonts w:hint="eastAsia"/>
              </w:rPr>
              <w:t>检查</w:t>
            </w:r>
          </w:p>
          <w:p w14:paraId="499E7051" w14:textId="77777777" w:rsidR="00277B92" w:rsidRPr="00277B92" w:rsidRDefault="00277B92" w:rsidP="00665822">
            <w:bookmarkStart w:id="39" w:name="OLE_LINK6"/>
            <w:bookmarkEnd w:id="38"/>
            <w:r w:rsidRPr="00277B92">
              <w:rPr>
                <w:rFonts w:hint="eastAsia"/>
              </w:rPr>
              <w:t>改装</w:t>
            </w:r>
          </w:p>
          <w:bookmarkEnd w:id="39"/>
          <w:p w14:paraId="48876549" w14:textId="77777777" w:rsidR="00277B92" w:rsidRPr="00277B92" w:rsidRDefault="00277B92" w:rsidP="00665822">
            <w:r w:rsidRPr="00277B92">
              <w:rPr>
                <w:rFonts w:hint="eastAsia"/>
              </w:rPr>
              <w:t>修理</w:t>
            </w:r>
            <w:r w:rsidRPr="00277B92">
              <w:rPr>
                <w:rFonts w:hint="eastAsia"/>
              </w:rPr>
              <w:t>/</w:t>
            </w:r>
            <w:r w:rsidRPr="00277B92">
              <w:rPr>
                <w:rFonts w:hint="eastAsia"/>
              </w:rPr>
              <w:t>缺陷处理</w:t>
            </w:r>
          </w:p>
          <w:p w14:paraId="5EFA7A1F" w14:textId="77777777" w:rsidR="00277B92" w:rsidRPr="00277B92" w:rsidRDefault="00277B92" w:rsidP="00665822">
            <w:r w:rsidRPr="00277B92">
              <w:rPr>
                <w:rFonts w:hint="eastAsia"/>
              </w:rPr>
              <w:t>必检检验</w:t>
            </w:r>
          </w:p>
          <w:p w14:paraId="1055CB50" w14:textId="25CAEE2A" w:rsidR="00277B92" w:rsidRPr="00277B92" w:rsidRDefault="00277B92" w:rsidP="00665822">
            <w:r w:rsidRPr="00277B92">
              <w:rPr>
                <w:rFonts w:hint="eastAsia"/>
              </w:rPr>
              <w:t>翻修</w:t>
            </w:r>
          </w:p>
        </w:tc>
      </w:tr>
      <w:tr w:rsidR="00277B92" w:rsidRPr="00E70C9A" w14:paraId="7726FF1E" w14:textId="77777777" w:rsidTr="00277B92">
        <w:trPr>
          <w:jc w:val="center"/>
        </w:trPr>
        <w:tc>
          <w:tcPr>
            <w:tcW w:w="1838" w:type="dxa"/>
          </w:tcPr>
          <w:p w14:paraId="134C1B17" w14:textId="5E875204" w:rsidR="00277B92" w:rsidRPr="00E70C9A" w:rsidRDefault="00277B92" w:rsidP="00665822">
            <w:pPr>
              <w:rPr>
                <w:b/>
              </w:rPr>
            </w:pPr>
            <w:bookmarkStart w:id="40" w:name="OLE_LINK3"/>
            <w:r>
              <w:rPr>
                <w:rFonts w:hint="eastAsia"/>
                <w:b/>
              </w:rPr>
              <w:t>A</w:t>
            </w:r>
            <w:r>
              <w:rPr>
                <w:b/>
              </w:rPr>
              <w:t>PU</w:t>
            </w:r>
            <w:bookmarkEnd w:id="40"/>
          </w:p>
        </w:tc>
        <w:tc>
          <w:tcPr>
            <w:tcW w:w="5954" w:type="dxa"/>
          </w:tcPr>
          <w:p w14:paraId="73D96C91" w14:textId="5FC9B786" w:rsidR="00277B92" w:rsidRPr="00277B92" w:rsidRDefault="00277B92" w:rsidP="00665822">
            <w:bookmarkStart w:id="41" w:name="OLE_LINK4"/>
            <w:bookmarkStart w:id="42" w:name="OLE_LINK5"/>
            <w:r w:rsidRPr="00277B92">
              <w:rPr>
                <w:rFonts w:hint="eastAsia"/>
              </w:rPr>
              <w:t>A</w:t>
            </w:r>
            <w:r w:rsidRPr="00277B92">
              <w:t>PU</w:t>
            </w:r>
            <w:r w:rsidRPr="00277B92">
              <w:rPr>
                <w:rFonts w:hint="eastAsia"/>
              </w:rPr>
              <w:t>操作</w:t>
            </w:r>
            <w:bookmarkEnd w:id="41"/>
            <w:bookmarkEnd w:id="42"/>
          </w:p>
        </w:tc>
      </w:tr>
      <w:tr w:rsidR="00277B92" w:rsidRPr="00E70C9A" w14:paraId="48C91F54" w14:textId="77777777" w:rsidTr="00277B92">
        <w:trPr>
          <w:jc w:val="center"/>
        </w:trPr>
        <w:tc>
          <w:tcPr>
            <w:tcW w:w="1838" w:type="dxa"/>
          </w:tcPr>
          <w:p w14:paraId="76DB0E86" w14:textId="59DD189A" w:rsidR="00277B92" w:rsidRPr="00E70C9A" w:rsidRDefault="00277B92" w:rsidP="00665822">
            <w:pPr>
              <w:rPr>
                <w:b/>
              </w:rPr>
            </w:pPr>
            <w:r>
              <w:rPr>
                <w:rFonts w:hint="eastAsia"/>
                <w:b/>
              </w:rPr>
              <w:t>发动机试车</w:t>
            </w:r>
          </w:p>
        </w:tc>
        <w:tc>
          <w:tcPr>
            <w:tcW w:w="5954" w:type="dxa"/>
          </w:tcPr>
          <w:p w14:paraId="6BBCB8DF" w14:textId="77777777" w:rsidR="00277B92" w:rsidRPr="00277B92" w:rsidRDefault="00277B92" w:rsidP="00665822">
            <w:r w:rsidRPr="00277B92">
              <w:rPr>
                <w:rFonts w:hint="eastAsia"/>
              </w:rPr>
              <w:t>低功率</w:t>
            </w:r>
          </w:p>
          <w:p w14:paraId="7FFA84E4" w14:textId="394F41A0" w:rsidR="00277B92" w:rsidRPr="00277B92" w:rsidRDefault="00277B92" w:rsidP="00665822">
            <w:r w:rsidRPr="00277B92">
              <w:rPr>
                <w:rFonts w:hint="eastAsia"/>
              </w:rPr>
              <w:t>大功率及调校</w:t>
            </w:r>
          </w:p>
        </w:tc>
      </w:tr>
      <w:tr w:rsidR="00277B92" w:rsidRPr="00E70C9A" w14:paraId="599117E7" w14:textId="77777777" w:rsidTr="00277B92">
        <w:trPr>
          <w:jc w:val="center"/>
        </w:trPr>
        <w:tc>
          <w:tcPr>
            <w:tcW w:w="1838" w:type="dxa"/>
          </w:tcPr>
          <w:p w14:paraId="345C5D36" w14:textId="1289F544" w:rsidR="00277B92" w:rsidRPr="00E70C9A" w:rsidRDefault="00277B92" w:rsidP="00665822">
            <w:pPr>
              <w:rPr>
                <w:b/>
              </w:rPr>
            </w:pPr>
          </w:p>
        </w:tc>
        <w:tc>
          <w:tcPr>
            <w:tcW w:w="5954" w:type="dxa"/>
          </w:tcPr>
          <w:p w14:paraId="60132576" w14:textId="577FE1AA" w:rsidR="00277B92" w:rsidRPr="00277B92" w:rsidRDefault="00277B92" w:rsidP="00665822">
            <w:r w:rsidRPr="00277B92">
              <w:rPr>
                <w:rFonts w:hint="eastAsia"/>
              </w:rPr>
              <w:t>孔探</w:t>
            </w:r>
          </w:p>
        </w:tc>
      </w:tr>
      <w:tr w:rsidR="00277B92" w:rsidRPr="00E70C9A" w14:paraId="365FEDDF" w14:textId="77777777" w:rsidTr="00277B92">
        <w:trPr>
          <w:jc w:val="center"/>
        </w:trPr>
        <w:tc>
          <w:tcPr>
            <w:tcW w:w="1838" w:type="dxa"/>
          </w:tcPr>
          <w:p w14:paraId="1D004674" w14:textId="45FBBB43" w:rsidR="00277B92" w:rsidRPr="00E70C9A" w:rsidRDefault="00277B92" w:rsidP="00665822">
            <w:pPr>
              <w:rPr>
                <w:b/>
              </w:rPr>
            </w:pPr>
            <w:r>
              <w:rPr>
                <w:rFonts w:hint="eastAsia"/>
                <w:b/>
              </w:rPr>
              <w:t>部件加工</w:t>
            </w:r>
          </w:p>
        </w:tc>
        <w:tc>
          <w:tcPr>
            <w:tcW w:w="5954" w:type="dxa"/>
          </w:tcPr>
          <w:p w14:paraId="60A85F61" w14:textId="24751129" w:rsidR="00277B92" w:rsidRPr="00277B92" w:rsidRDefault="00277B92" w:rsidP="00665822">
            <w:r w:rsidRPr="00277B92">
              <w:rPr>
                <w:rFonts w:hint="eastAsia"/>
              </w:rPr>
              <w:t>部件加工</w:t>
            </w:r>
          </w:p>
        </w:tc>
      </w:tr>
      <w:tr w:rsidR="00277B92" w:rsidRPr="00E70C9A" w14:paraId="090BF43B" w14:textId="77777777" w:rsidTr="00277B92">
        <w:trPr>
          <w:jc w:val="center"/>
        </w:trPr>
        <w:tc>
          <w:tcPr>
            <w:tcW w:w="1838" w:type="dxa"/>
          </w:tcPr>
          <w:p w14:paraId="2E0819F3" w14:textId="768C12C4" w:rsidR="00277B92" w:rsidRPr="00E70C9A" w:rsidRDefault="00277B92" w:rsidP="00665822">
            <w:pPr>
              <w:rPr>
                <w:b/>
              </w:rPr>
            </w:pPr>
            <w:r>
              <w:rPr>
                <w:rFonts w:hint="eastAsia"/>
                <w:b/>
              </w:rPr>
              <w:t>计量</w:t>
            </w:r>
          </w:p>
        </w:tc>
        <w:tc>
          <w:tcPr>
            <w:tcW w:w="5954" w:type="dxa"/>
          </w:tcPr>
          <w:p w14:paraId="0D85ABAF" w14:textId="77777777" w:rsidR="00277B92" w:rsidRPr="00277B92" w:rsidRDefault="00277B92" w:rsidP="00665822">
            <w:r w:rsidRPr="00277B92">
              <w:rPr>
                <w:rFonts w:hint="eastAsia"/>
              </w:rPr>
              <w:t>操作</w:t>
            </w:r>
          </w:p>
          <w:p w14:paraId="7FCD7B9B" w14:textId="6486C5B7" w:rsidR="00277B92" w:rsidRPr="00277B92" w:rsidRDefault="00277B92" w:rsidP="00665822">
            <w:r w:rsidRPr="00277B92">
              <w:rPr>
                <w:rFonts w:hint="eastAsia"/>
              </w:rPr>
              <w:t>批准</w:t>
            </w:r>
          </w:p>
        </w:tc>
      </w:tr>
      <w:tr w:rsidR="00277B92" w:rsidRPr="00E70C9A" w14:paraId="363EB568" w14:textId="77777777" w:rsidTr="00277B92">
        <w:trPr>
          <w:jc w:val="center"/>
        </w:trPr>
        <w:tc>
          <w:tcPr>
            <w:tcW w:w="1838" w:type="dxa"/>
          </w:tcPr>
          <w:p w14:paraId="231A7E64" w14:textId="74FDC9D6" w:rsidR="00277B92" w:rsidRPr="00E70C9A" w:rsidRDefault="00277B92" w:rsidP="00665822">
            <w:pPr>
              <w:rPr>
                <w:b/>
              </w:rPr>
            </w:pPr>
            <w:r>
              <w:rPr>
                <w:rFonts w:hint="eastAsia"/>
                <w:b/>
              </w:rPr>
              <w:t>称重</w:t>
            </w:r>
          </w:p>
        </w:tc>
        <w:tc>
          <w:tcPr>
            <w:tcW w:w="5954" w:type="dxa"/>
          </w:tcPr>
          <w:p w14:paraId="6F241612" w14:textId="77777777" w:rsidR="00277B92" w:rsidRPr="00277B92" w:rsidRDefault="00277B92" w:rsidP="00665822">
            <w:r w:rsidRPr="00277B92">
              <w:rPr>
                <w:rFonts w:hint="eastAsia"/>
              </w:rPr>
              <w:t>飞机称重</w:t>
            </w:r>
          </w:p>
          <w:p w14:paraId="51BC0CAA" w14:textId="091A9BFC" w:rsidR="00277B92" w:rsidRPr="00277B92" w:rsidRDefault="00277B92" w:rsidP="00665822">
            <w:r>
              <w:rPr>
                <w:rFonts w:hint="eastAsia"/>
              </w:rPr>
              <w:lastRenderedPageBreak/>
              <w:t>称重检查</w:t>
            </w:r>
          </w:p>
        </w:tc>
      </w:tr>
      <w:tr w:rsidR="00277B92" w:rsidRPr="00E70C9A" w14:paraId="3AD66A6E" w14:textId="77777777" w:rsidTr="00277B92">
        <w:trPr>
          <w:jc w:val="center"/>
        </w:trPr>
        <w:tc>
          <w:tcPr>
            <w:tcW w:w="1838" w:type="dxa"/>
          </w:tcPr>
          <w:p w14:paraId="46B71F71" w14:textId="19FD70BA" w:rsidR="00277B92" w:rsidRDefault="00277B92" w:rsidP="00665822">
            <w:pPr>
              <w:rPr>
                <w:b/>
              </w:rPr>
            </w:pPr>
            <w:r>
              <w:rPr>
                <w:rFonts w:hint="eastAsia"/>
                <w:b/>
              </w:rPr>
              <w:lastRenderedPageBreak/>
              <w:t>N</w:t>
            </w:r>
            <w:r>
              <w:rPr>
                <w:b/>
              </w:rPr>
              <w:t>DT</w:t>
            </w:r>
          </w:p>
        </w:tc>
        <w:tc>
          <w:tcPr>
            <w:tcW w:w="5954" w:type="dxa"/>
          </w:tcPr>
          <w:p w14:paraId="65586F6B" w14:textId="77777777" w:rsidR="00277B92" w:rsidRDefault="00277B92" w:rsidP="00665822">
            <w:r>
              <w:rPr>
                <w:rFonts w:hint="eastAsia"/>
              </w:rPr>
              <w:t>超声波</w:t>
            </w:r>
          </w:p>
          <w:p w14:paraId="241071B3" w14:textId="77777777" w:rsidR="00277B92" w:rsidRDefault="00277B92" w:rsidP="00665822">
            <w:r>
              <w:rPr>
                <w:rFonts w:hint="eastAsia"/>
              </w:rPr>
              <w:t>涡流</w:t>
            </w:r>
          </w:p>
          <w:p w14:paraId="61445321" w14:textId="77777777" w:rsidR="00277B92" w:rsidRDefault="00277B92" w:rsidP="00665822">
            <w:r>
              <w:rPr>
                <w:rFonts w:hint="eastAsia"/>
              </w:rPr>
              <w:t>磁粉</w:t>
            </w:r>
          </w:p>
          <w:p w14:paraId="49E699FB" w14:textId="77777777" w:rsidR="00277B92" w:rsidRDefault="00277B92" w:rsidP="00665822">
            <w:r>
              <w:rPr>
                <w:rFonts w:hint="eastAsia"/>
              </w:rPr>
              <w:t>渗透</w:t>
            </w:r>
          </w:p>
          <w:p w14:paraId="319CED16" w14:textId="77777777" w:rsidR="00277B92" w:rsidRDefault="00277B92" w:rsidP="00665822">
            <w:r>
              <w:rPr>
                <w:rFonts w:hint="eastAsia"/>
              </w:rPr>
              <w:t>射线</w:t>
            </w:r>
          </w:p>
          <w:p w14:paraId="7A3E15C7" w14:textId="0E544747" w:rsidR="00277B92" w:rsidRPr="00277B92" w:rsidRDefault="00277B92" w:rsidP="00665822">
            <w:r>
              <w:rPr>
                <w:rFonts w:hint="eastAsia"/>
              </w:rPr>
              <w:t>红外线成像</w:t>
            </w:r>
          </w:p>
        </w:tc>
      </w:tr>
      <w:tr w:rsidR="00277B92" w:rsidRPr="00E70C9A" w14:paraId="1832F4AF" w14:textId="77777777" w:rsidTr="00277B92">
        <w:trPr>
          <w:jc w:val="center"/>
        </w:trPr>
        <w:tc>
          <w:tcPr>
            <w:tcW w:w="1838" w:type="dxa"/>
          </w:tcPr>
          <w:p w14:paraId="1B1FDAC0" w14:textId="447BBD0D" w:rsidR="00277B92" w:rsidRDefault="00277B92" w:rsidP="00665822">
            <w:pPr>
              <w:rPr>
                <w:b/>
              </w:rPr>
            </w:pPr>
          </w:p>
        </w:tc>
        <w:tc>
          <w:tcPr>
            <w:tcW w:w="5954" w:type="dxa"/>
          </w:tcPr>
          <w:p w14:paraId="3017B2CB" w14:textId="31484399" w:rsidR="00277B92" w:rsidRPr="001D51DD" w:rsidRDefault="001D51DD" w:rsidP="00665822">
            <w:r w:rsidRPr="001D51DD">
              <w:rPr>
                <w:rFonts w:hint="eastAsia"/>
              </w:rPr>
              <w:t>结构检查和防腐</w:t>
            </w:r>
          </w:p>
        </w:tc>
      </w:tr>
      <w:tr w:rsidR="00277B92" w:rsidRPr="00E70C9A" w14:paraId="7644C7A9" w14:textId="77777777" w:rsidTr="00277B92">
        <w:trPr>
          <w:jc w:val="center"/>
        </w:trPr>
        <w:tc>
          <w:tcPr>
            <w:tcW w:w="1838" w:type="dxa"/>
          </w:tcPr>
          <w:p w14:paraId="5509755C" w14:textId="0BFBB1DA" w:rsidR="00277B92" w:rsidRDefault="00277B92" w:rsidP="00665822">
            <w:pPr>
              <w:rPr>
                <w:b/>
              </w:rPr>
            </w:pPr>
          </w:p>
        </w:tc>
        <w:tc>
          <w:tcPr>
            <w:tcW w:w="5954" w:type="dxa"/>
          </w:tcPr>
          <w:p w14:paraId="66E83BA3" w14:textId="44E9A7A0" w:rsidR="00277B92" w:rsidRPr="001D51DD" w:rsidRDefault="001D51DD" w:rsidP="00665822">
            <w:r w:rsidRPr="001D51DD">
              <w:rPr>
                <w:rFonts w:hint="eastAsia"/>
              </w:rPr>
              <w:t>专业放行证书的签署</w:t>
            </w:r>
          </w:p>
        </w:tc>
      </w:tr>
      <w:tr w:rsidR="00277B92" w:rsidRPr="00E70C9A" w14:paraId="31C18BCD" w14:textId="77777777" w:rsidTr="00277B92">
        <w:trPr>
          <w:jc w:val="center"/>
        </w:trPr>
        <w:tc>
          <w:tcPr>
            <w:tcW w:w="1838" w:type="dxa"/>
          </w:tcPr>
          <w:p w14:paraId="13D1A182" w14:textId="6B3D023F" w:rsidR="00277B92" w:rsidRDefault="00277B92" w:rsidP="00665822">
            <w:pPr>
              <w:rPr>
                <w:b/>
              </w:rPr>
            </w:pPr>
          </w:p>
        </w:tc>
        <w:tc>
          <w:tcPr>
            <w:tcW w:w="5954" w:type="dxa"/>
          </w:tcPr>
          <w:p w14:paraId="6C2DBD3C" w14:textId="5D827007" w:rsidR="00277B92" w:rsidRPr="001D51DD" w:rsidRDefault="001D51DD" w:rsidP="00665822">
            <w:r w:rsidRPr="001D51DD">
              <w:rPr>
                <w:rFonts w:hint="eastAsia"/>
              </w:rPr>
              <w:t>最终放行证书的签署</w:t>
            </w:r>
          </w:p>
        </w:tc>
      </w:tr>
    </w:tbl>
    <w:p w14:paraId="00B58D95" w14:textId="4DE3A96D" w:rsidR="00665E1C" w:rsidRDefault="00665E1C" w:rsidP="00853429"/>
    <w:p w14:paraId="036C0AC5" w14:textId="7C7F6FC7" w:rsidR="00EC34B8" w:rsidRPr="00665E1C" w:rsidRDefault="002C07A4" w:rsidP="00853429">
      <w:r>
        <w:rPr>
          <w:noProof/>
        </w:rPr>
        <w:drawing>
          <wp:inline distT="0" distB="0" distL="0" distR="0" wp14:anchorId="1F83F46F" wp14:editId="24451095">
            <wp:extent cx="5156648" cy="4512624"/>
            <wp:effectExtent l="0" t="0" r="6350" b="2540"/>
            <wp:docPr id="8" name="图片 1" descr="C:\Documents and Settings\gongqingfen\Application Data\Foxmail7\Temp-3244-20180108102433\Attach\Catch1201(01-08-11-1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ongqingfen\Application Data\Foxmail7\Temp-3244-20180108102433\Attach\Catch1201(01-08-11-14-37).jpg"/>
                    <pic:cNvPicPr>
                      <a:picLocks noChangeAspect="1" noChangeArrowheads="1"/>
                    </pic:cNvPicPr>
                  </pic:nvPicPr>
                  <pic:blipFill>
                    <a:blip r:embed="rId18" cstate="print"/>
                    <a:srcRect/>
                    <a:stretch>
                      <a:fillRect/>
                    </a:stretch>
                  </pic:blipFill>
                  <pic:spPr bwMode="auto">
                    <a:xfrm>
                      <a:off x="0" y="0"/>
                      <a:ext cx="5241574" cy="4586944"/>
                    </a:xfrm>
                    <a:prstGeom prst="rect">
                      <a:avLst/>
                    </a:prstGeom>
                    <a:noFill/>
                    <a:ln w="9525">
                      <a:noFill/>
                      <a:miter lim="800000"/>
                      <a:headEnd/>
                      <a:tailEnd/>
                    </a:ln>
                  </pic:spPr>
                </pic:pic>
              </a:graphicData>
            </a:graphic>
          </wp:inline>
        </w:drawing>
      </w:r>
    </w:p>
    <w:sectPr w:rsidR="00EC34B8" w:rsidRPr="00665E1C">
      <w:headerReference w:type="default" r:id="rId19"/>
      <w:footerReference w:type="default" r:id="rId20"/>
      <w:pgSz w:w="11907" w:h="16839"/>
      <w:pgMar w:top="1440" w:right="1077" w:bottom="1440" w:left="1077" w:header="454" w:footer="28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6A9CA8" w14:textId="77777777" w:rsidR="00197EB9" w:rsidRDefault="00197EB9">
      <w:r>
        <w:separator/>
      </w:r>
    </w:p>
  </w:endnote>
  <w:endnote w:type="continuationSeparator" w:id="0">
    <w:p w14:paraId="49C74E25" w14:textId="77777777" w:rsidR="00197EB9" w:rsidRDefault="00197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TKTypeRegular">
    <w:altName w:val="Segoe Print"/>
    <w:charset w:val="00"/>
    <w:family w:val="auto"/>
    <w:pitch w:val="default"/>
    <w:sig w:usb0="00000000"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 w:name="Arial Bold">
    <w:altName w:val="Arial"/>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Microsoft YaHei U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53E" w14:textId="07DA7D07" w:rsidR="002F18D0" w:rsidRDefault="002F18D0">
    <w:pPr>
      <w:pStyle w:val="af5"/>
      <w:pBdr>
        <w:top w:val="single" w:sz="4" w:space="9" w:color="auto"/>
      </w:pBdr>
      <w:jc w:val="center"/>
      <w:rPr>
        <w:sz w:val="18"/>
        <w:szCs w:val="20"/>
      </w:rPr>
    </w:pPr>
    <w:r>
      <w:rPr>
        <w:rFonts w:hint="eastAsia"/>
        <w:snapToGrid w:val="0"/>
        <w:sz w:val="18"/>
        <w:szCs w:val="20"/>
      </w:rPr>
      <w:t>第</w:t>
    </w:r>
    <w:r>
      <w:rPr>
        <w:snapToGrid w:val="0"/>
        <w:sz w:val="18"/>
        <w:szCs w:val="20"/>
      </w:rPr>
      <w:fldChar w:fldCharType="begin"/>
    </w:r>
    <w:r>
      <w:rPr>
        <w:snapToGrid w:val="0"/>
        <w:sz w:val="18"/>
        <w:szCs w:val="20"/>
      </w:rPr>
      <w:instrText xml:space="preserve"> PAGE </w:instrText>
    </w:r>
    <w:r>
      <w:rPr>
        <w:snapToGrid w:val="0"/>
        <w:sz w:val="18"/>
        <w:szCs w:val="20"/>
      </w:rPr>
      <w:fldChar w:fldCharType="separate"/>
    </w:r>
    <w:r w:rsidR="00C76364">
      <w:rPr>
        <w:noProof/>
        <w:snapToGrid w:val="0"/>
        <w:sz w:val="18"/>
        <w:szCs w:val="20"/>
      </w:rPr>
      <w:t>22</w:t>
    </w:r>
    <w:r>
      <w:rPr>
        <w:snapToGrid w:val="0"/>
        <w:sz w:val="18"/>
        <w:szCs w:val="20"/>
      </w:rPr>
      <w:fldChar w:fldCharType="end"/>
    </w:r>
    <w:r>
      <w:rPr>
        <w:rFonts w:hint="eastAsia"/>
        <w:snapToGrid w:val="0"/>
        <w:sz w:val="18"/>
        <w:szCs w:val="20"/>
      </w:rPr>
      <w:t>页共</w:t>
    </w:r>
    <w:r>
      <w:rPr>
        <w:snapToGrid w:val="0"/>
        <w:sz w:val="18"/>
        <w:szCs w:val="20"/>
      </w:rPr>
      <w:fldChar w:fldCharType="begin"/>
    </w:r>
    <w:r>
      <w:rPr>
        <w:snapToGrid w:val="0"/>
        <w:sz w:val="18"/>
        <w:szCs w:val="20"/>
      </w:rPr>
      <w:instrText xml:space="preserve"> NUMPAGES </w:instrText>
    </w:r>
    <w:r>
      <w:rPr>
        <w:snapToGrid w:val="0"/>
        <w:sz w:val="18"/>
        <w:szCs w:val="20"/>
      </w:rPr>
      <w:fldChar w:fldCharType="separate"/>
    </w:r>
    <w:r w:rsidR="00C76364">
      <w:rPr>
        <w:noProof/>
        <w:snapToGrid w:val="0"/>
        <w:sz w:val="18"/>
        <w:szCs w:val="20"/>
      </w:rPr>
      <w:t>68</w:t>
    </w:r>
    <w:r>
      <w:rPr>
        <w:snapToGrid w:val="0"/>
        <w:sz w:val="18"/>
        <w:szCs w:val="20"/>
      </w:rPr>
      <w:fldChar w:fldCharType="end"/>
    </w:r>
    <w:r>
      <w:rPr>
        <w:rFonts w:hint="eastAsia"/>
        <w:snapToGrid w:val="0"/>
        <w:sz w:val="18"/>
        <w:szCs w:val="20"/>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6F4DE" w14:textId="77777777" w:rsidR="00197EB9" w:rsidRDefault="00197EB9">
      <w:r>
        <w:separator/>
      </w:r>
    </w:p>
  </w:footnote>
  <w:footnote w:type="continuationSeparator" w:id="0">
    <w:p w14:paraId="0FF66AA2" w14:textId="77777777" w:rsidR="00197EB9" w:rsidRDefault="00197E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ADC4B" w14:textId="77777777" w:rsidR="002F18D0" w:rsidRDefault="002F18D0">
    <w:pPr>
      <w:pStyle w:val="affc"/>
      <w:pBdr>
        <w:bottom w:val="single" w:sz="4" w:space="1" w:color="auto"/>
      </w:pBdr>
      <w:rPr>
        <w:sz w:val="24"/>
      </w:rPr>
    </w:pPr>
    <w:r>
      <w:rPr>
        <w:rFonts w:hint="eastAsia"/>
        <w:sz w:val="24"/>
      </w:rPr>
      <w:t>太古质量安全培训管理项目</w:t>
    </w:r>
  </w:p>
  <w:p w14:paraId="00420C88" w14:textId="77777777" w:rsidR="002F18D0" w:rsidRDefault="002F18D0">
    <w:pPr>
      <w:pStyle w:val="affc"/>
      <w:pBdr>
        <w:bottom w:val="single" w:sz="4" w:space="1" w:color="auto"/>
      </w:pBdr>
      <w:rPr>
        <w:sz w:val="32"/>
      </w:rPr>
    </w:pPr>
    <w:r>
      <w:rPr>
        <w:rFonts w:hint="eastAsia"/>
        <w:sz w:val="24"/>
      </w:rPr>
      <w:t>蓝图文档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450C"/>
    <w:multiLevelType w:val="multilevel"/>
    <w:tmpl w:val="012D450C"/>
    <w:lvl w:ilvl="0">
      <w:start w:val="1"/>
      <w:numFmt w:val="bullet"/>
      <w:pStyle w:val="8"/>
      <w:lvlText w:val=""/>
      <w:lvlJc w:val="left"/>
      <w:pPr>
        <w:ind w:left="1911" w:hanging="420"/>
      </w:pPr>
      <w:rPr>
        <w:rFonts w:ascii="Wingdings" w:hAnsi="Wingdings" w:hint="default"/>
      </w:rPr>
    </w:lvl>
    <w:lvl w:ilvl="1">
      <w:start w:val="1"/>
      <w:numFmt w:val="bullet"/>
      <w:lvlText w:val=""/>
      <w:lvlJc w:val="left"/>
      <w:pPr>
        <w:ind w:left="2331" w:hanging="420"/>
      </w:pPr>
      <w:rPr>
        <w:rFonts w:ascii="Wingdings" w:hAnsi="Wingdings" w:hint="default"/>
      </w:rPr>
    </w:lvl>
    <w:lvl w:ilvl="2">
      <w:start w:val="1"/>
      <w:numFmt w:val="bullet"/>
      <w:lvlText w:val=""/>
      <w:lvlJc w:val="left"/>
      <w:pPr>
        <w:ind w:left="2751" w:hanging="420"/>
      </w:pPr>
      <w:rPr>
        <w:rFonts w:ascii="Wingdings" w:hAnsi="Wingdings" w:hint="default"/>
      </w:rPr>
    </w:lvl>
    <w:lvl w:ilvl="3">
      <w:start w:val="1"/>
      <w:numFmt w:val="bullet"/>
      <w:lvlText w:val=""/>
      <w:lvlJc w:val="left"/>
      <w:pPr>
        <w:ind w:left="3171" w:hanging="420"/>
      </w:pPr>
      <w:rPr>
        <w:rFonts w:ascii="Wingdings" w:hAnsi="Wingdings" w:hint="default"/>
      </w:rPr>
    </w:lvl>
    <w:lvl w:ilvl="4">
      <w:start w:val="1"/>
      <w:numFmt w:val="bullet"/>
      <w:lvlText w:val=""/>
      <w:lvlJc w:val="left"/>
      <w:pPr>
        <w:ind w:left="3591" w:hanging="420"/>
      </w:pPr>
      <w:rPr>
        <w:rFonts w:ascii="Wingdings" w:hAnsi="Wingdings" w:hint="default"/>
      </w:rPr>
    </w:lvl>
    <w:lvl w:ilvl="5">
      <w:start w:val="1"/>
      <w:numFmt w:val="bullet"/>
      <w:lvlText w:val=""/>
      <w:lvlJc w:val="left"/>
      <w:pPr>
        <w:ind w:left="4011" w:hanging="420"/>
      </w:pPr>
      <w:rPr>
        <w:rFonts w:ascii="Wingdings" w:hAnsi="Wingdings" w:hint="default"/>
      </w:rPr>
    </w:lvl>
    <w:lvl w:ilvl="6">
      <w:start w:val="1"/>
      <w:numFmt w:val="bullet"/>
      <w:lvlText w:val=""/>
      <w:lvlJc w:val="left"/>
      <w:pPr>
        <w:ind w:left="4431" w:hanging="420"/>
      </w:pPr>
      <w:rPr>
        <w:rFonts w:ascii="Wingdings" w:hAnsi="Wingdings" w:hint="default"/>
      </w:rPr>
    </w:lvl>
    <w:lvl w:ilvl="7">
      <w:start w:val="1"/>
      <w:numFmt w:val="bullet"/>
      <w:lvlText w:val=""/>
      <w:lvlJc w:val="left"/>
      <w:pPr>
        <w:ind w:left="4851" w:hanging="420"/>
      </w:pPr>
      <w:rPr>
        <w:rFonts w:ascii="Wingdings" w:hAnsi="Wingdings" w:hint="default"/>
      </w:rPr>
    </w:lvl>
    <w:lvl w:ilvl="8">
      <w:start w:val="1"/>
      <w:numFmt w:val="bullet"/>
      <w:lvlText w:val=""/>
      <w:lvlJc w:val="left"/>
      <w:pPr>
        <w:ind w:left="5271" w:hanging="420"/>
      </w:pPr>
      <w:rPr>
        <w:rFonts w:ascii="Wingdings" w:hAnsi="Wingdings" w:hint="default"/>
      </w:rPr>
    </w:lvl>
  </w:abstractNum>
  <w:abstractNum w:abstractNumId="1" w15:restartNumberingAfterBreak="0">
    <w:nsid w:val="059A1C76"/>
    <w:multiLevelType w:val="hybridMultilevel"/>
    <w:tmpl w:val="3EE080A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 w15:restartNumberingAfterBreak="0">
    <w:nsid w:val="0B2A735E"/>
    <w:multiLevelType w:val="multilevel"/>
    <w:tmpl w:val="0B2A735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F74088"/>
    <w:multiLevelType w:val="multilevel"/>
    <w:tmpl w:val="16F74088"/>
    <w:lvl w:ilvl="0">
      <w:start w:val="1"/>
      <w:numFmt w:val="decimal"/>
      <w:pStyle w:val="Cap1"/>
      <w:lvlText w:val="%1."/>
      <w:lvlJc w:val="left"/>
      <w:pPr>
        <w:tabs>
          <w:tab w:val="left" w:pos="425"/>
        </w:tabs>
        <w:ind w:left="425" w:hanging="425"/>
      </w:pPr>
      <w:rPr>
        <w:rFonts w:ascii="Arial" w:eastAsia="宋体" w:hAnsi="Arial" w:hint="eastAsia"/>
        <w:b/>
        <w:i w:val="0"/>
      </w:rPr>
    </w:lvl>
    <w:lvl w:ilvl="1">
      <w:start w:val="1"/>
      <w:numFmt w:val="decimal"/>
      <w:pStyle w:val="Cap2"/>
      <w:lvlText w:val="%1.%2."/>
      <w:lvlJc w:val="left"/>
      <w:pPr>
        <w:tabs>
          <w:tab w:val="left" w:pos="567"/>
        </w:tabs>
        <w:ind w:left="567" w:hanging="567"/>
      </w:pPr>
      <w:rPr>
        <w:rFonts w:hint="default"/>
        <w:b/>
        <w:i w:val="0"/>
        <w:color w:val="auto"/>
        <w:sz w:val="24"/>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 w15:restartNumberingAfterBreak="0">
    <w:nsid w:val="1B065D97"/>
    <w:multiLevelType w:val="hybridMultilevel"/>
    <w:tmpl w:val="749E754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 w15:restartNumberingAfterBreak="0">
    <w:nsid w:val="1B500CC4"/>
    <w:multiLevelType w:val="multilevel"/>
    <w:tmpl w:val="1B500CC4"/>
    <w:lvl w:ilvl="0">
      <w:start w:val="1"/>
      <w:numFmt w:val="bullet"/>
      <w:pStyle w:val="CapBullet1"/>
      <w:lvlText w:val=""/>
      <w:lvlJc w:val="left"/>
      <w:pPr>
        <w:tabs>
          <w:tab w:val="left" w:pos="2988"/>
        </w:tabs>
        <w:ind w:left="298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201F00D7"/>
    <w:multiLevelType w:val="hybridMultilevel"/>
    <w:tmpl w:val="C366AA32"/>
    <w:lvl w:ilvl="0" w:tplc="04090001">
      <w:start w:val="1"/>
      <w:numFmt w:val="bullet"/>
      <w:lvlText w:val=""/>
      <w:lvlJc w:val="left"/>
      <w:pPr>
        <w:ind w:left="1780" w:hanging="420"/>
      </w:pPr>
      <w:rPr>
        <w:rFonts w:ascii="Wingdings" w:hAnsi="Wingdings" w:hint="default"/>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7" w15:restartNumberingAfterBreak="0">
    <w:nsid w:val="22C16C80"/>
    <w:multiLevelType w:val="hybridMultilevel"/>
    <w:tmpl w:val="78B2B8D4"/>
    <w:lvl w:ilvl="0" w:tplc="04090001">
      <w:start w:val="1"/>
      <w:numFmt w:val="bullet"/>
      <w:lvlText w:val=""/>
      <w:lvlJc w:val="left"/>
      <w:pPr>
        <w:ind w:left="1865" w:hanging="420"/>
      </w:pPr>
      <w:rPr>
        <w:rFonts w:ascii="Wingdings" w:hAnsi="Wingdings" w:hint="default"/>
      </w:rPr>
    </w:lvl>
    <w:lvl w:ilvl="1" w:tplc="04090003" w:tentative="1">
      <w:start w:val="1"/>
      <w:numFmt w:val="bullet"/>
      <w:lvlText w:val=""/>
      <w:lvlJc w:val="left"/>
      <w:pPr>
        <w:ind w:left="2285" w:hanging="420"/>
      </w:pPr>
      <w:rPr>
        <w:rFonts w:ascii="Wingdings" w:hAnsi="Wingdings" w:hint="default"/>
      </w:rPr>
    </w:lvl>
    <w:lvl w:ilvl="2" w:tplc="04090005" w:tentative="1">
      <w:start w:val="1"/>
      <w:numFmt w:val="bullet"/>
      <w:lvlText w:val=""/>
      <w:lvlJc w:val="left"/>
      <w:pPr>
        <w:ind w:left="2705" w:hanging="420"/>
      </w:pPr>
      <w:rPr>
        <w:rFonts w:ascii="Wingdings" w:hAnsi="Wingdings" w:hint="default"/>
      </w:rPr>
    </w:lvl>
    <w:lvl w:ilvl="3" w:tplc="04090001" w:tentative="1">
      <w:start w:val="1"/>
      <w:numFmt w:val="bullet"/>
      <w:lvlText w:val=""/>
      <w:lvlJc w:val="left"/>
      <w:pPr>
        <w:ind w:left="3125" w:hanging="420"/>
      </w:pPr>
      <w:rPr>
        <w:rFonts w:ascii="Wingdings" w:hAnsi="Wingdings" w:hint="default"/>
      </w:rPr>
    </w:lvl>
    <w:lvl w:ilvl="4" w:tplc="04090003" w:tentative="1">
      <w:start w:val="1"/>
      <w:numFmt w:val="bullet"/>
      <w:lvlText w:val=""/>
      <w:lvlJc w:val="left"/>
      <w:pPr>
        <w:ind w:left="3545" w:hanging="420"/>
      </w:pPr>
      <w:rPr>
        <w:rFonts w:ascii="Wingdings" w:hAnsi="Wingdings" w:hint="default"/>
      </w:rPr>
    </w:lvl>
    <w:lvl w:ilvl="5" w:tplc="04090005" w:tentative="1">
      <w:start w:val="1"/>
      <w:numFmt w:val="bullet"/>
      <w:lvlText w:val=""/>
      <w:lvlJc w:val="left"/>
      <w:pPr>
        <w:ind w:left="3965" w:hanging="420"/>
      </w:pPr>
      <w:rPr>
        <w:rFonts w:ascii="Wingdings" w:hAnsi="Wingdings" w:hint="default"/>
      </w:rPr>
    </w:lvl>
    <w:lvl w:ilvl="6" w:tplc="04090001" w:tentative="1">
      <w:start w:val="1"/>
      <w:numFmt w:val="bullet"/>
      <w:lvlText w:val=""/>
      <w:lvlJc w:val="left"/>
      <w:pPr>
        <w:ind w:left="4385" w:hanging="420"/>
      </w:pPr>
      <w:rPr>
        <w:rFonts w:ascii="Wingdings" w:hAnsi="Wingdings" w:hint="default"/>
      </w:rPr>
    </w:lvl>
    <w:lvl w:ilvl="7" w:tplc="04090003" w:tentative="1">
      <w:start w:val="1"/>
      <w:numFmt w:val="bullet"/>
      <w:lvlText w:val=""/>
      <w:lvlJc w:val="left"/>
      <w:pPr>
        <w:ind w:left="4805" w:hanging="420"/>
      </w:pPr>
      <w:rPr>
        <w:rFonts w:ascii="Wingdings" w:hAnsi="Wingdings" w:hint="default"/>
      </w:rPr>
    </w:lvl>
    <w:lvl w:ilvl="8" w:tplc="04090005" w:tentative="1">
      <w:start w:val="1"/>
      <w:numFmt w:val="bullet"/>
      <w:lvlText w:val=""/>
      <w:lvlJc w:val="left"/>
      <w:pPr>
        <w:ind w:left="5225" w:hanging="420"/>
      </w:pPr>
      <w:rPr>
        <w:rFonts w:ascii="Wingdings" w:hAnsi="Wingdings" w:hint="default"/>
      </w:rPr>
    </w:lvl>
  </w:abstractNum>
  <w:abstractNum w:abstractNumId="8" w15:restartNumberingAfterBreak="0">
    <w:nsid w:val="288E7EF0"/>
    <w:multiLevelType w:val="hybridMultilevel"/>
    <w:tmpl w:val="17D6B918"/>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9" w15:restartNumberingAfterBreak="0">
    <w:nsid w:val="2C2D6920"/>
    <w:multiLevelType w:val="hybridMultilevel"/>
    <w:tmpl w:val="7FAE9B74"/>
    <w:lvl w:ilvl="0" w:tplc="04090001">
      <w:start w:val="1"/>
      <w:numFmt w:val="bullet"/>
      <w:lvlText w:val=""/>
      <w:lvlJc w:val="left"/>
      <w:pPr>
        <w:ind w:left="1780" w:hanging="420"/>
      </w:pPr>
      <w:rPr>
        <w:rFonts w:ascii="Wingdings" w:hAnsi="Wingdings" w:hint="default"/>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10" w15:restartNumberingAfterBreak="0">
    <w:nsid w:val="303D58E8"/>
    <w:multiLevelType w:val="hybridMultilevel"/>
    <w:tmpl w:val="EEAAB7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61B6B68"/>
    <w:multiLevelType w:val="multilevel"/>
    <w:tmpl w:val="361B6B68"/>
    <w:lvl w:ilvl="0">
      <w:start w:val="1"/>
      <w:numFmt w:val="decimal"/>
      <w:pStyle w:val="1"/>
      <w:lvlText w:val="%1."/>
      <w:lvlJc w:val="left"/>
      <w:pPr>
        <w:ind w:left="340" w:hanging="340"/>
      </w:pPr>
      <w:rPr>
        <w:rFonts w:hint="eastAsia"/>
      </w:rPr>
    </w:lvl>
    <w:lvl w:ilvl="1">
      <w:start w:val="1"/>
      <w:numFmt w:val="decimal"/>
      <w:pStyle w:val="2"/>
      <w:lvlText w:val="%1.%2."/>
      <w:lvlJc w:val="left"/>
      <w:pPr>
        <w:ind w:left="794" w:hanging="454"/>
      </w:pPr>
      <w:rPr>
        <w:rFonts w:hint="eastAsia"/>
      </w:rPr>
    </w:lvl>
    <w:lvl w:ilvl="2">
      <w:start w:val="1"/>
      <w:numFmt w:val="decimal"/>
      <w:pStyle w:val="3"/>
      <w:lvlText w:val="%1.%2.%3."/>
      <w:lvlJc w:val="left"/>
      <w:pPr>
        <w:ind w:left="3856" w:hanging="454"/>
      </w:pPr>
      <w:rPr>
        <w:b w:val="0"/>
        <w:bCs w:val="0"/>
        <w:i w:val="0"/>
        <w:iCs w:val="0"/>
        <w:caps w:val="0"/>
        <w:smallCaps w:val="0"/>
        <w:strike w:val="0"/>
        <w:dstrike w:val="0"/>
        <w:color w:val="000000"/>
        <w:spacing w:val="0"/>
        <w:kern w:val="0"/>
        <w:position w:val="0"/>
        <w:u w:val="none"/>
      </w:rPr>
    </w:lvl>
    <w:lvl w:ilvl="3">
      <w:start w:val="1"/>
      <w:numFmt w:val="decimal"/>
      <w:pStyle w:val="4"/>
      <w:lvlText w:val="%1.%2.%3.%4."/>
      <w:lvlJc w:val="left"/>
      <w:pPr>
        <w:ind w:left="1588" w:hanging="454"/>
      </w:pPr>
      <w:rPr>
        <w:rFonts w:hint="eastAsia"/>
        <w:color w:val="000000" w:themeColor="text1"/>
      </w:rPr>
    </w:lvl>
    <w:lvl w:ilvl="4">
      <w:start w:val="1"/>
      <w:numFmt w:val="decimal"/>
      <w:pStyle w:val="5"/>
      <w:lvlText w:val="%5)"/>
      <w:lvlJc w:val="left"/>
      <w:pPr>
        <w:ind w:left="1446" w:hanging="454"/>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2" w15:restartNumberingAfterBreak="0">
    <w:nsid w:val="3891401A"/>
    <w:multiLevelType w:val="multilevel"/>
    <w:tmpl w:val="3891401A"/>
    <w:lvl w:ilvl="0">
      <w:start w:val="1"/>
      <w:numFmt w:val="decimal"/>
      <w:pStyle w:val="Cap10"/>
      <w:isLgl/>
      <w:lvlText w:val="%1."/>
      <w:lvlJc w:val="left"/>
      <w:pPr>
        <w:tabs>
          <w:tab w:val="left" w:pos="425"/>
        </w:tabs>
        <w:ind w:left="425" w:hanging="425"/>
      </w:pPr>
      <w:rPr>
        <w:rFonts w:hint="eastAsia"/>
      </w:rPr>
    </w:lvl>
    <w:lvl w:ilvl="1">
      <w:start w:val="1"/>
      <w:numFmt w:val="decimal"/>
      <w:pStyle w:val="Cap20"/>
      <w:isLgl/>
      <w:lvlText w:val="%1.%2."/>
      <w:lvlJc w:val="left"/>
      <w:pPr>
        <w:tabs>
          <w:tab w:val="left" w:pos="567"/>
        </w:tabs>
        <w:ind w:left="567" w:hanging="567"/>
      </w:pPr>
      <w:rPr>
        <w:rFonts w:hint="eastAsia"/>
      </w:rPr>
    </w:lvl>
    <w:lvl w:ilvl="2">
      <w:start w:val="1"/>
      <w:numFmt w:val="decimal"/>
      <w:pStyle w:val="Cap3"/>
      <w:isLg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3" w15:restartNumberingAfterBreak="0">
    <w:nsid w:val="3D8C65CC"/>
    <w:multiLevelType w:val="hybridMultilevel"/>
    <w:tmpl w:val="3FA6295E"/>
    <w:lvl w:ilvl="0" w:tplc="04090001">
      <w:start w:val="1"/>
      <w:numFmt w:val="bullet"/>
      <w:lvlText w:val=""/>
      <w:lvlJc w:val="left"/>
      <w:pPr>
        <w:ind w:left="2460" w:hanging="420"/>
      </w:pPr>
      <w:rPr>
        <w:rFonts w:ascii="Wingdings" w:hAnsi="Wingdings" w:hint="default"/>
      </w:rPr>
    </w:lvl>
    <w:lvl w:ilvl="1" w:tplc="04090003" w:tentative="1">
      <w:start w:val="1"/>
      <w:numFmt w:val="bullet"/>
      <w:lvlText w:val=""/>
      <w:lvlJc w:val="left"/>
      <w:pPr>
        <w:ind w:left="2880" w:hanging="420"/>
      </w:pPr>
      <w:rPr>
        <w:rFonts w:ascii="Wingdings" w:hAnsi="Wingdings" w:hint="default"/>
      </w:rPr>
    </w:lvl>
    <w:lvl w:ilvl="2" w:tplc="04090005" w:tentative="1">
      <w:start w:val="1"/>
      <w:numFmt w:val="bullet"/>
      <w:lvlText w:val=""/>
      <w:lvlJc w:val="left"/>
      <w:pPr>
        <w:ind w:left="3300" w:hanging="420"/>
      </w:pPr>
      <w:rPr>
        <w:rFonts w:ascii="Wingdings" w:hAnsi="Wingdings" w:hint="default"/>
      </w:rPr>
    </w:lvl>
    <w:lvl w:ilvl="3" w:tplc="04090001" w:tentative="1">
      <w:start w:val="1"/>
      <w:numFmt w:val="bullet"/>
      <w:lvlText w:val=""/>
      <w:lvlJc w:val="left"/>
      <w:pPr>
        <w:ind w:left="3720" w:hanging="420"/>
      </w:pPr>
      <w:rPr>
        <w:rFonts w:ascii="Wingdings" w:hAnsi="Wingdings" w:hint="default"/>
      </w:rPr>
    </w:lvl>
    <w:lvl w:ilvl="4" w:tplc="04090003" w:tentative="1">
      <w:start w:val="1"/>
      <w:numFmt w:val="bullet"/>
      <w:lvlText w:val=""/>
      <w:lvlJc w:val="left"/>
      <w:pPr>
        <w:ind w:left="4140" w:hanging="420"/>
      </w:pPr>
      <w:rPr>
        <w:rFonts w:ascii="Wingdings" w:hAnsi="Wingdings" w:hint="default"/>
      </w:rPr>
    </w:lvl>
    <w:lvl w:ilvl="5" w:tplc="04090005" w:tentative="1">
      <w:start w:val="1"/>
      <w:numFmt w:val="bullet"/>
      <w:lvlText w:val=""/>
      <w:lvlJc w:val="left"/>
      <w:pPr>
        <w:ind w:left="4560" w:hanging="420"/>
      </w:pPr>
      <w:rPr>
        <w:rFonts w:ascii="Wingdings" w:hAnsi="Wingdings" w:hint="default"/>
      </w:rPr>
    </w:lvl>
    <w:lvl w:ilvl="6" w:tplc="04090001" w:tentative="1">
      <w:start w:val="1"/>
      <w:numFmt w:val="bullet"/>
      <w:lvlText w:val=""/>
      <w:lvlJc w:val="left"/>
      <w:pPr>
        <w:ind w:left="4980" w:hanging="420"/>
      </w:pPr>
      <w:rPr>
        <w:rFonts w:ascii="Wingdings" w:hAnsi="Wingdings" w:hint="default"/>
      </w:rPr>
    </w:lvl>
    <w:lvl w:ilvl="7" w:tplc="04090003" w:tentative="1">
      <w:start w:val="1"/>
      <w:numFmt w:val="bullet"/>
      <w:lvlText w:val=""/>
      <w:lvlJc w:val="left"/>
      <w:pPr>
        <w:ind w:left="5400" w:hanging="420"/>
      </w:pPr>
      <w:rPr>
        <w:rFonts w:ascii="Wingdings" w:hAnsi="Wingdings" w:hint="default"/>
      </w:rPr>
    </w:lvl>
    <w:lvl w:ilvl="8" w:tplc="04090005" w:tentative="1">
      <w:start w:val="1"/>
      <w:numFmt w:val="bullet"/>
      <w:lvlText w:val=""/>
      <w:lvlJc w:val="left"/>
      <w:pPr>
        <w:ind w:left="5820" w:hanging="420"/>
      </w:pPr>
      <w:rPr>
        <w:rFonts w:ascii="Wingdings" w:hAnsi="Wingdings" w:hint="default"/>
      </w:rPr>
    </w:lvl>
  </w:abstractNum>
  <w:abstractNum w:abstractNumId="14" w15:restartNumberingAfterBreak="0">
    <w:nsid w:val="404B434B"/>
    <w:multiLevelType w:val="hybridMultilevel"/>
    <w:tmpl w:val="878A3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36A73FE"/>
    <w:multiLevelType w:val="hybridMultilevel"/>
    <w:tmpl w:val="D17C1674"/>
    <w:lvl w:ilvl="0" w:tplc="04090001">
      <w:start w:val="1"/>
      <w:numFmt w:val="bullet"/>
      <w:lvlText w:val=""/>
      <w:lvlJc w:val="left"/>
      <w:pPr>
        <w:ind w:left="1780" w:hanging="420"/>
      </w:pPr>
      <w:rPr>
        <w:rFonts w:ascii="Wingdings" w:hAnsi="Wingdings" w:hint="default"/>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16" w15:restartNumberingAfterBreak="0">
    <w:nsid w:val="43793A7A"/>
    <w:multiLevelType w:val="hybridMultilevel"/>
    <w:tmpl w:val="426698EC"/>
    <w:lvl w:ilvl="0" w:tplc="03E6F120">
      <w:start w:val="1"/>
      <w:numFmt w:val="bullet"/>
      <w:lvlText w:val=""/>
      <w:lvlJc w:val="left"/>
      <w:pPr>
        <w:tabs>
          <w:tab w:val="num" w:pos="720"/>
        </w:tabs>
        <w:ind w:left="720" w:hanging="360"/>
      </w:pPr>
      <w:rPr>
        <w:rFonts w:ascii="Wingdings" w:hAnsi="Wingdings" w:hint="default"/>
      </w:rPr>
    </w:lvl>
    <w:lvl w:ilvl="1" w:tplc="E4A645AA">
      <w:start w:val="210"/>
      <w:numFmt w:val="bullet"/>
      <w:lvlText w:val=""/>
      <w:lvlJc w:val="left"/>
      <w:pPr>
        <w:tabs>
          <w:tab w:val="num" w:pos="1440"/>
        </w:tabs>
        <w:ind w:left="1440" w:hanging="360"/>
      </w:pPr>
      <w:rPr>
        <w:rFonts w:ascii="Wingdings" w:hAnsi="Wingdings" w:hint="default"/>
      </w:rPr>
    </w:lvl>
    <w:lvl w:ilvl="2" w:tplc="1956565A" w:tentative="1">
      <w:start w:val="1"/>
      <w:numFmt w:val="bullet"/>
      <w:lvlText w:val=""/>
      <w:lvlJc w:val="left"/>
      <w:pPr>
        <w:tabs>
          <w:tab w:val="num" w:pos="2160"/>
        </w:tabs>
        <w:ind w:left="2160" w:hanging="360"/>
      </w:pPr>
      <w:rPr>
        <w:rFonts w:ascii="Wingdings" w:hAnsi="Wingdings" w:hint="default"/>
      </w:rPr>
    </w:lvl>
    <w:lvl w:ilvl="3" w:tplc="1C36883A" w:tentative="1">
      <w:start w:val="1"/>
      <w:numFmt w:val="bullet"/>
      <w:lvlText w:val=""/>
      <w:lvlJc w:val="left"/>
      <w:pPr>
        <w:tabs>
          <w:tab w:val="num" w:pos="2880"/>
        </w:tabs>
        <w:ind w:left="2880" w:hanging="360"/>
      </w:pPr>
      <w:rPr>
        <w:rFonts w:ascii="Wingdings" w:hAnsi="Wingdings" w:hint="default"/>
      </w:rPr>
    </w:lvl>
    <w:lvl w:ilvl="4" w:tplc="BCE89A76" w:tentative="1">
      <w:start w:val="1"/>
      <w:numFmt w:val="bullet"/>
      <w:lvlText w:val=""/>
      <w:lvlJc w:val="left"/>
      <w:pPr>
        <w:tabs>
          <w:tab w:val="num" w:pos="3600"/>
        </w:tabs>
        <w:ind w:left="3600" w:hanging="360"/>
      </w:pPr>
      <w:rPr>
        <w:rFonts w:ascii="Wingdings" w:hAnsi="Wingdings" w:hint="default"/>
      </w:rPr>
    </w:lvl>
    <w:lvl w:ilvl="5" w:tplc="082A7A34" w:tentative="1">
      <w:start w:val="1"/>
      <w:numFmt w:val="bullet"/>
      <w:lvlText w:val=""/>
      <w:lvlJc w:val="left"/>
      <w:pPr>
        <w:tabs>
          <w:tab w:val="num" w:pos="4320"/>
        </w:tabs>
        <w:ind w:left="4320" w:hanging="360"/>
      </w:pPr>
      <w:rPr>
        <w:rFonts w:ascii="Wingdings" w:hAnsi="Wingdings" w:hint="default"/>
      </w:rPr>
    </w:lvl>
    <w:lvl w:ilvl="6" w:tplc="8432EC28" w:tentative="1">
      <w:start w:val="1"/>
      <w:numFmt w:val="bullet"/>
      <w:lvlText w:val=""/>
      <w:lvlJc w:val="left"/>
      <w:pPr>
        <w:tabs>
          <w:tab w:val="num" w:pos="5040"/>
        </w:tabs>
        <w:ind w:left="5040" w:hanging="360"/>
      </w:pPr>
      <w:rPr>
        <w:rFonts w:ascii="Wingdings" w:hAnsi="Wingdings" w:hint="default"/>
      </w:rPr>
    </w:lvl>
    <w:lvl w:ilvl="7" w:tplc="6504A4A4" w:tentative="1">
      <w:start w:val="1"/>
      <w:numFmt w:val="bullet"/>
      <w:lvlText w:val=""/>
      <w:lvlJc w:val="left"/>
      <w:pPr>
        <w:tabs>
          <w:tab w:val="num" w:pos="5760"/>
        </w:tabs>
        <w:ind w:left="5760" w:hanging="360"/>
      </w:pPr>
      <w:rPr>
        <w:rFonts w:ascii="Wingdings" w:hAnsi="Wingdings" w:hint="default"/>
      </w:rPr>
    </w:lvl>
    <w:lvl w:ilvl="8" w:tplc="B5D41C9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A73674"/>
    <w:multiLevelType w:val="hybridMultilevel"/>
    <w:tmpl w:val="A1C81EA2"/>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8" w15:restartNumberingAfterBreak="0">
    <w:nsid w:val="550B5AF6"/>
    <w:multiLevelType w:val="hybridMultilevel"/>
    <w:tmpl w:val="8FECFC58"/>
    <w:lvl w:ilvl="0" w:tplc="04090001">
      <w:start w:val="1"/>
      <w:numFmt w:val="bullet"/>
      <w:lvlText w:val=""/>
      <w:lvlJc w:val="left"/>
      <w:pPr>
        <w:ind w:left="1780" w:hanging="420"/>
      </w:pPr>
      <w:rPr>
        <w:rFonts w:ascii="Wingdings" w:hAnsi="Wingdings" w:hint="default"/>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19" w15:restartNumberingAfterBreak="0">
    <w:nsid w:val="58B016A4"/>
    <w:multiLevelType w:val="hybridMultilevel"/>
    <w:tmpl w:val="6D108BD4"/>
    <w:lvl w:ilvl="0" w:tplc="0409000D">
      <w:start w:val="1"/>
      <w:numFmt w:val="bullet"/>
      <w:lvlText w:val=""/>
      <w:lvlJc w:val="left"/>
      <w:pPr>
        <w:ind w:left="1100" w:hanging="420"/>
      </w:pPr>
      <w:rPr>
        <w:rFonts w:ascii="Wingdings" w:hAnsi="Wingdings" w:hint="default"/>
      </w:rPr>
    </w:lvl>
    <w:lvl w:ilvl="1" w:tplc="04090003" w:tentative="1">
      <w:start w:val="1"/>
      <w:numFmt w:val="bullet"/>
      <w:lvlText w:val=""/>
      <w:lvlJc w:val="left"/>
      <w:pPr>
        <w:ind w:left="1520" w:hanging="420"/>
      </w:pPr>
      <w:rPr>
        <w:rFonts w:ascii="Wingdings" w:hAnsi="Wingdings" w:hint="default"/>
      </w:rPr>
    </w:lvl>
    <w:lvl w:ilvl="2" w:tplc="04090005"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3" w:tentative="1">
      <w:start w:val="1"/>
      <w:numFmt w:val="bullet"/>
      <w:lvlText w:val=""/>
      <w:lvlJc w:val="left"/>
      <w:pPr>
        <w:ind w:left="2780" w:hanging="420"/>
      </w:pPr>
      <w:rPr>
        <w:rFonts w:ascii="Wingdings" w:hAnsi="Wingdings" w:hint="default"/>
      </w:rPr>
    </w:lvl>
    <w:lvl w:ilvl="5" w:tplc="04090005"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3" w:tentative="1">
      <w:start w:val="1"/>
      <w:numFmt w:val="bullet"/>
      <w:lvlText w:val=""/>
      <w:lvlJc w:val="left"/>
      <w:pPr>
        <w:ind w:left="4040" w:hanging="420"/>
      </w:pPr>
      <w:rPr>
        <w:rFonts w:ascii="Wingdings" w:hAnsi="Wingdings" w:hint="default"/>
      </w:rPr>
    </w:lvl>
    <w:lvl w:ilvl="8" w:tplc="04090005" w:tentative="1">
      <w:start w:val="1"/>
      <w:numFmt w:val="bullet"/>
      <w:lvlText w:val=""/>
      <w:lvlJc w:val="left"/>
      <w:pPr>
        <w:ind w:left="4460" w:hanging="420"/>
      </w:pPr>
      <w:rPr>
        <w:rFonts w:ascii="Wingdings" w:hAnsi="Wingdings" w:hint="default"/>
      </w:rPr>
    </w:lvl>
  </w:abstractNum>
  <w:abstractNum w:abstractNumId="20" w15:restartNumberingAfterBreak="0">
    <w:nsid w:val="595A09DB"/>
    <w:multiLevelType w:val="hybridMultilevel"/>
    <w:tmpl w:val="B316E512"/>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1" w15:restartNumberingAfterBreak="0">
    <w:nsid w:val="597C28AA"/>
    <w:multiLevelType w:val="hybridMultilevel"/>
    <w:tmpl w:val="79C28FDA"/>
    <w:lvl w:ilvl="0" w:tplc="04090001">
      <w:start w:val="1"/>
      <w:numFmt w:val="bullet"/>
      <w:lvlText w:val=""/>
      <w:lvlJc w:val="left"/>
      <w:pPr>
        <w:ind w:left="1520" w:hanging="420"/>
      </w:pPr>
      <w:rPr>
        <w:rFonts w:ascii="Wingdings" w:hAnsi="Wingdings" w:hint="default"/>
      </w:rPr>
    </w:lvl>
    <w:lvl w:ilvl="1" w:tplc="04090003" w:tentative="1">
      <w:start w:val="1"/>
      <w:numFmt w:val="bullet"/>
      <w:lvlText w:val=""/>
      <w:lvlJc w:val="left"/>
      <w:pPr>
        <w:ind w:left="1940" w:hanging="420"/>
      </w:pPr>
      <w:rPr>
        <w:rFonts w:ascii="Wingdings" w:hAnsi="Wingdings" w:hint="default"/>
      </w:rPr>
    </w:lvl>
    <w:lvl w:ilvl="2" w:tplc="04090005" w:tentative="1">
      <w:start w:val="1"/>
      <w:numFmt w:val="bullet"/>
      <w:lvlText w:val=""/>
      <w:lvlJc w:val="left"/>
      <w:pPr>
        <w:ind w:left="2360" w:hanging="420"/>
      </w:pPr>
      <w:rPr>
        <w:rFonts w:ascii="Wingdings" w:hAnsi="Wingdings" w:hint="default"/>
      </w:rPr>
    </w:lvl>
    <w:lvl w:ilvl="3" w:tplc="04090001" w:tentative="1">
      <w:start w:val="1"/>
      <w:numFmt w:val="bullet"/>
      <w:lvlText w:val=""/>
      <w:lvlJc w:val="left"/>
      <w:pPr>
        <w:ind w:left="2780" w:hanging="420"/>
      </w:pPr>
      <w:rPr>
        <w:rFonts w:ascii="Wingdings" w:hAnsi="Wingdings" w:hint="default"/>
      </w:rPr>
    </w:lvl>
    <w:lvl w:ilvl="4" w:tplc="04090003" w:tentative="1">
      <w:start w:val="1"/>
      <w:numFmt w:val="bullet"/>
      <w:lvlText w:val=""/>
      <w:lvlJc w:val="left"/>
      <w:pPr>
        <w:ind w:left="3200" w:hanging="420"/>
      </w:pPr>
      <w:rPr>
        <w:rFonts w:ascii="Wingdings" w:hAnsi="Wingdings" w:hint="default"/>
      </w:rPr>
    </w:lvl>
    <w:lvl w:ilvl="5" w:tplc="04090005" w:tentative="1">
      <w:start w:val="1"/>
      <w:numFmt w:val="bullet"/>
      <w:lvlText w:val=""/>
      <w:lvlJc w:val="left"/>
      <w:pPr>
        <w:ind w:left="3620" w:hanging="420"/>
      </w:pPr>
      <w:rPr>
        <w:rFonts w:ascii="Wingdings" w:hAnsi="Wingdings" w:hint="default"/>
      </w:rPr>
    </w:lvl>
    <w:lvl w:ilvl="6" w:tplc="04090001" w:tentative="1">
      <w:start w:val="1"/>
      <w:numFmt w:val="bullet"/>
      <w:lvlText w:val=""/>
      <w:lvlJc w:val="left"/>
      <w:pPr>
        <w:ind w:left="4040" w:hanging="420"/>
      </w:pPr>
      <w:rPr>
        <w:rFonts w:ascii="Wingdings" w:hAnsi="Wingdings" w:hint="default"/>
      </w:rPr>
    </w:lvl>
    <w:lvl w:ilvl="7" w:tplc="04090003" w:tentative="1">
      <w:start w:val="1"/>
      <w:numFmt w:val="bullet"/>
      <w:lvlText w:val=""/>
      <w:lvlJc w:val="left"/>
      <w:pPr>
        <w:ind w:left="4460" w:hanging="420"/>
      </w:pPr>
      <w:rPr>
        <w:rFonts w:ascii="Wingdings" w:hAnsi="Wingdings" w:hint="default"/>
      </w:rPr>
    </w:lvl>
    <w:lvl w:ilvl="8" w:tplc="04090005" w:tentative="1">
      <w:start w:val="1"/>
      <w:numFmt w:val="bullet"/>
      <w:lvlText w:val=""/>
      <w:lvlJc w:val="left"/>
      <w:pPr>
        <w:ind w:left="4880" w:hanging="420"/>
      </w:pPr>
      <w:rPr>
        <w:rFonts w:ascii="Wingdings" w:hAnsi="Wingdings" w:hint="default"/>
      </w:rPr>
    </w:lvl>
  </w:abstractNum>
  <w:abstractNum w:abstractNumId="22" w15:restartNumberingAfterBreak="0">
    <w:nsid w:val="5A30CD00"/>
    <w:multiLevelType w:val="singleLevel"/>
    <w:tmpl w:val="5A30CD00"/>
    <w:lvl w:ilvl="0">
      <w:start w:val="1"/>
      <w:numFmt w:val="bullet"/>
      <w:lvlText w:val=""/>
      <w:lvlJc w:val="left"/>
      <w:pPr>
        <w:ind w:left="420" w:hanging="420"/>
      </w:pPr>
      <w:rPr>
        <w:rFonts w:ascii="Wingdings" w:hAnsi="Wingdings" w:hint="default"/>
      </w:rPr>
    </w:lvl>
  </w:abstractNum>
  <w:abstractNum w:abstractNumId="23" w15:restartNumberingAfterBreak="0">
    <w:nsid w:val="5A3210EA"/>
    <w:multiLevelType w:val="singleLevel"/>
    <w:tmpl w:val="5A3210EA"/>
    <w:lvl w:ilvl="0">
      <w:start w:val="1"/>
      <w:numFmt w:val="decimal"/>
      <w:lvlText w:val="%1)"/>
      <w:lvlJc w:val="left"/>
      <w:pPr>
        <w:ind w:left="425" w:hanging="425"/>
      </w:pPr>
      <w:rPr>
        <w:rFonts w:hint="default"/>
      </w:rPr>
    </w:lvl>
  </w:abstractNum>
  <w:abstractNum w:abstractNumId="24" w15:restartNumberingAfterBreak="0">
    <w:nsid w:val="5A321106"/>
    <w:multiLevelType w:val="multilevel"/>
    <w:tmpl w:val="5A321106"/>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15:restartNumberingAfterBreak="0">
    <w:nsid w:val="60BF454C"/>
    <w:multiLevelType w:val="multilevel"/>
    <w:tmpl w:val="60BF454C"/>
    <w:lvl w:ilvl="0">
      <w:start w:val="1"/>
      <w:numFmt w:val="bullet"/>
      <w:pStyle w:val="30"/>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60DB7471"/>
    <w:multiLevelType w:val="hybridMultilevel"/>
    <w:tmpl w:val="E49E1CC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7" w15:restartNumberingAfterBreak="0">
    <w:nsid w:val="65E41F15"/>
    <w:multiLevelType w:val="hybridMultilevel"/>
    <w:tmpl w:val="A31ACFF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8" w15:restartNumberingAfterBreak="0">
    <w:nsid w:val="6603508D"/>
    <w:multiLevelType w:val="multilevel"/>
    <w:tmpl w:val="6603508D"/>
    <w:lvl w:ilvl="0">
      <w:start w:val="1"/>
      <w:numFmt w:val="decimal"/>
      <w:pStyle w:val="10"/>
      <w:suff w:val="space"/>
      <w:lvlText w:val="%1"/>
      <w:lvlJc w:val="left"/>
      <w:pPr>
        <w:ind w:left="0" w:firstLine="0"/>
      </w:pPr>
      <w:rPr>
        <w:rFonts w:eastAsia="黑体" w:hint="eastAsia"/>
        <w:b/>
        <w:sz w:val="30"/>
      </w:rPr>
    </w:lvl>
    <w:lvl w:ilvl="1">
      <w:start w:val="1"/>
      <w:numFmt w:val="decimal"/>
      <w:pStyle w:val="20"/>
      <w:suff w:val="space"/>
      <w:lvlText w:val="%1.%2"/>
      <w:lvlJc w:val="left"/>
      <w:pPr>
        <w:ind w:left="0" w:firstLine="0"/>
      </w:pPr>
      <w:rPr>
        <w:rFonts w:eastAsia="黑体" w:hint="eastAsia"/>
        <w:b/>
        <w:sz w:val="28"/>
      </w:rPr>
    </w:lvl>
    <w:lvl w:ilvl="2">
      <w:start w:val="1"/>
      <w:numFmt w:val="decimal"/>
      <w:pStyle w:val="31"/>
      <w:suff w:val="space"/>
      <w:lvlText w:val="%1.%2.%3"/>
      <w:lvlJc w:val="left"/>
      <w:pPr>
        <w:ind w:left="0" w:firstLine="0"/>
      </w:pPr>
      <w:rPr>
        <w:rFonts w:eastAsia="黑体" w:hint="eastAsia"/>
        <w:sz w:val="28"/>
      </w:rPr>
    </w:lvl>
    <w:lvl w:ilvl="3">
      <w:start w:val="1"/>
      <w:numFmt w:val="decimal"/>
      <w:pStyle w:val="40"/>
      <w:lvlText w:val="%1.%2.%3.%4"/>
      <w:lvlJc w:val="left"/>
      <w:pPr>
        <w:ind w:left="0" w:firstLine="0"/>
      </w:pPr>
      <w:rPr>
        <w:rFonts w:hint="eastAsia"/>
      </w:rPr>
    </w:lvl>
    <w:lvl w:ilvl="4">
      <w:start w:val="1"/>
      <w:numFmt w:val="decimal"/>
      <w:pStyle w:val="50"/>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9" w15:restartNumberingAfterBreak="0">
    <w:nsid w:val="670A458A"/>
    <w:multiLevelType w:val="multilevel"/>
    <w:tmpl w:val="670A458A"/>
    <w:lvl w:ilvl="0">
      <w:start w:val="1"/>
      <w:numFmt w:val="bullet"/>
      <w:pStyle w:val="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C653A3B"/>
    <w:multiLevelType w:val="singleLevel"/>
    <w:tmpl w:val="6C653A3B"/>
    <w:lvl w:ilvl="0">
      <w:start w:val="1"/>
      <w:numFmt w:val="bullet"/>
      <w:pStyle w:val="TableBullet1"/>
      <w:lvlText w:val=""/>
      <w:lvlJc w:val="left"/>
      <w:pPr>
        <w:tabs>
          <w:tab w:val="left" w:pos="360"/>
        </w:tabs>
        <w:ind w:left="360" w:hanging="360"/>
      </w:pPr>
      <w:rPr>
        <w:rFonts w:ascii="Symbol" w:hAnsi="Symbol" w:hint="default"/>
      </w:rPr>
    </w:lvl>
  </w:abstractNum>
  <w:abstractNum w:abstractNumId="31" w15:restartNumberingAfterBreak="0">
    <w:nsid w:val="736B104B"/>
    <w:multiLevelType w:val="hybridMultilevel"/>
    <w:tmpl w:val="A63828DE"/>
    <w:lvl w:ilvl="0" w:tplc="E342E50A">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5"/>
  </w:num>
  <w:num w:numId="3">
    <w:abstractNumId w:val="0"/>
  </w:num>
  <w:num w:numId="4">
    <w:abstractNumId w:val="30"/>
  </w:num>
  <w:num w:numId="5">
    <w:abstractNumId w:val="5"/>
  </w:num>
  <w:num w:numId="6">
    <w:abstractNumId w:val="3"/>
  </w:num>
  <w:num w:numId="7">
    <w:abstractNumId w:val="29"/>
  </w:num>
  <w:num w:numId="8">
    <w:abstractNumId w:val="12"/>
  </w:num>
  <w:num w:numId="9">
    <w:abstractNumId w:val="28"/>
    <w:lvlOverride w:ilvl="0">
      <w:lvl w:ilvl="0" w:tentative="1">
        <w:start w:val="1"/>
        <w:numFmt w:val="decimal"/>
        <w:pStyle w:val="10"/>
        <w:suff w:val="space"/>
        <w:lvlText w:val="%1"/>
        <w:lvlJc w:val="left"/>
        <w:pPr>
          <w:ind w:left="0" w:firstLine="0"/>
        </w:pPr>
        <w:rPr>
          <w:rFonts w:ascii="黑体" w:eastAsia="黑体" w:hAnsi="黑体" w:hint="eastAsia"/>
          <w:b/>
          <w:sz w:val="30"/>
        </w:rPr>
      </w:lvl>
    </w:lvlOverride>
    <w:lvlOverride w:ilvl="1">
      <w:lvl w:ilvl="1" w:tentative="1">
        <w:start w:val="1"/>
        <w:numFmt w:val="decimal"/>
        <w:pStyle w:val="20"/>
        <w:suff w:val="space"/>
        <w:lvlText w:val="%1.%2"/>
        <w:lvlJc w:val="left"/>
        <w:pPr>
          <w:ind w:left="0" w:firstLine="0"/>
        </w:pPr>
        <w:rPr>
          <w:rFonts w:ascii="黑体" w:eastAsia="黑体" w:hAnsi="黑体" w:hint="eastAsia"/>
          <w:b/>
          <w:sz w:val="28"/>
        </w:rPr>
      </w:lvl>
    </w:lvlOverride>
    <w:lvlOverride w:ilvl="2">
      <w:lvl w:ilvl="2" w:tentative="1">
        <w:start w:val="1"/>
        <w:numFmt w:val="decimal"/>
        <w:pStyle w:val="31"/>
        <w:suff w:val="space"/>
        <w:lvlText w:val="%1.%2.%3"/>
        <w:lvlJc w:val="left"/>
        <w:pPr>
          <w:ind w:left="0" w:firstLine="0"/>
        </w:pPr>
        <w:rPr>
          <w:rFonts w:ascii="黑体" w:eastAsia="黑体" w:hAnsi="黑体" w:hint="eastAsia"/>
          <w:sz w:val="24"/>
          <w:szCs w:val="24"/>
        </w:rPr>
      </w:lvl>
    </w:lvlOverride>
    <w:lvlOverride w:ilvl="3">
      <w:lvl w:ilvl="3" w:tentative="1">
        <w:start w:val="1"/>
        <w:numFmt w:val="decimal"/>
        <w:pStyle w:val="40"/>
        <w:suff w:val="space"/>
        <w:lvlText w:val="%1.%2.%3.%4"/>
        <w:lvlJc w:val="left"/>
        <w:pPr>
          <w:ind w:left="0" w:firstLine="0"/>
        </w:pPr>
        <w:rPr>
          <w:rFonts w:ascii="黑体" w:eastAsia="黑体" w:hAnsi="黑体" w:hint="eastAsia"/>
        </w:rPr>
      </w:lvl>
    </w:lvlOverride>
    <w:lvlOverride w:ilvl="4">
      <w:lvl w:ilvl="4" w:tentative="1">
        <w:start w:val="1"/>
        <w:numFmt w:val="decimal"/>
        <w:pStyle w:val="50"/>
        <w:suff w:val="space"/>
        <w:lvlText w:val="%1.%2.%3.%4.%5"/>
        <w:lvlJc w:val="left"/>
        <w:pPr>
          <w:ind w:left="0" w:firstLine="0"/>
        </w:pPr>
        <w:rPr>
          <w:rFonts w:ascii="黑体" w:eastAsia="黑体" w:hAnsi="黑体" w:hint="eastAsia"/>
        </w:rPr>
      </w:lvl>
    </w:lvlOverride>
    <w:lvlOverride w:ilvl="5">
      <w:lvl w:ilvl="5" w:tentative="1">
        <w:start w:val="1"/>
        <w:numFmt w:val="decimal"/>
        <w:pStyle w:val="6"/>
        <w:suff w:val="space"/>
        <w:lvlText w:val="%1.%2.%3.%4.%5.%6"/>
        <w:lvlJc w:val="left"/>
        <w:pPr>
          <w:ind w:left="0" w:firstLine="0"/>
        </w:pPr>
        <w:rPr>
          <w:rFonts w:ascii="黑体" w:eastAsia="黑体" w:hAnsi="黑体" w:hint="eastAsia"/>
        </w:rPr>
      </w:lvl>
    </w:lvlOverride>
    <w:lvlOverride w:ilvl="6">
      <w:lvl w:ilvl="6" w:tentative="1">
        <w:start w:val="1"/>
        <w:numFmt w:val="decimal"/>
        <w:lvlText w:val="%1.%2.%3.%4.%5.%6.%7"/>
        <w:lvlJc w:val="left"/>
        <w:pPr>
          <w:ind w:left="0" w:firstLine="0"/>
        </w:pPr>
        <w:rPr>
          <w:rFonts w:hint="eastAsia"/>
        </w:rPr>
      </w:lvl>
    </w:lvlOverride>
    <w:lvlOverride w:ilvl="7">
      <w:lvl w:ilvl="7" w:tentative="1">
        <w:start w:val="1"/>
        <w:numFmt w:val="decimal"/>
        <w:lvlText w:val="%1.%2.%3.%4.%5.%6.%7.%8"/>
        <w:lvlJc w:val="left"/>
        <w:pPr>
          <w:ind w:left="0" w:firstLine="0"/>
        </w:pPr>
        <w:rPr>
          <w:rFonts w:hint="eastAsia"/>
        </w:rPr>
      </w:lvl>
    </w:lvlOverride>
    <w:lvlOverride w:ilvl="8">
      <w:lvl w:ilvl="8" w:tentative="1">
        <w:start w:val="1"/>
        <w:numFmt w:val="decimal"/>
        <w:lvlText w:val="%1.%2.%3.%4.%5.%6.%7.%8.%9"/>
        <w:lvlJc w:val="left"/>
        <w:pPr>
          <w:ind w:left="0" w:firstLine="0"/>
        </w:pPr>
        <w:rPr>
          <w:rFonts w:hint="eastAsia"/>
        </w:rPr>
      </w:lvl>
    </w:lvlOverride>
  </w:num>
  <w:num w:numId="10">
    <w:abstractNumId w:val="2"/>
  </w:num>
  <w:num w:numId="11">
    <w:abstractNumId w:val="22"/>
  </w:num>
  <w:num w:numId="12">
    <w:abstractNumId w:val="23"/>
  </w:num>
  <w:num w:numId="13">
    <w:abstractNumId w:val="24"/>
  </w:num>
  <w:num w:numId="14">
    <w:abstractNumId w:val="19"/>
  </w:num>
  <w:num w:numId="15">
    <w:abstractNumId w:val="21"/>
  </w:num>
  <w:num w:numId="16">
    <w:abstractNumId w:val="20"/>
  </w:num>
  <w:num w:numId="17">
    <w:abstractNumId w:val="9"/>
  </w:num>
  <w:num w:numId="18">
    <w:abstractNumId w:val="10"/>
  </w:num>
  <w:num w:numId="19">
    <w:abstractNumId w:val="6"/>
  </w:num>
  <w:num w:numId="20">
    <w:abstractNumId w:val="18"/>
  </w:num>
  <w:num w:numId="21">
    <w:abstractNumId w:val="15"/>
  </w:num>
  <w:num w:numId="22">
    <w:abstractNumId w:val="17"/>
  </w:num>
  <w:num w:numId="23">
    <w:abstractNumId w:val="8"/>
  </w:num>
  <w:num w:numId="24">
    <w:abstractNumId w:val="27"/>
  </w:num>
  <w:num w:numId="25">
    <w:abstractNumId w:val="16"/>
  </w:num>
  <w:num w:numId="26">
    <w:abstractNumId w:val="1"/>
  </w:num>
  <w:num w:numId="27">
    <w:abstractNumId w:val="4"/>
  </w:num>
  <w:num w:numId="28">
    <w:abstractNumId w:val="13"/>
  </w:num>
  <w:num w:numId="29">
    <w:abstractNumId w:val="26"/>
  </w:num>
  <w:num w:numId="30">
    <w:abstractNumId w:val="7"/>
  </w:num>
  <w:num w:numId="31">
    <w:abstractNumId w:val="31"/>
  </w:num>
  <w:num w:numId="32">
    <w:abstractNumId w:val="14"/>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hideGrammatical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attachedTemplate r:id="rId1"/>
  <w:documentProtection w:formatting="1" w:enforcement="0"/>
  <w:defaultTabStop w:val="680"/>
  <w:drawingGridHorizontalSpacing w:val="1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ED9"/>
    <w:rsid w:val="000008E7"/>
    <w:rsid w:val="00000908"/>
    <w:rsid w:val="00000FAC"/>
    <w:rsid w:val="00001222"/>
    <w:rsid w:val="000014A4"/>
    <w:rsid w:val="00002132"/>
    <w:rsid w:val="000029FD"/>
    <w:rsid w:val="000031FA"/>
    <w:rsid w:val="0000324E"/>
    <w:rsid w:val="0000339B"/>
    <w:rsid w:val="000037AB"/>
    <w:rsid w:val="000048C7"/>
    <w:rsid w:val="000054A6"/>
    <w:rsid w:val="00005510"/>
    <w:rsid w:val="00005568"/>
    <w:rsid w:val="000056E7"/>
    <w:rsid w:val="000061DD"/>
    <w:rsid w:val="000065E1"/>
    <w:rsid w:val="00006669"/>
    <w:rsid w:val="00006BFF"/>
    <w:rsid w:val="00006C43"/>
    <w:rsid w:val="000073E0"/>
    <w:rsid w:val="000102BD"/>
    <w:rsid w:val="00010308"/>
    <w:rsid w:val="0001050B"/>
    <w:rsid w:val="000113A4"/>
    <w:rsid w:val="000113AA"/>
    <w:rsid w:val="00011532"/>
    <w:rsid w:val="00012201"/>
    <w:rsid w:val="0001223E"/>
    <w:rsid w:val="000124C5"/>
    <w:rsid w:val="000124D5"/>
    <w:rsid w:val="00012678"/>
    <w:rsid w:val="000127D9"/>
    <w:rsid w:val="0001332B"/>
    <w:rsid w:val="00013510"/>
    <w:rsid w:val="000138FC"/>
    <w:rsid w:val="00013A3D"/>
    <w:rsid w:val="00014266"/>
    <w:rsid w:val="00014395"/>
    <w:rsid w:val="00014536"/>
    <w:rsid w:val="00014632"/>
    <w:rsid w:val="00014A01"/>
    <w:rsid w:val="0001545A"/>
    <w:rsid w:val="000154A5"/>
    <w:rsid w:val="00015F08"/>
    <w:rsid w:val="000161FA"/>
    <w:rsid w:val="0001637F"/>
    <w:rsid w:val="00016BCC"/>
    <w:rsid w:val="00016BDF"/>
    <w:rsid w:val="00017055"/>
    <w:rsid w:val="0001735E"/>
    <w:rsid w:val="00017D99"/>
    <w:rsid w:val="00017F29"/>
    <w:rsid w:val="00021556"/>
    <w:rsid w:val="00021B2A"/>
    <w:rsid w:val="00021C43"/>
    <w:rsid w:val="00021DA5"/>
    <w:rsid w:val="00021E0F"/>
    <w:rsid w:val="00021F3D"/>
    <w:rsid w:val="00022E5F"/>
    <w:rsid w:val="00023136"/>
    <w:rsid w:val="00023532"/>
    <w:rsid w:val="000244BC"/>
    <w:rsid w:val="0002462E"/>
    <w:rsid w:val="0002473C"/>
    <w:rsid w:val="00025542"/>
    <w:rsid w:val="000255A8"/>
    <w:rsid w:val="00025761"/>
    <w:rsid w:val="00025C44"/>
    <w:rsid w:val="000266B7"/>
    <w:rsid w:val="00026897"/>
    <w:rsid w:val="00027379"/>
    <w:rsid w:val="00027830"/>
    <w:rsid w:val="00027AC2"/>
    <w:rsid w:val="00030098"/>
    <w:rsid w:val="000302BC"/>
    <w:rsid w:val="000306E8"/>
    <w:rsid w:val="000309B3"/>
    <w:rsid w:val="00030CA7"/>
    <w:rsid w:val="00030CF4"/>
    <w:rsid w:val="0003103E"/>
    <w:rsid w:val="0003165F"/>
    <w:rsid w:val="00032009"/>
    <w:rsid w:val="00032A73"/>
    <w:rsid w:val="00032EE0"/>
    <w:rsid w:val="000335CB"/>
    <w:rsid w:val="0003376B"/>
    <w:rsid w:val="00033899"/>
    <w:rsid w:val="00033DB2"/>
    <w:rsid w:val="00034566"/>
    <w:rsid w:val="00034613"/>
    <w:rsid w:val="00035153"/>
    <w:rsid w:val="000356BE"/>
    <w:rsid w:val="00035BA4"/>
    <w:rsid w:val="00035CD4"/>
    <w:rsid w:val="000365A3"/>
    <w:rsid w:val="000366B8"/>
    <w:rsid w:val="0003671B"/>
    <w:rsid w:val="00036A60"/>
    <w:rsid w:val="000374BC"/>
    <w:rsid w:val="00037966"/>
    <w:rsid w:val="0004018B"/>
    <w:rsid w:val="00040FDD"/>
    <w:rsid w:val="000413ED"/>
    <w:rsid w:val="00041C6B"/>
    <w:rsid w:val="00041F79"/>
    <w:rsid w:val="00041FD6"/>
    <w:rsid w:val="000421B5"/>
    <w:rsid w:val="000422B1"/>
    <w:rsid w:val="00042BD8"/>
    <w:rsid w:val="0004303E"/>
    <w:rsid w:val="00043778"/>
    <w:rsid w:val="00043CD2"/>
    <w:rsid w:val="00044182"/>
    <w:rsid w:val="000442A4"/>
    <w:rsid w:val="0004440C"/>
    <w:rsid w:val="00044507"/>
    <w:rsid w:val="00044675"/>
    <w:rsid w:val="00044FB4"/>
    <w:rsid w:val="00045146"/>
    <w:rsid w:val="00045205"/>
    <w:rsid w:val="00045469"/>
    <w:rsid w:val="00045D64"/>
    <w:rsid w:val="0004645B"/>
    <w:rsid w:val="00047523"/>
    <w:rsid w:val="00047CBD"/>
    <w:rsid w:val="000500B3"/>
    <w:rsid w:val="0005046F"/>
    <w:rsid w:val="000512F9"/>
    <w:rsid w:val="00051A2B"/>
    <w:rsid w:val="00051D4E"/>
    <w:rsid w:val="00051E1F"/>
    <w:rsid w:val="00052094"/>
    <w:rsid w:val="000520FE"/>
    <w:rsid w:val="00052618"/>
    <w:rsid w:val="00052C8D"/>
    <w:rsid w:val="0005385B"/>
    <w:rsid w:val="00054661"/>
    <w:rsid w:val="000549A7"/>
    <w:rsid w:val="00054B00"/>
    <w:rsid w:val="000556E9"/>
    <w:rsid w:val="000558BC"/>
    <w:rsid w:val="00055E40"/>
    <w:rsid w:val="0005635F"/>
    <w:rsid w:val="00056C87"/>
    <w:rsid w:val="00057B81"/>
    <w:rsid w:val="00060030"/>
    <w:rsid w:val="00060058"/>
    <w:rsid w:val="000602D1"/>
    <w:rsid w:val="0006033D"/>
    <w:rsid w:val="00060A29"/>
    <w:rsid w:val="00060FBE"/>
    <w:rsid w:val="00061186"/>
    <w:rsid w:val="000614A6"/>
    <w:rsid w:val="000617E4"/>
    <w:rsid w:val="00061BED"/>
    <w:rsid w:val="00061C1C"/>
    <w:rsid w:val="00061C70"/>
    <w:rsid w:val="000620DF"/>
    <w:rsid w:val="000625F8"/>
    <w:rsid w:val="00062882"/>
    <w:rsid w:val="00062F13"/>
    <w:rsid w:val="00063732"/>
    <w:rsid w:val="000639CF"/>
    <w:rsid w:val="00063F10"/>
    <w:rsid w:val="00064670"/>
    <w:rsid w:val="00065A5D"/>
    <w:rsid w:val="000660AC"/>
    <w:rsid w:val="00066A79"/>
    <w:rsid w:val="00066DE6"/>
    <w:rsid w:val="00066E82"/>
    <w:rsid w:val="000671CC"/>
    <w:rsid w:val="00067FA2"/>
    <w:rsid w:val="000701AB"/>
    <w:rsid w:val="0007027A"/>
    <w:rsid w:val="000710F6"/>
    <w:rsid w:val="000715FE"/>
    <w:rsid w:val="00071ECA"/>
    <w:rsid w:val="0007217A"/>
    <w:rsid w:val="00072230"/>
    <w:rsid w:val="000724F0"/>
    <w:rsid w:val="00073001"/>
    <w:rsid w:val="0007352C"/>
    <w:rsid w:val="00073DDA"/>
    <w:rsid w:val="00073FE6"/>
    <w:rsid w:val="000744A0"/>
    <w:rsid w:val="000746F9"/>
    <w:rsid w:val="00074933"/>
    <w:rsid w:val="00074C66"/>
    <w:rsid w:val="00074EFB"/>
    <w:rsid w:val="00075BB0"/>
    <w:rsid w:val="0007632D"/>
    <w:rsid w:val="00076A06"/>
    <w:rsid w:val="00076BD7"/>
    <w:rsid w:val="00076C7E"/>
    <w:rsid w:val="00076C98"/>
    <w:rsid w:val="00076F98"/>
    <w:rsid w:val="00077110"/>
    <w:rsid w:val="00077227"/>
    <w:rsid w:val="000775C8"/>
    <w:rsid w:val="00077675"/>
    <w:rsid w:val="00077BC3"/>
    <w:rsid w:val="00077E30"/>
    <w:rsid w:val="000802AD"/>
    <w:rsid w:val="0008085F"/>
    <w:rsid w:val="00080884"/>
    <w:rsid w:val="000817DB"/>
    <w:rsid w:val="00082237"/>
    <w:rsid w:val="0008276B"/>
    <w:rsid w:val="00082B58"/>
    <w:rsid w:val="00082C6A"/>
    <w:rsid w:val="00082D35"/>
    <w:rsid w:val="00082E06"/>
    <w:rsid w:val="00082F81"/>
    <w:rsid w:val="000838CF"/>
    <w:rsid w:val="000839F9"/>
    <w:rsid w:val="00083BC4"/>
    <w:rsid w:val="00083FD7"/>
    <w:rsid w:val="000846CF"/>
    <w:rsid w:val="0008487B"/>
    <w:rsid w:val="00084DC9"/>
    <w:rsid w:val="00085674"/>
    <w:rsid w:val="00085F5D"/>
    <w:rsid w:val="000860D5"/>
    <w:rsid w:val="000869F2"/>
    <w:rsid w:val="00086ABD"/>
    <w:rsid w:val="00086DE9"/>
    <w:rsid w:val="00086FAD"/>
    <w:rsid w:val="000875E2"/>
    <w:rsid w:val="000879C0"/>
    <w:rsid w:val="00090462"/>
    <w:rsid w:val="0009064F"/>
    <w:rsid w:val="0009085C"/>
    <w:rsid w:val="00090B6F"/>
    <w:rsid w:val="00090C25"/>
    <w:rsid w:val="00091413"/>
    <w:rsid w:val="000914E4"/>
    <w:rsid w:val="00091745"/>
    <w:rsid w:val="00091F6A"/>
    <w:rsid w:val="00092122"/>
    <w:rsid w:val="000921F1"/>
    <w:rsid w:val="0009273F"/>
    <w:rsid w:val="0009310F"/>
    <w:rsid w:val="00093152"/>
    <w:rsid w:val="00093F77"/>
    <w:rsid w:val="000948D5"/>
    <w:rsid w:val="00094970"/>
    <w:rsid w:val="00094BD1"/>
    <w:rsid w:val="00094EAB"/>
    <w:rsid w:val="00095B65"/>
    <w:rsid w:val="00095E8F"/>
    <w:rsid w:val="000960AA"/>
    <w:rsid w:val="00096112"/>
    <w:rsid w:val="000964CA"/>
    <w:rsid w:val="00096578"/>
    <w:rsid w:val="00096B6B"/>
    <w:rsid w:val="00096CB7"/>
    <w:rsid w:val="0009721D"/>
    <w:rsid w:val="00097D2D"/>
    <w:rsid w:val="00097F3A"/>
    <w:rsid w:val="00097F8E"/>
    <w:rsid w:val="000A0429"/>
    <w:rsid w:val="000A0510"/>
    <w:rsid w:val="000A0909"/>
    <w:rsid w:val="000A0DAB"/>
    <w:rsid w:val="000A23CE"/>
    <w:rsid w:val="000A240D"/>
    <w:rsid w:val="000A2B3A"/>
    <w:rsid w:val="000A2D29"/>
    <w:rsid w:val="000A2DB6"/>
    <w:rsid w:val="000A3510"/>
    <w:rsid w:val="000A3CC0"/>
    <w:rsid w:val="000A43CC"/>
    <w:rsid w:val="000A4525"/>
    <w:rsid w:val="000A470C"/>
    <w:rsid w:val="000A4C58"/>
    <w:rsid w:val="000A5BA8"/>
    <w:rsid w:val="000A6EA8"/>
    <w:rsid w:val="000A7400"/>
    <w:rsid w:val="000B00DC"/>
    <w:rsid w:val="000B0CFA"/>
    <w:rsid w:val="000B126F"/>
    <w:rsid w:val="000B1D7D"/>
    <w:rsid w:val="000B22F3"/>
    <w:rsid w:val="000B231C"/>
    <w:rsid w:val="000B2340"/>
    <w:rsid w:val="000B2BE4"/>
    <w:rsid w:val="000B2D41"/>
    <w:rsid w:val="000B35AD"/>
    <w:rsid w:val="000B3C92"/>
    <w:rsid w:val="000B3C97"/>
    <w:rsid w:val="000B4A76"/>
    <w:rsid w:val="000B4D72"/>
    <w:rsid w:val="000B50FE"/>
    <w:rsid w:val="000B50FF"/>
    <w:rsid w:val="000B5290"/>
    <w:rsid w:val="000B5510"/>
    <w:rsid w:val="000B5C11"/>
    <w:rsid w:val="000B60FF"/>
    <w:rsid w:val="000B670F"/>
    <w:rsid w:val="000B681D"/>
    <w:rsid w:val="000B7186"/>
    <w:rsid w:val="000B733E"/>
    <w:rsid w:val="000B796E"/>
    <w:rsid w:val="000B7B8A"/>
    <w:rsid w:val="000C007A"/>
    <w:rsid w:val="000C0AB5"/>
    <w:rsid w:val="000C1FE7"/>
    <w:rsid w:val="000C217F"/>
    <w:rsid w:val="000C2206"/>
    <w:rsid w:val="000C2730"/>
    <w:rsid w:val="000C336E"/>
    <w:rsid w:val="000C39D5"/>
    <w:rsid w:val="000C39FE"/>
    <w:rsid w:val="000C3B3C"/>
    <w:rsid w:val="000C423F"/>
    <w:rsid w:val="000C4792"/>
    <w:rsid w:val="000C49F8"/>
    <w:rsid w:val="000C4E27"/>
    <w:rsid w:val="000C5319"/>
    <w:rsid w:val="000C5624"/>
    <w:rsid w:val="000C5A41"/>
    <w:rsid w:val="000C5E64"/>
    <w:rsid w:val="000C666A"/>
    <w:rsid w:val="000C685A"/>
    <w:rsid w:val="000C6D93"/>
    <w:rsid w:val="000C6E10"/>
    <w:rsid w:val="000C74C9"/>
    <w:rsid w:val="000C784A"/>
    <w:rsid w:val="000C79BD"/>
    <w:rsid w:val="000C7A6A"/>
    <w:rsid w:val="000C7C5E"/>
    <w:rsid w:val="000D0299"/>
    <w:rsid w:val="000D031D"/>
    <w:rsid w:val="000D045D"/>
    <w:rsid w:val="000D09C9"/>
    <w:rsid w:val="000D1430"/>
    <w:rsid w:val="000D14A6"/>
    <w:rsid w:val="000D1707"/>
    <w:rsid w:val="000D1955"/>
    <w:rsid w:val="000D1B42"/>
    <w:rsid w:val="000D1B62"/>
    <w:rsid w:val="000D1DBE"/>
    <w:rsid w:val="000D1FE4"/>
    <w:rsid w:val="000D240F"/>
    <w:rsid w:val="000D25C9"/>
    <w:rsid w:val="000D2902"/>
    <w:rsid w:val="000D2934"/>
    <w:rsid w:val="000D294F"/>
    <w:rsid w:val="000D2D5A"/>
    <w:rsid w:val="000D2DE4"/>
    <w:rsid w:val="000D2F32"/>
    <w:rsid w:val="000D3C8A"/>
    <w:rsid w:val="000D4028"/>
    <w:rsid w:val="000D4611"/>
    <w:rsid w:val="000D52B9"/>
    <w:rsid w:val="000D554E"/>
    <w:rsid w:val="000D5C30"/>
    <w:rsid w:val="000D607A"/>
    <w:rsid w:val="000D63EF"/>
    <w:rsid w:val="000D657E"/>
    <w:rsid w:val="000D6C52"/>
    <w:rsid w:val="000D72B1"/>
    <w:rsid w:val="000D7AD1"/>
    <w:rsid w:val="000D7E62"/>
    <w:rsid w:val="000E0202"/>
    <w:rsid w:val="000E06EB"/>
    <w:rsid w:val="000E1867"/>
    <w:rsid w:val="000E319D"/>
    <w:rsid w:val="000E37D4"/>
    <w:rsid w:val="000E4E18"/>
    <w:rsid w:val="000E562F"/>
    <w:rsid w:val="000E5A82"/>
    <w:rsid w:val="000E612D"/>
    <w:rsid w:val="000E61A2"/>
    <w:rsid w:val="000E670D"/>
    <w:rsid w:val="000E7066"/>
    <w:rsid w:val="000E7510"/>
    <w:rsid w:val="000F0136"/>
    <w:rsid w:val="000F0387"/>
    <w:rsid w:val="000F0C51"/>
    <w:rsid w:val="000F17B2"/>
    <w:rsid w:val="000F17D1"/>
    <w:rsid w:val="000F1CFF"/>
    <w:rsid w:val="000F1EEF"/>
    <w:rsid w:val="000F1FC4"/>
    <w:rsid w:val="000F1FE3"/>
    <w:rsid w:val="000F260B"/>
    <w:rsid w:val="000F26DA"/>
    <w:rsid w:val="000F2B95"/>
    <w:rsid w:val="000F30C9"/>
    <w:rsid w:val="000F366A"/>
    <w:rsid w:val="000F3B22"/>
    <w:rsid w:val="000F3BD4"/>
    <w:rsid w:val="000F4F45"/>
    <w:rsid w:val="000F5401"/>
    <w:rsid w:val="000F5735"/>
    <w:rsid w:val="000F589B"/>
    <w:rsid w:val="000F59C8"/>
    <w:rsid w:val="000F5B86"/>
    <w:rsid w:val="000F5CE9"/>
    <w:rsid w:val="000F6455"/>
    <w:rsid w:val="000F677F"/>
    <w:rsid w:val="000F6928"/>
    <w:rsid w:val="000F7567"/>
    <w:rsid w:val="000F7907"/>
    <w:rsid w:val="000F7C0F"/>
    <w:rsid w:val="001001A9"/>
    <w:rsid w:val="001008B4"/>
    <w:rsid w:val="00100AD7"/>
    <w:rsid w:val="00100B1C"/>
    <w:rsid w:val="00100B32"/>
    <w:rsid w:val="00101723"/>
    <w:rsid w:val="00101B58"/>
    <w:rsid w:val="00101E35"/>
    <w:rsid w:val="00101F36"/>
    <w:rsid w:val="00101FBA"/>
    <w:rsid w:val="001023A9"/>
    <w:rsid w:val="00102B32"/>
    <w:rsid w:val="00102DFD"/>
    <w:rsid w:val="00103AD4"/>
    <w:rsid w:val="00103AE9"/>
    <w:rsid w:val="0010412C"/>
    <w:rsid w:val="00104849"/>
    <w:rsid w:val="001048F1"/>
    <w:rsid w:val="00105460"/>
    <w:rsid w:val="00105510"/>
    <w:rsid w:val="001059AA"/>
    <w:rsid w:val="00105BF1"/>
    <w:rsid w:val="00105D1A"/>
    <w:rsid w:val="00107424"/>
    <w:rsid w:val="0010750A"/>
    <w:rsid w:val="0010753B"/>
    <w:rsid w:val="00107A3A"/>
    <w:rsid w:val="0011000C"/>
    <w:rsid w:val="001100DB"/>
    <w:rsid w:val="00110758"/>
    <w:rsid w:val="00110A4F"/>
    <w:rsid w:val="001112EF"/>
    <w:rsid w:val="001119C5"/>
    <w:rsid w:val="001119CD"/>
    <w:rsid w:val="00111E34"/>
    <w:rsid w:val="0011239C"/>
    <w:rsid w:val="00112C50"/>
    <w:rsid w:val="00112CF1"/>
    <w:rsid w:val="00112EAB"/>
    <w:rsid w:val="0011318E"/>
    <w:rsid w:val="001131B9"/>
    <w:rsid w:val="001137D0"/>
    <w:rsid w:val="001138FA"/>
    <w:rsid w:val="001139A1"/>
    <w:rsid w:val="001145CC"/>
    <w:rsid w:val="001152D6"/>
    <w:rsid w:val="00116A75"/>
    <w:rsid w:val="00117E5C"/>
    <w:rsid w:val="001200AA"/>
    <w:rsid w:val="00120180"/>
    <w:rsid w:val="00120AA6"/>
    <w:rsid w:val="00120DEC"/>
    <w:rsid w:val="00120E53"/>
    <w:rsid w:val="001218AF"/>
    <w:rsid w:val="00121BFC"/>
    <w:rsid w:val="001224F5"/>
    <w:rsid w:val="00122658"/>
    <w:rsid w:val="001226DB"/>
    <w:rsid w:val="00122BF5"/>
    <w:rsid w:val="00123273"/>
    <w:rsid w:val="00123D78"/>
    <w:rsid w:val="00123F32"/>
    <w:rsid w:val="00124392"/>
    <w:rsid w:val="00125570"/>
    <w:rsid w:val="00125729"/>
    <w:rsid w:val="00125A05"/>
    <w:rsid w:val="00125B2A"/>
    <w:rsid w:val="00126130"/>
    <w:rsid w:val="00126725"/>
    <w:rsid w:val="00126870"/>
    <w:rsid w:val="00126A51"/>
    <w:rsid w:val="00126CB7"/>
    <w:rsid w:val="00126D8F"/>
    <w:rsid w:val="00127044"/>
    <w:rsid w:val="0012728B"/>
    <w:rsid w:val="00127EFC"/>
    <w:rsid w:val="00130363"/>
    <w:rsid w:val="00130A40"/>
    <w:rsid w:val="00130F45"/>
    <w:rsid w:val="00130FE3"/>
    <w:rsid w:val="0013104C"/>
    <w:rsid w:val="001313CA"/>
    <w:rsid w:val="0013241B"/>
    <w:rsid w:val="00133961"/>
    <w:rsid w:val="0013572C"/>
    <w:rsid w:val="00135D6A"/>
    <w:rsid w:val="00136FB1"/>
    <w:rsid w:val="0013746C"/>
    <w:rsid w:val="001377C6"/>
    <w:rsid w:val="00137BC6"/>
    <w:rsid w:val="001401A6"/>
    <w:rsid w:val="0014066F"/>
    <w:rsid w:val="0014079B"/>
    <w:rsid w:val="00140ACE"/>
    <w:rsid w:val="00140C7C"/>
    <w:rsid w:val="00140D7F"/>
    <w:rsid w:val="0014110B"/>
    <w:rsid w:val="00141510"/>
    <w:rsid w:val="001417F0"/>
    <w:rsid w:val="00141A7D"/>
    <w:rsid w:val="00141AFB"/>
    <w:rsid w:val="00141EC1"/>
    <w:rsid w:val="00142141"/>
    <w:rsid w:val="0014220C"/>
    <w:rsid w:val="00142219"/>
    <w:rsid w:val="00142D66"/>
    <w:rsid w:val="001437C2"/>
    <w:rsid w:val="001439AD"/>
    <w:rsid w:val="00143B13"/>
    <w:rsid w:val="00143BF4"/>
    <w:rsid w:val="00143E85"/>
    <w:rsid w:val="00144090"/>
    <w:rsid w:val="001440D3"/>
    <w:rsid w:val="001447C0"/>
    <w:rsid w:val="00144FDD"/>
    <w:rsid w:val="001453E8"/>
    <w:rsid w:val="001453F8"/>
    <w:rsid w:val="001455AB"/>
    <w:rsid w:val="0014583F"/>
    <w:rsid w:val="00145AB4"/>
    <w:rsid w:val="00145D9E"/>
    <w:rsid w:val="0014621F"/>
    <w:rsid w:val="00146EC9"/>
    <w:rsid w:val="001472D9"/>
    <w:rsid w:val="00147371"/>
    <w:rsid w:val="00150368"/>
    <w:rsid w:val="001505DC"/>
    <w:rsid w:val="001505F1"/>
    <w:rsid w:val="001510D6"/>
    <w:rsid w:val="00151801"/>
    <w:rsid w:val="00151927"/>
    <w:rsid w:val="00152339"/>
    <w:rsid w:val="00152866"/>
    <w:rsid w:val="00153102"/>
    <w:rsid w:val="00154041"/>
    <w:rsid w:val="00154298"/>
    <w:rsid w:val="001545A8"/>
    <w:rsid w:val="00155348"/>
    <w:rsid w:val="001555C4"/>
    <w:rsid w:val="00155952"/>
    <w:rsid w:val="00155E02"/>
    <w:rsid w:val="00155FB7"/>
    <w:rsid w:val="00156165"/>
    <w:rsid w:val="0015678B"/>
    <w:rsid w:val="001571AF"/>
    <w:rsid w:val="00157678"/>
    <w:rsid w:val="00157696"/>
    <w:rsid w:val="00157952"/>
    <w:rsid w:val="00157A50"/>
    <w:rsid w:val="00157EE7"/>
    <w:rsid w:val="00160382"/>
    <w:rsid w:val="00161778"/>
    <w:rsid w:val="0016190E"/>
    <w:rsid w:val="001620FA"/>
    <w:rsid w:val="001623AE"/>
    <w:rsid w:val="0016276D"/>
    <w:rsid w:val="001628E3"/>
    <w:rsid w:val="001635C3"/>
    <w:rsid w:val="001638E0"/>
    <w:rsid w:val="00163E4B"/>
    <w:rsid w:val="00163F8E"/>
    <w:rsid w:val="0016446B"/>
    <w:rsid w:val="0016450F"/>
    <w:rsid w:val="00164FCB"/>
    <w:rsid w:val="0016587A"/>
    <w:rsid w:val="00167025"/>
    <w:rsid w:val="00167635"/>
    <w:rsid w:val="00167FA6"/>
    <w:rsid w:val="00170094"/>
    <w:rsid w:val="001714AD"/>
    <w:rsid w:val="00171640"/>
    <w:rsid w:val="0017210A"/>
    <w:rsid w:val="00172132"/>
    <w:rsid w:val="00172A9E"/>
    <w:rsid w:val="00173581"/>
    <w:rsid w:val="00173AB5"/>
    <w:rsid w:val="00173B8D"/>
    <w:rsid w:val="00173DC3"/>
    <w:rsid w:val="00174265"/>
    <w:rsid w:val="0017427F"/>
    <w:rsid w:val="001744D4"/>
    <w:rsid w:val="00174516"/>
    <w:rsid w:val="0017488B"/>
    <w:rsid w:val="00174B9B"/>
    <w:rsid w:val="00174BCF"/>
    <w:rsid w:val="00174EC6"/>
    <w:rsid w:val="0017534F"/>
    <w:rsid w:val="00176733"/>
    <w:rsid w:val="001768DF"/>
    <w:rsid w:val="00176C94"/>
    <w:rsid w:val="001771DD"/>
    <w:rsid w:val="00177338"/>
    <w:rsid w:val="0017766D"/>
    <w:rsid w:val="001779F2"/>
    <w:rsid w:val="001800E7"/>
    <w:rsid w:val="00180472"/>
    <w:rsid w:val="001804E9"/>
    <w:rsid w:val="001804F6"/>
    <w:rsid w:val="001805AF"/>
    <w:rsid w:val="0018093D"/>
    <w:rsid w:val="00181DDA"/>
    <w:rsid w:val="00181E35"/>
    <w:rsid w:val="00181E6B"/>
    <w:rsid w:val="00181FD1"/>
    <w:rsid w:val="001820D4"/>
    <w:rsid w:val="001821C4"/>
    <w:rsid w:val="00182498"/>
    <w:rsid w:val="0018339E"/>
    <w:rsid w:val="001833B0"/>
    <w:rsid w:val="00183855"/>
    <w:rsid w:val="00183C6F"/>
    <w:rsid w:val="00183DEB"/>
    <w:rsid w:val="0018421A"/>
    <w:rsid w:val="001848BB"/>
    <w:rsid w:val="00184C69"/>
    <w:rsid w:val="00184C6A"/>
    <w:rsid w:val="00185090"/>
    <w:rsid w:val="0018511B"/>
    <w:rsid w:val="00186272"/>
    <w:rsid w:val="00186B18"/>
    <w:rsid w:val="00186CE3"/>
    <w:rsid w:val="00186EEB"/>
    <w:rsid w:val="00187812"/>
    <w:rsid w:val="00190020"/>
    <w:rsid w:val="0019036F"/>
    <w:rsid w:val="00190543"/>
    <w:rsid w:val="0019054E"/>
    <w:rsid w:val="00190719"/>
    <w:rsid w:val="0019098F"/>
    <w:rsid w:val="00190B14"/>
    <w:rsid w:val="00190C39"/>
    <w:rsid w:val="00191116"/>
    <w:rsid w:val="0019142F"/>
    <w:rsid w:val="00191904"/>
    <w:rsid w:val="001922CF"/>
    <w:rsid w:val="00192389"/>
    <w:rsid w:val="0019266E"/>
    <w:rsid w:val="00192895"/>
    <w:rsid w:val="00192B1E"/>
    <w:rsid w:val="00192FD1"/>
    <w:rsid w:val="00193974"/>
    <w:rsid w:val="001948B2"/>
    <w:rsid w:val="0019574B"/>
    <w:rsid w:val="0019628E"/>
    <w:rsid w:val="00197B02"/>
    <w:rsid w:val="00197EB9"/>
    <w:rsid w:val="001A025B"/>
    <w:rsid w:val="001A0682"/>
    <w:rsid w:val="001A0722"/>
    <w:rsid w:val="001A0D94"/>
    <w:rsid w:val="001A17F0"/>
    <w:rsid w:val="001A19D3"/>
    <w:rsid w:val="001A1D73"/>
    <w:rsid w:val="001A2155"/>
    <w:rsid w:val="001A246F"/>
    <w:rsid w:val="001A26EA"/>
    <w:rsid w:val="001A28E6"/>
    <w:rsid w:val="001A357B"/>
    <w:rsid w:val="001A3A31"/>
    <w:rsid w:val="001A4014"/>
    <w:rsid w:val="001A4CBD"/>
    <w:rsid w:val="001A4DB6"/>
    <w:rsid w:val="001A5B32"/>
    <w:rsid w:val="001A5CBE"/>
    <w:rsid w:val="001A615F"/>
    <w:rsid w:val="001A69A4"/>
    <w:rsid w:val="001A731C"/>
    <w:rsid w:val="001A7465"/>
    <w:rsid w:val="001A7916"/>
    <w:rsid w:val="001B0225"/>
    <w:rsid w:val="001B0E57"/>
    <w:rsid w:val="001B11B1"/>
    <w:rsid w:val="001B186B"/>
    <w:rsid w:val="001B23AA"/>
    <w:rsid w:val="001B2832"/>
    <w:rsid w:val="001B2A37"/>
    <w:rsid w:val="001B2E74"/>
    <w:rsid w:val="001B2F0A"/>
    <w:rsid w:val="001B39DB"/>
    <w:rsid w:val="001B3EF3"/>
    <w:rsid w:val="001B40DB"/>
    <w:rsid w:val="001B4C07"/>
    <w:rsid w:val="001B4E7F"/>
    <w:rsid w:val="001B4ED2"/>
    <w:rsid w:val="001B516D"/>
    <w:rsid w:val="001B5A95"/>
    <w:rsid w:val="001B5CFA"/>
    <w:rsid w:val="001B5E25"/>
    <w:rsid w:val="001B5F93"/>
    <w:rsid w:val="001B6CB5"/>
    <w:rsid w:val="001B6F55"/>
    <w:rsid w:val="001B6FF6"/>
    <w:rsid w:val="001B75EF"/>
    <w:rsid w:val="001B7939"/>
    <w:rsid w:val="001B7B2C"/>
    <w:rsid w:val="001B7BF9"/>
    <w:rsid w:val="001B7C4B"/>
    <w:rsid w:val="001B7EC0"/>
    <w:rsid w:val="001C00E3"/>
    <w:rsid w:val="001C041C"/>
    <w:rsid w:val="001C1446"/>
    <w:rsid w:val="001C1831"/>
    <w:rsid w:val="001C1BCF"/>
    <w:rsid w:val="001C207C"/>
    <w:rsid w:val="001C20BF"/>
    <w:rsid w:val="001C2ED3"/>
    <w:rsid w:val="001C2F88"/>
    <w:rsid w:val="001C38C4"/>
    <w:rsid w:val="001C3C90"/>
    <w:rsid w:val="001C3DC2"/>
    <w:rsid w:val="001C4409"/>
    <w:rsid w:val="001C4A49"/>
    <w:rsid w:val="001C4C01"/>
    <w:rsid w:val="001C4F6B"/>
    <w:rsid w:val="001C530B"/>
    <w:rsid w:val="001C6A64"/>
    <w:rsid w:val="001C72CE"/>
    <w:rsid w:val="001C7570"/>
    <w:rsid w:val="001C7D16"/>
    <w:rsid w:val="001D044B"/>
    <w:rsid w:val="001D0663"/>
    <w:rsid w:val="001D07C3"/>
    <w:rsid w:val="001D0E17"/>
    <w:rsid w:val="001D117C"/>
    <w:rsid w:val="001D1C10"/>
    <w:rsid w:val="001D205E"/>
    <w:rsid w:val="001D3435"/>
    <w:rsid w:val="001D358B"/>
    <w:rsid w:val="001D3BFA"/>
    <w:rsid w:val="001D42DE"/>
    <w:rsid w:val="001D4306"/>
    <w:rsid w:val="001D45A0"/>
    <w:rsid w:val="001D46DD"/>
    <w:rsid w:val="001D4857"/>
    <w:rsid w:val="001D4B05"/>
    <w:rsid w:val="001D4B81"/>
    <w:rsid w:val="001D503B"/>
    <w:rsid w:val="001D51DD"/>
    <w:rsid w:val="001D5385"/>
    <w:rsid w:val="001D581B"/>
    <w:rsid w:val="001D58DC"/>
    <w:rsid w:val="001D5A98"/>
    <w:rsid w:val="001D7051"/>
    <w:rsid w:val="001D70C8"/>
    <w:rsid w:val="001D740C"/>
    <w:rsid w:val="001D7953"/>
    <w:rsid w:val="001E03A2"/>
    <w:rsid w:val="001E07F6"/>
    <w:rsid w:val="001E0F99"/>
    <w:rsid w:val="001E13D4"/>
    <w:rsid w:val="001E1E49"/>
    <w:rsid w:val="001E2283"/>
    <w:rsid w:val="001E259E"/>
    <w:rsid w:val="001E2801"/>
    <w:rsid w:val="001E2927"/>
    <w:rsid w:val="001E303F"/>
    <w:rsid w:val="001E3BBC"/>
    <w:rsid w:val="001E4389"/>
    <w:rsid w:val="001E457A"/>
    <w:rsid w:val="001E4B88"/>
    <w:rsid w:val="001E4C7B"/>
    <w:rsid w:val="001E5539"/>
    <w:rsid w:val="001E5748"/>
    <w:rsid w:val="001E5ED6"/>
    <w:rsid w:val="001E61BD"/>
    <w:rsid w:val="001E6777"/>
    <w:rsid w:val="001E6DA1"/>
    <w:rsid w:val="001E6E4B"/>
    <w:rsid w:val="001E6E83"/>
    <w:rsid w:val="001E72A3"/>
    <w:rsid w:val="001E79DB"/>
    <w:rsid w:val="001E7C7A"/>
    <w:rsid w:val="001F03B7"/>
    <w:rsid w:val="001F0A5B"/>
    <w:rsid w:val="001F0E55"/>
    <w:rsid w:val="001F10CC"/>
    <w:rsid w:val="001F178F"/>
    <w:rsid w:val="001F1B43"/>
    <w:rsid w:val="001F1BAA"/>
    <w:rsid w:val="001F209A"/>
    <w:rsid w:val="001F23C7"/>
    <w:rsid w:val="001F252D"/>
    <w:rsid w:val="001F329E"/>
    <w:rsid w:val="001F348C"/>
    <w:rsid w:val="001F3547"/>
    <w:rsid w:val="001F4F85"/>
    <w:rsid w:val="001F525D"/>
    <w:rsid w:val="001F5467"/>
    <w:rsid w:val="001F59BD"/>
    <w:rsid w:val="001F59E8"/>
    <w:rsid w:val="001F5DDC"/>
    <w:rsid w:val="001F6080"/>
    <w:rsid w:val="001F60E5"/>
    <w:rsid w:val="001F64E8"/>
    <w:rsid w:val="001F6A81"/>
    <w:rsid w:val="001F7411"/>
    <w:rsid w:val="001F7BAB"/>
    <w:rsid w:val="001F7C8B"/>
    <w:rsid w:val="001F7ED4"/>
    <w:rsid w:val="001F7FE7"/>
    <w:rsid w:val="002009F2"/>
    <w:rsid w:val="00200B1A"/>
    <w:rsid w:val="00201C30"/>
    <w:rsid w:val="00201CE2"/>
    <w:rsid w:val="00201DDF"/>
    <w:rsid w:val="00202314"/>
    <w:rsid w:val="002036FB"/>
    <w:rsid w:val="00203B1C"/>
    <w:rsid w:val="00203D36"/>
    <w:rsid w:val="0020470A"/>
    <w:rsid w:val="00205B63"/>
    <w:rsid w:val="00205D8F"/>
    <w:rsid w:val="00205FB0"/>
    <w:rsid w:val="0020609B"/>
    <w:rsid w:val="00207A48"/>
    <w:rsid w:val="002108FE"/>
    <w:rsid w:val="00210939"/>
    <w:rsid w:val="00210CE5"/>
    <w:rsid w:val="002111CC"/>
    <w:rsid w:val="0021240E"/>
    <w:rsid w:val="002124E6"/>
    <w:rsid w:val="00212580"/>
    <w:rsid w:val="0021259F"/>
    <w:rsid w:val="0021278A"/>
    <w:rsid w:val="00212BBC"/>
    <w:rsid w:val="00212D8B"/>
    <w:rsid w:val="00213263"/>
    <w:rsid w:val="00213987"/>
    <w:rsid w:val="00213D28"/>
    <w:rsid w:val="00214996"/>
    <w:rsid w:val="00214AE2"/>
    <w:rsid w:val="00214BD0"/>
    <w:rsid w:val="00214C78"/>
    <w:rsid w:val="00214DA0"/>
    <w:rsid w:val="00214F7C"/>
    <w:rsid w:val="00215046"/>
    <w:rsid w:val="002161AE"/>
    <w:rsid w:val="0021626C"/>
    <w:rsid w:val="002166DD"/>
    <w:rsid w:val="00216798"/>
    <w:rsid w:val="00217254"/>
    <w:rsid w:val="0021732F"/>
    <w:rsid w:val="00217560"/>
    <w:rsid w:val="00217A28"/>
    <w:rsid w:val="00217B1E"/>
    <w:rsid w:val="00217B1F"/>
    <w:rsid w:val="00217CAE"/>
    <w:rsid w:val="00217E59"/>
    <w:rsid w:val="00217F03"/>
    <w:rsid w:val="002204FC"/>
    <w:rsid w:val="002208A9"/>
    <w:rsid w:val="002208BE"/>
    <w:rsid w:val="00220B26"/>
    <w:rsid w:val="002214B9"/>
    <w:rsid w:val="00221BEE"/>
    <w:rsid w:val="002222D9"/>
    <w:rsid w:val="002225F3"/>
    <w:rsid w:val="00222746"/>
    <w:rsid w:val="00222C38"/>
    <w:rsid w:val="00223AD0"/>
    <w:rsid w:val="00223C31"/>
    <w:rsid w:val="00224089"/>
    <w:rsid w:val="002241C7"/>
    <w:rsid w:val="00224347"/>
    <w:rsid w:val="00224374"/>
    <w:rsid w:val="002248D0"/>
    <w:rsid w:val="00225088"/>
    <w:rsid w:val="002255EB"/>
    <w:rsid w:val="00226459"/>
    <w:rsid w:val="0022652C"/>
    <w:rsid w:val="0022667C"/>
    <w:rsid w:val="002266EB"/>
    <w:rsid w:val="002268E9"/>
    <w:rsid w:val="00226D43"/>
    <w:rsid w:val="002272D6"/>
    <w:rsid w:val="0022734B"/>
    <w:rsid w:val="00230456"/>
    <w:rsid w:val="00230701"/>
    <w:rsid w:val="00230E01"/>
    <w:rsid w:val="0023111B"/>
    <w:rsid w:val="002313A8"/>
    <w:rsid w:val="00231D23"/>
    <w:rsid w:val="00231E7B"/>
    <w:rsid w:val="00231F07"/>
    <w:rsid w:val="00232525"/>
    <w:rsid w:val="0023285F"/>
    <w:rsid w:val="002337D5"/>
    <w:rsid w:val="002338AC"/>
    <w:rsid w:val="00233E19"/>
    <w:rsid w:val="00234162"/>
    <w:rsid w:val="002347F7"/>
    <w:rsid w:val="002350A6"/>
    <w:rsid w:val="002357B9"/>
    <w:rsid w:val="00235996"/>
    <w:rsid w:val="00236049"/>
    <w:rsid w:val="002366CC"/>
    <w:rsid w:val="00236E2A"/>
    <w:rsid w:val="002372EE"/>
    <w:rsid w:val="002373CA"/>
    <w:rsid w:val="00237B42"/>
    <w:rsid w:val="002407B3"/>
    <w:rsid w:val="00240DF4"/>
    <w:rsid w:val="0024113E"/>
    <w:rsid w:val="0024193F"/>
    <w:rsid w:val="00241BAA"/>
    <w:rsid w:val="0024228D"/>
    <w:rsid w:val="002422A6"/>
    <w:rsid w:val="00242563"/>
    <w:rsid w:val="00242E29"/>
    <w:rsid w:val="00243325"/>
    <w:rsid w:val="002437C9"/>
    <w:rsid w:val="00243F76"/>
    <w:rsid w:val="00244101"/>
    <w:rsid w:val="00244356"/>
    <w:rsid w:val="00244BFC"/>
    <w:rsid w:val="00244E70"/>
    <w:rsid w:val="00244F9F"/>
    <w:rsid w:val="002458BD"/>
    <w:rsid w:val="00245C4C"/>
    <w:rsid w:val="00245D44"/>
    <w:rsid w:val="002462A0"/>
    <w:rsid w:val="002464C9"/>
    <w:rsid w:val="002466BD"/>
    <w:rsid w:val="002468F8"/>
    <w:rsid w:val="00246968"/>
    <w:rsid w:val="002477F2"/>
    <w:rsid w:val="00247DC1"/>
    <w:rsid w:val="002504A7"/>
    <w:rsid w:val="00250889"/>
    <w:rsid w:val="00251A95"/>
    <w:rsid w:val="00251CBE"/>
    <w:rsid w:val="00251FBD"/>
    <w:rsid w:val="00252212"/>
    <w:rsid w:val="002523EA"/>
    <w:rsid w:val="00252849"/>
    <w:rsid w:val="002535E3"/>
    <w:rsid w:val="00253A75"/>
    <w:rsid w:val="00253B07"/>
    <w:rsid w:val="00254007"/>
    <w:rsid w:val="002540FA"/>
    <w:rsid w:val="0025465E"/>
    <w:rsid w:val="00254DB0"/>
    <w:rsid w:val="0025511F"/>
    <w:rsid w:val="002552B5"/>
    <w:rsid w:val="002563E4"/>
    <w:rsid w:val="00256619"/>
    <w:rsid w:val="002567E8"/>
    <w:rsid w:val="002568FB"/>
    <w:rsid w:val="00257276"/>
    <w:rsid w:val="00257B22"/>
    <w:rsid w:val="00257B86"/>
    <w:rsid w:val="00257F62"/>
    <w:rsid w:val="0026079A"/>
    <w:rsid w:val="002607F8"/>
    <w:rsid w:val="00260F6B"/>
    <w:rsid w:val="002610F7"/>
    <w:rsid w:val="00261205"/>
    <w:rsid w:val="00261583"/>
    <w:rsid w:val="002615F3"/>
    <w:rsid w:val="00261678"/>
    <w:rsid w:val="00261796"/>
    <w:rsid w:val="00261B67"/>
    <w:rsid w:val="00261D7A"/>
    <w:rsid w:val="00262C5F"/>
    <w:rsid w:val="0026373D"/>
    <w:rsid w:val="00264532"/>
    <w:rsid w:val="00264BBB"/>
    <w:rsid w:val="00264BE7"/>
    <w:rsid w:val="002651D1"/>
    <w:rsid w:val="00265699"/>
    <w:rsid w:val="00265794"/>
    <w:rsid w:val="00265B2A"/>
    <w:rsid w:val="00265CB0"/>
    <w:rsid w:val="00265E80"/>
    <w:rsid w:val="00266AFB"/>
    <w:rsid w:val="00266C08"/>
    <w:rsid w:val="0026746C"/>
    <w:rsid w:val="00267648"/>
    <w:rsid w:val="00267652"/>
    <w:rsid w:val="00267DC5"/>
    <w:rsid w:val="00270047"/>
    <w:rsid w:val="0027049E"/>
    <w:rsid w:val="002708CE"/>
    <w:rsid w:val="00270FB8"/>
    <w:rsid w:val="002711B3"/>
    <w:rsid w:val="00271547"/>
    <w:rsid w:val="00271A3A"/>
    <w:rsid w:val="00271D0E"/>
    <w:rsid w:val="00271ED1"/>
    <w:rsid w:val="00272032"/>
    <w:rsid w:val="002728CF"/>
    <w:rsid w:val="00272F3F"/>
    <w:rsid w:val="00273116"/>
    <w:rsid w:val="0027494E"/>
    <w:rsid w:val="00274DF0"/>
    <w:rsid w:val="002754F8"/>
    <w:rsid w:val="00275CD0"/>
    <w:rsid w:val="00275EF0"/>
    <w:rsid w:val="00276337"/>
    <w:rsid w:val="00276398"/>
    <w:rsid w:val="00276597"/>
    <w:rsid w:val="002770CE"/>
    <w:rsid w:val="00277B92"/>
    <w:rsid w:val="002800A5"/>
    <w:rsid w:val="00280EED"/>
    <w:rsid w:val="00280F80"/>
    <w:rsid w:val="00281029"/>
    <w:rsid w:val="002811F8"/>
    <w:rsid w:val="0028131A"/>
    <w:rsid w:val="0028281C"/>
    <w:rsid w:val="00282B96"/>
    <w:rsid w:val="00282C6B"/>
    <w:rsid w:val="00283F85"/>
    <w:rsid w:val="00284001"/>
    <w:rsid w:val="00284151"/>
    <w:rsid w:val="002842D1"/>
    <w:rsid w:val="002848CC"/>
    <w:rsid w:val="00284D47"/>
    <w:rsid w:val="00285CE1"/>
    <w:rsid w:val="00286E0B"/>
    <w:rsid w:val="002870AD"/>
    <w:rsid w:val="002873D7"/>
    <w:rsid w:val="00287475"/>
    <w:rsid w:val="00287E7E"/>
    <w:rsid w:val="00290422"/>
    <w:rsid w:val="00290C39"/>
    <w:rsid w:val="00290CFA"/>
    <w:rsid w:val="002920FD"/>
    <w:rsid w:val="0029274E"/>
    <w:rsid w:val="002929A0"/>
    <w:rsid w:val="00292C7D"/>
    <w:rsid w:val="00292E2C"/>
    <w:rsid w:val="00293168"/>
    <w:rsid w:val="00293F33"/>
    <w:rsid w:val="00294650"/>
    <w:rsid w:val="00294C30"/>
    <w:rsid w:val="00294EE7"/>
    <w:rsid w:val="0029537A"/>
    <w:rsid w:val="00295F2E"/>
    <w:rsid w:val="00297053"/>
    <w:rsid w:val="0029738B"/>
    <w:rsid w:val="00297636"/>
    <w:rsid w:val="002A00A2"/>
    <w:rsid w:val="002A040C"/>
    <w:rsid w:val="002A0B2C"/>
    <w:rsid w:val="002A0F6C"/>
    <w:rsid w:val="002A1858"/>
    <w:rsid w:val="002A209C"/>
    <w:rsid w:val="002A2522"/>
    <w:rsid w:val="002A32FD"/>
    <w:rsid w:val="002A38B4"/>
    <w:rsid w:val="002A3CE8"/>
    <w:rsid w:val="002A3E39"/>
    <w:rsid w:val="002A4B96"/>
    <w:rsid w:val="002A52C4"/>
    <w:rsid w:val="002A5BAD"/>
    <w:rsid w:val="002A63D0"/>
    <w:rsid w:val="002A64BC"/>
    <w:rsid w:val="002A69F0"/>
    <w:rsid w:val="002A725E"/>
    <w:rsid w:val="002A7A5C"/>
    <w:rsid w:val="002B0094"/>
    <w:rsid w:val="002B0292"/>
    <w:rsid w:val="002B0443"/>
    <w:rsid w:val="002B0F9F"/>
    <w:rsid w:val="002B1171"/>
    <w:rsid w:val="002B1545"/>
    <w:rsid w:val="002B1B97"/>
    <w:rsid w:val="002B1CE7"/>
    <w:rsid w:val="002B1CF2"/>
    <w:rsid w:val="002B30CF"/>
    <w:rsid w:val="002B3169"/>
    <w:rsid w:val="002B4030"/>
    <w:rsid w:val="002B4922"/>
    <w:rsid w:val="002B5165"/>
    <w:rsid w:val="002B5449"/>
    <w:rsid w:val="002B5B55"/>
    <w:rsid w:val="002B5EBD"/>
    <w:rsid w:val="002B61E3"/>
    <w:rsid w:val="002B7A39"/>
    <w:rsid w:val="002B7D0E"/>
    <w:rsid w:val="002C07A4"/>
    <w:rsid w:val="002C088B"/>
    <w:rsid w:val="002C0BD1"/>
    <w:rsid w:val="002C13F2"/>
    <w:rsid w:val="002C3120"/>
    <w:rsid w:val="002C3A66"/>
    <w:rsid w:val="002C439C"/>
    <w:rsid w:val="002C4863"/>
    <w:rsid w:val="002C4A40"/>
    <w:rsid w:val="002C4B82"/>
    <w:rsid w:val="002C517C"/>
    <w:rsid w:val="002C52BE"/>
    <w:rsid w:val="002C52CF"/>
    <w:rsid w:val="002C575B"/>
    <w:rsid w:val="002C5811"/>
    <w:rsid w:val="002C5E4A"/>
    <w:rsid w:val="002C5F0E"/>
    <w:rsid w:val="002C6FE0"/>
    <w:rsid w:val="002C7566"/>
    <w:rsid w:val="002D0D84"/>
    <w:rsid w:val="002D140D"/>
    <w:rsid w:val="002D195F"/>
    <w:rsid w:val="002D1B7F"/>
    <w:rsid w:val="002D2414"/>
    <w:rsid w:val="002D2EC5"/>
    <w:rsid w:val="002D2EE9"/>
    <w:rsid w:val="002D386D"/>
    <w:rsid w:val="002D3AA6"/>
    <w:rsid w:val="002D3BD2"/>
    <w:rsid w:val="002D3EB5"/>
    <w:rsid w:val="002D46F2"/>
    <w:rsid w:val="002D4B29"/>
    <w:rsid w:val="002D4EAB"/>
    <w:rsid w:val="002D510E"/>
    <w:rsid w:val="002D5809"/>
    <w:rsid w:val="002D592E"/>
    <w:rsid w:val="002D5C5F"/>
    <w:rsid w:val="002D5ECE"/>
    <w:rsid w:val="002D646E"/>
    <w:rsid w:val="002D782F"/>
    <w:rsid w:val="002D7EEE"/>
    <w:rsid w:val="002E1028"/>
    <w:rsid w:val="002E14A9"/>
    <w:rsid w:val="002E1875"/>
    <w:rsid w:val="002E202E"/>
    <w:rsid w:val="002E2252"/>
    <w:rsid w:val="002E2874"/>
    <w:rsid w:val="002E2CE9"/>
    <w:rsid w:val="002E2F44"/>
    <w:rsid w:val="002E3208"/>
    <w:rsid w:val="002E3584"/>
    <w:rsid w:val="002E3DC4"/>
    <w:rsid w:val="002E3DFE"/>
    <w:rsid w:val="002E3F53"/>
    <w:rsid w:val="002E461F"/>
    <w:rsid w:val="002E4660"/>
    <w:rsid w:val="002E4678"/>
    <w:rsid w:val="002E4B03"/>
    <w:rsid w:val="002E4D61"/>
    <w:rsid w:val="002E5410"/>
    <w:rsid w:val="002E54B2"/>
    <w:rsid w:val="002E5B3C"/>
    <w:rsid w:val="002E680B"/>
    <w:rsid w:val="002E72A7"/>
    <w:rsid w:val="002F0003"/>
    <w:rsid w:val="002F056A"/>
    <w:rsid w:val="002F1526"/>
    <w:rsid w:val="002F1710"/>
    <w:rsid w:val="002F18D0"/>
    <w:rsid w:val="002F18DD"/>
    <w:rsid w:val="002F1B73"/>
    <w:rsid w:val="002F1BEA"/>
    <w:rsid w:val="002F1F08"/>
    <w:rsid w:val="002F1FFE"/>
    <w:rsid w:val="002F21D8"/>
    <w:rsid w:val="002F2847"/>
    <w:rsid w:val="002F2881"/>
    <w:rsid w:val="002F2CB8"/>
    <w:rsid w:val="002F3168"/>
    <w:rsid w:val="002F37B0"/>
    <w:rsid w:val="002F3E82"/>
    <w:rsid w:val="002F45A8"/>
    <w:rsid w:val="002F4720"/>
    <w:rsid w:val="002F4A7B"/>
    <w:rsid w:val="002F4F7A"/>
    <w:rsid w:val="002F520D"/>
    <w:rsid w:val="002F525F"/>
    <w:rsid w:val="002F54F2"/>
    <w:rsid w:val="002F5AAF"/>
    <w:rsid w:val="002F5C0B"/>
    <w:rsid w:val="002F643F"/>
    <w:rsid w:val="002F644C"/>
    <w:rsid w:val="002F6735"/>
    <w:rsid w:val="002F69BE"/>
    <w:rsid w:val="002F6DCE"/>
    <w:rsid w:val="002F72B1"/>
    <w:rsid w:val="002F7D87"/>
    <w:rsid w:val="00300413"/>
    <w:rsid w:val="00300535"/>
    <w:rsid w:val="003007F5"/>
    <w:rsid w:val="00300874"/>
    <w:rsid w:val="00301296"/>
    <w:rsid w:val="0030133A"/>
    <w:rsid w:val="003017FE"/>
    <w:rsid w:val="003025B3"/>
    <w:rsid w:val="00302C92"/>
    <w:rsid w:val="00303191"/>
    <w:rsid w:val="003031A4"/>
    <w:rsid w:val="003034BA"/>
    <w:rsid w:val="00303A1E"/>
    <w:rsid w:val="00304E69"/>
    <w:rsid w:val="003051DC"/>
    <w:rsid w:val="0030587E"/>
    <w:rsid w:val="003059D0"/>
    <w:rsid w:val="00305C3E"/>
    <w:rsid w:val="0030677A"/>
    <w:rsid w:val="00307C39"/>
    <w:rsid w:val="00307E21"/>
    <w:rsid w:val="0031021A"/>
    <w:rsid w:val="0031029D"/>
    <w:rsid w:val="00310FC4"/>
    <w:rsid w:val="003110B5"/>
    <w:rsid w:val="003112AE"/>
    <w:rsid w:val="003113DF"/>
    <w:rsid w:val="00311435"/>
    <w:rsid w:val="00312259"/>
    <w:rsid w:val="0031243A"/>
    <w:rsid w:val="00312A7D"/>
    <w:rsid w:val="00312D5D"/>
    <w:rsid w:val="003130EB"/>
    <w:rsid w:val="00313B01"/>
    <w:rsid w:val="00314F03"/>
    <w:rsid w:val="003157F6"/>
    <w:rsid w:val="00316037"/>
    <w:rsid w:val="00316060"/>
    <w:rsid w:val="00316220"/>
    <w:rsid w:val="00316699"/>
    <w:rsid w:val="003167BE"/>
    <w:rsid w:val="003173F7"/>
    <w:rsid w:val="003175B8"/>
    <w:rsid w:val="00317A8A"/>
    <w:rsid w:val="00317CF4"/>
    <w:rsid w:val="00317EB3"/>
    <w:rsid w:val="003205CA"/>
    <w:rsid w:val="00320738"/>
    <w:rsid w:val="003208E0"/>
    <w:rsid w:val="00320E6F"/>
    <w:rsid w:val="00320EE6"/>
    <w:rsid w:val="00321248"/>
    <w:rsid w:val="003215E8"/>
    <w:rsid w:val="00321CAC"/>
    <w:rsid w:val="00321D1C"/>
    <w:rsid w:val="00321EAF"/>
    <w:rsid w:val="00322497"/>
    <w:rsid w:val="003229D0"/>
    <w:rsid w:val="00323560"/>
    <w:rsid w:val="0032453B"/>
    <w:rsid w:val="00324B46"/>
    <w:rsid w:val="00324DF1"/>
    <w:rsid w:val="00325007"/>
    <w:rsid w:val="0032574A"/>
    <w:rsid w:val="00326228"/>
    <w:rsid w:val="00326500"/>
    <w:rsid w:val="003265A1"/>
    <w:rsid w:val="003271C3"/>
    <w:rsid w:val="003277DC"/>
    <w:rsid w:val="0033057F"/>
    <w:rsid w:val="00330C45"/>
    <w:rsid w:val="0033136C"/>
    <w:rsid w:val="003318AF"/>
    <w:rsid w:val="0033197B"/>
    <w:rsid w:val="003320A1"/>
    <w:rsid w:val="00332477"/>
    <w:rsid w:val="003326B7"/>
    <w:rsid w:val="00332862"/>
    <w:rsid w:val="003332C7"/>
    <w:rsid w:val="00333642"/>
    <w:rsid w:val="00333F44"/>
    <w:rsid w:val="003345CA"/>
    <w:rsid w:val="00334745"/>
    <w:rsid w:val="0033486B"/>
    <w:rsid w:val="003350F1"/>
    <w:rsid w:val="00335BD2"/>
    <w:rsid w:val="00335CD9"/>
    <w:rsid w:val="00335ED9"/>
    <w:rsid w:val="00335F87"/>
    <w:rsid w:val="00336210"/>
    <w:rsid w:val="00336F24"/>
    <w:rsid w:val="00336FB7"/>
    <w:rsid w:val="00337635"/>
    <w:rsid w:val="003377F7"/>
    <w:rsid w:val="003405B3"/>
    <w:rsid w:val="0034066A"/>
    <w:rsid w:val="0034071C"/>
    <w:rsid w:val="00340DDF"/>
    <w:rsid w:val="00342164"/>
    <w:rsid w:val="003423B6"/>
    <w:rsid w:val="003432CD"/>
    <w:rsid w:val="003445F4"/>
    <w:rsid w:val="00344EFF"/>
    <w:rsid w:val="00345553"/>
    <w:rsid w:val="00345838"/>
    <w:rsid w:val="003459E1"/>
    <w:rsid w:val="00345CCB"/>
    <w:rsid w:val="003469B8"/>
    <w:rsid w:val="00347098"/>
    <w:rsid w:val="00347221"/>
    <w:rsid w:val="00347590"/>
    <w:rsid w:val="003478DD"/>
    <w:rsid w:val="00347F56"/>
    <w:rsid w:val="00350364"/>
    <w:rsid w:val="003505AD"/>
    <w:rsid w:val="0035080B"/>
    <w:rsid w:val="00350E54"/>
    <w:rsid w:val="00351404"/>
    <w:rsid w:val="003514B4"/>
    <w:rsid w:val="003519EC"/>
    <w:rsid w:val="00351CD9"/>
    <w:rsid w:val="003520A7"/>
    <w:rsid w:val="00352331"/>
    <w:rsid w:val="00353D20"/>
    <w:rsid w:val="0035426A"/>
    <w:rsid w:val="0035486E"/>
    <w:rsid w:val="003551E6"/>
    <w:rsid w:val="003556B0"/>
    <w:rsid w:val="003564B7"/>
    <w:rsid w:val="003569F3"/>
    <w:rsid w:val="00356A01"/>
    <w:rsid w:val="00356ABA"/>
    <w:rsid w:val="00356AE2"/>
    <w:rsid w:val="00356C75"/>
    <w:rsid w:val="00356EA8"/>
    <w:rsid w:val="003577C5"/>
    <w:rsid w:val="00357847"/>
    <w:rsid w:val="00357EE2"/>
    <w:rsid w:val="00360458"/>
    <w:rsid w:val="0036091C"/>
    <w:rsid w:val="00360C93"/>
    <w:rsid w:val="00362D61"/>
    <w:rsid w:val="00363860"/>
    <w:rsid w:val="0036546C"/>
    <w:rsid w:val="00366060"/>
    <w:rsid w:val="003663E5"/>
    <w:rsid w:val="00366B63"/>
    <w:rsid w:val="003676C1"/>
    <w:rsid w:val="00367F92"/>
    <w:rsid w:val="003704A6"/>
    <w:rsid w:val="003712CC"/>
    <w:rsid w:val="00371698"/>
    <w:rsid w:val="00371866"/>
    <w:rsid w:val="00371E26"/>
    <w:rsid w:val="0037210F"/>
    <w:rsid w:val="00372296"/>
    <w:rsid w:val="003728FA"/>
    <w:rsid w:val="00372A66"/>
    <w:rsid w:val="00373360"/>
    <w:rsid w:val="00373A51"/>
    <w:rsid w:val="00373DC4"/>
    <w:rsid w:val="003744B1"/>
    <w:rsid w:val="00374697"/>
    <w:rsid w:val="00374E34"/>
    <w:rsid w:val="00375024"/>
    <w:rsid w:val="003759FB"/>
    <w:rsid w:val="00375A10"/>
    <w:rsid w:val="00375D65"/>
    <w:rsid w:val="00375DDF"/>
    <w:rsid w:val="003776BF"/>
    <w:rsid w:val="00380693"/>
    <w:rsid w:val="003807F9"/>
    <w:rsid w:val="00380AD4"/>
    <w:rsid w:val="00381DF8"/>
    <w:rsid w:val="003821D1"/>
    <w:rsid w:val="00382ADD"/>
    <w:rsid w:val="00382C68"/>
    <w:rsid w:val="00383196"/>
    <w:rsid w:val="0038383B"/>
    <w:rsid w:val="00383F85"/>
    <w:rsid w:val="0038409E"/>
    <w:rsid w:val="00384B7B"/>
    <w:rsid w:val="00384D79"/>
    <w:rsid w:val="00385747"/>
    <w:rsid w:val="003857E9"/>
    <w:rsid w:val="00385D48"/>
    <w:rsid w:val="00385F43"/>
    <w:rsid w:val="003862D7"/>
    <w:rsid w:val="00386368"/>
    <w:rsid w:val="00386BC0"/>
    <w:rsid w:val="003870CC"/>
    <w:rsid w:val="00387C24"/>
    <w:rsid w:val="00390312"/>
    <w:rsid w:val="00390525"/>
    <w:rsid w:val="003914CF"/>
    <w:rsid w:val="003916E8"/>
    <w:rsid w:val="00391FB8"/>
    <w:rsid w:val="003920B6"/>
    <w:rsid w:val="0039310F"/>
    <w:rsid w:val="00393221"/>
    <w:rsid w:val="0039374C"/>
    <w:rsid w:val="00393814"/>
    <w:rsid w:val="00393ABD"/>
    <w:rsid w:val="00393D50"/>
    <w:rsid w:val="00393F98"/>
    <w:rsid w:val="003943E5"/>
    <w:rsid w:val="00394695"/>
    <w:rsid w:val="00394743"/>
    <w:rsid w:val="00394790"/>
    <w:rsid w:val="003954FD"/>
    <w:rsid w:val="00395A62"/>
    <w:rsid w:val="00395D8F"/>
    <w:rsid w:val="00395F24"/>
    <w:rsid w:val="00395FAD"/>
    <w:rsid w:val="003961BB"/>
    <w:rsid w:val="003966CA"/>
    <w:rsid w:val="003969ED"/>
    <w:rsid w:val="00396B4A"/>
    <w:rsid w:val="00396DEA"/>
    <w:rsid w:val="003971DC"/>
    <w:rsid w:val="003972AF"/>
    <w:rsid w:val="00397419"/>
    <w:rsid w:val="00397D12"/>
    <w:rsid w:val="00397F5C"/>
    <w:rsid w:val="003A0037"/>
    <w:rsid w:val="003A0170"/>
    <w:rsid w:val="003A040B"/>
    <w:rsid w:val="003A0676"/>
    <w:rsid w:val="003A11E1"/>
    <w:rsid w:val="003A1595"/>
    <w:rsid w:val="003A1C02"/>
    <w:rsid w:val="003A242B"/>
    <w:rsid w:val="003A254C"/>
    <w:rsid w:val="003A26FE"/>
    <w:rsid w:val="003A2B79"/>
    <w:rsid w:val="003A3526"/>
    <w:rsid w:val="003A4158"/>
    <w:rsid w:val="003A4399"/>
    <w:rsid w:val="003A4C11"/>
    <w:rsid w:val="003A4C35"/>
    <w:rsid w:val="003A53D1"/>
    <w:rsid w:val="003A5475"/>
    <w:rsid w:val="003A55FA"/>
    <w:rsid w:val="003A5A6F"/>
    <w:rsid w:val="003A5C64"/>
    <w:rsid w:val="003A5DE7"/>
    <w:rsid w:val="003A70B4"/>
    <w:rsid w:val="003A73DA"/>
    <w:rsid w:val="003B03D4"/>
    <w:rsid w:val="003B0EE1"/>
    <w:rsid w:val="003B10CB"/>
    <w:rsid w:val="003B119D"/>
    <w:rsid w:val="003B18ED"/>
    <w:rsid w:val="003B1ACB"/>
    <w:rsid w:val="003B1BC0"/>
    <w:rsid w:val="003B1EEC"/>
    <w:rsid w:val="003B274A"/>
    <w:rsid w:val="003B33B4"/>
    <w:rsid w:val="003B33DD"/>
    <w:rsid w:val="003B3D3B"/>
    <w:rsid w:val="003B3D54"/>
    <w:rsid w:val="003B3D57"/>
    <w:rsid w:val="003B47E1"/>
    <w:rsid w:val="003B4AA5"/>
    <w:rsid w:val="003B500A"/>
    <w:rsid w:val="003B519A"/>
    <w:rsid w:val="003B597B"/>
    <w:rsid w:val="003B5A5A"/>
    <w:rsid w:val="003B5ACD"/>
    <w:rsid w:val="003B5CE3"/>
    <w:rsid w:val="003B5FD6"/>
    <w:rsid w:val="003B6236"/>
    <w:rsid w:val="003B669A"/>
    <w:rsid w:val="003C0023"/>
    <w:rsid w:val="003C0A56"/>
    <w:rsid w:val="003C0F50"/>
    <w:rsid w:val="003C146B"/>
    <w:rsid w:val="003C2165"/>
    <w:rsid w:val="003C26EE"/>
    <w:rsid w:val="003C2836"/>
    <w:rsid w:val="003C2A8E"/>
    <w:rsid w:val="003C323C"/>
    <w:rsid w:val="003C3ADD"/>
    <w:rsid w:val="003C3DAA"/>
    <w:rsid w:val="003C3E88"/>
    <w:rsid w:val="003C4127"/>
    <w:rsid w:val="003C41EB"/>
    <w:rsid w:val="003C428A"/>
    <w:rsid w:val="003C4969"/>
    <w:rsid w:val="003C5307"/>
    <w:rsid w:val="003C5332"/>
    <w:rsid w:val="003C5BA1"/>
    <w:rsid w:val="003C5FBB"/>
    <w:rsid w:val="003C62DB"/>
    <w:rsid w:val="003C66EF"/>
    <w:rsid w:val="003C67DB"/>
    <w:rsid w:val="003C6878"/>
    <w:rsid w:val="003C6B83"/>
    <w:rsid w:val="003C7ABE"/>
    <w:rsid w:val="003C7BB9"/>
    <w:rsid w:val="003D0766"/>
    <w:rsid w:val="003D0BEE"/>
    <w:rsid w:val="003D1751"/>
    <w:rsid w:val="003D1FD3"/>
    <w:rsid w:val="003D29F3"/>
    <w:rsid w:val="003D2BA9"/>
    <w:rsid w:val="003D2BAF"/>
    <w:rsid w:val="003D2F74"/>
    <w:rsid w:val="003D3227"/>
    <w:rsid w:val="003D32D1"/>
    <w:rsid w:val="003D3C27"/>
    <w:rsid w:val="003D4654"/>
    <w:rsid w:val="003D49FC"/>
    <w:rsid w:val="003D4ABD"/>
    <w:rsid w:val="003D4D1C"/>
    <w:rsid w:val="003D4FE8"/>
    <w:rsid w:val="003D5B75"/>
    <w:rsid w:val="003D6287"/>
    <w:rsid w:val="003D7025"/>
    <w:rsid w:val="003D762F"/>
    <w:rsid w:val="003E01DC"/>
    <w:rsid w:val="003E02FD"/>
    <w:rsid w:val="003E09D5"/>
    <w:rsid w:val="003E0BC7"/>
    <w:rsid w:val="003E0C2C"/>
    <w:rsid w:val="003E0E00"/>
    <w:rsid w:val="003E0E12"/>
    <w:rsid w:val="003E10AF"/>
    <w:rsid w:val="003E16C8"/>
    <w:rsid w:val="003E248F"/>
    <w:rsid w:val="003E2496"/>
    <w:rsid w:val="003E25DF"/>
    <w:rsid w:val="003E27F2"/>
    <w:rsid w:val="003E2A18"/>
    <w:rsid w:val="003E2B54"/>
    <w:rsid w:val="003E3703"/>
    <w:rsid w:val="003E3721"/>
    <w:rsid w:val="003E3C7E"/>
    <w:rsid w:val="003E4D69"/>
    <w:rsid w:val="003E53B3"/>
    <w:rsid w:val="003E5897"/>
    <w:rsid w:val="003E5936"/>
    <w:rsid w:val="003E5B0D"/>
    <w:rsid w:val="003E6014"/>
    <w:rsid w:val="003E6F88"/>
    <w:rsid w:val="003E7558"/>
    <w:rsid w:val="003E78CA"/>
    <w:rsid w:val="003E7C10"/>
    <w:rsid w:val="003E7E06"/>
    <w:rsid w:val="003F04E9"/>
    <w:rsid w:val="003F0D0E"/>
    <w:rsid w:val="003F0DCB"/>
    <w:rsid w:val="003F1722"/>
    <w:rsid w:val="003F1B05"/>
    <w:rsid w:val="003F1C34"/>
    <w:rsid w:val="003F1F84"/>
    <w:rsid w:val="003F2711"/>
    <w:rsid w:val="003F2B26"/>
    <w:rsid w:val="003F3471"/>
    <w:rsid w:val="003F3517"/>
    <w:rsid w:val="003F3786"/>
    <w:rsid w:val="003F39C2"/>
    <w:rsid w:val="003F3D7F"/>
    <w:rsid w:val="003F3E47"/>
    <w:rsid w:val="003F599B"/>
    <w:rsid w:val="003F5ABC"/>
    <w:rsid w:val="003F5B2E"/>
    <w:rsid w:val="003F5BC2"/>
    <w:rsid w:val="003F5D34"/>
    <w:rsid w:val="003F706E"/>
    <w:rsid w:val="003F78FD"/>
    <w:rsid w:val="003F7BE2"/>
    <w:rsid w:val="00400281"/>
    <w:rsid w:val="00400A46"/>
    <w:rsid w:val="00400B24"/>
    <w:rsid w:val="0040101E"/>
    <w:rsid w:val="00401124"/>
    <w:rsid w:val="00401347"/>
    <w:rsid w:val="00402453"/>
    <w:rsid w:val="00402890"/>
    <w:rsid w:val="00402DE5"/>
    <w:rsid w:val="00402ED8"/>
    <w:rsid w:val="004039C1"/>
    <w:rsid w:val="00403B52"/>
    <w:rsid w:val="00403E35"/>
    <w:rsid w:val="004041BC"/>
    <w:rsid w:val="004043B0"/>
    <w:rsid w:val="0040475F"/>
    <w:rsid w:val="004056A8"/>
    <w:rsid w:val="004059AF"/>
    <w:rsid w:val="00405C36"/>
    <w:rsid w:val="00405C54"/>
    <w:rsid w:val="00405D2A"/>
    <w:rsid w:val="004060FC"/>
    <w:rsid w:val="00406287"/>
    <w:rsid w:val="00406687"/>
    <w:rsid w:val="004068AE"/>
    <w:rsid w:val="00407050"/>
    <w:rsid w:val="00407060"/>
    <w:rsid w:val="004074D5"/>
    <w:rsid w:val="00407EA2"/>
    <w:rsid w:val="00407F9A"/>
    <w:rsid w:val="00410090"/>
    <w:rsid w:val="0041012F"/>
    <w:rsid w:val="0041017E"/>
    <w:rsid w:val="0041078D"/>
    <w:rsid w:val="00410BD0"/>
    <w:rsid w:val="00410D82"/>
    <w:rsid w:val="0041158C"/>
    <w:rsid w:val="00411C08"/>
    <w:rsid w:val="0041227F"/>
    <w:rsid w:val="0041272C"/>
    <w:rsid w:val="00412B0A"/>
    <w:rsid w:val="00413016"/>
    <w:rsid w:val="0041318E"/>
    <w:rsid w:val="0041373C"/>
    <w:rsid w:val="00415E99"/>
    <w:rsid w:val="004164B2"/>
    <w:rsid w:val="0041669D"/>
    <w:rsid w:val="00417768"/>
    <w:rsid w:val="00417990"/>
    <w:rsid w:val="004179BA"/>
    <w:rsid w:val="00417AC2"/>
    <w:rsid w:val="00417BDC"/>
    <w:rsid w:val="00417EA0"/>
    <w:rsid w:val="00420468"/>
    <w:rsid w:val="00420573"/>
    <w:rsid w:val="004207DD"/>
    <w:rsid w:val="0042155E"/>
    <w:rsid w:val="004219D1"/>
    <w:rsid w:val="00422CD0"/>
    <w:rsid w:val="00422E50"/>
    <w:rsid w:val="00422EBA"/>
    <w:rsid w:val="00423090"/>
    <w:rsid w:val="0042361D"/>
    <w:rsid w:val="00423D2D"/>
    <w:rsid w:val="004246BD"/>
    <w:rsid w:val="00424B21"/>
    <w:rsid w:val="0042505A"/>
    <w:rsid w:val="004252BE"/>
    <w:rsid w:val="00425C14"/>
    <w:rsid w:val="00426297"/>
    <w:rsid w:val="00426598"/>
    <w:rsid w:val="00426747"/>
    <w:rsid w:val="00426AC5"/>
    <w:rsid w:val="00426EFF"/>
    <w:rsid w:val="004270B7"/>
    <w:rsid w:val="00427B0B"/>
    <w:rsid w:val="00427E21"/>
    <w:rsid w:val="00430825"/>
    <w:rsid w:val="00430BD9"/>
    <w:rsid w:val="004312C3"/>
    <w:rsid w:val="00431AD9"/>
    <w:rsid w:val="00431C65"/>
    <w:rsid w:val="00432B38"/>
    <w:rsid w:val="0043374E"/>
    <w:rsid w:val="00433ADA"/>
    <w:rsid w:val="00433E6A"/>
    <w:rsid w:val="00433F55"/>
    <w:rsid w:val="004341B4"/>
    <w:rsid w:val="00434AF7"/>
    <w:rsid w:val="00434CC4"/>
    <w:rsid w:val="00434E78"/>
    <w:rsid w:val="00435492"/>
    <w:rsid w:val="0043557F"/>
    <w:rsid w:val="00436022"/>
    <w:rsid w:val="00436029"/>
    <w:rsid w:val="0043679D"/>
    <w:rsid w:val="00436C3C"/>
    <w:rsid w:val="00436E48"/>
    <w:rsid w:val="00436F29"/>
    <w:rsid w:val="00437071"/>
    <w:rsid w:val="00437210"/>
    <w:rsid w:val="0043743C"/>
    <w:rsid w:val="00437475"/>
    <w:rsid w:val="00437942"/>
    <w:rsid w:val="00440F8E"/>
    <w:rsid w:val="004415AE"/>
    <w:rsid w:val="004425DD"/>
    <w:rsid w:val="00442C3A"/>
    <w:rsid w:val="00442E6B"/>
    <w:rsid w:val="00443067"/>
    <w:rsid w:val="0044332F"/>
    <w:rsid w:val="00443876"/>
    <w:rsid w:val="00443CA7"/>
    <w:rsid w:val="00444909"/>
    <w:rsid w:val="00444D97"/>
    <w:rsid w:val="0044566E"/>
    <w:rsid w:val="00445AD7"/>
    <w:rsid w:val="00445DD0"/>
    <w:rsid w:val="00446B31"/>
    <w:rsid w:val="00446B90"/>
    <w:rsid w:val="00447110"/>
    <w:rsid w:val="00447ACD"/>
    <w:rsid w:val="00447B02"/>
    <w:rsid w:val="00447CCE"/>
    <w:rsid w:val="00450017"/>
    <w:rsid w:val="00450489"/>
    <w:rsid w:val="00450B97"/>
    <w:rsid w:val="004514AF"/>
    <w:rsid w:val="004516B5"/>
    <w:rsid w:val="00451A9E"/>
    <w:rsid w:val="00452117"/>
    <w:rsid w:val="0045225C"/>
    <w:rsid w:val="004522A9"/>
    <w:rsid w:val="00452A85"/>
    <w:rsid w:val="00452DC9"/>
    <w:rsid w:val="004531AC"/>
    <w:rsid w:val="004534D0"/>
    <w:rsid w:val="00453969"/>
    <w:rsid w:val="00453B8F"/>
    <w:rsid w:val="00453C01"/>
    <w:rsid w:val="004540E0"/>
    <w:rsid w:val="00454547"/>
    <w:rsid w:val="00455571"/>
    <w:rsid w:val="00455D2A"/>
    <w:rsid w:val="004565A9"/>
    <w:rsid w:val="00457426"/>
    <w:rsid w:val="0045743C"/>
    <w:rsid w:val="00457976"/>
    <w:rsid w:val="00457E75"/>
    <w:rsid w:val="004604C1"/>
    <w:rsid w:val="00460AA2"/>
    <w:rsid w:val="00460D0B"/>
    <w:rsid w:val="0046133B"/>
    <w:rsid w:val="00462520"/>
    <w:rsid w:val="00462808"/>
    <w:rsid w:val="004628DD"/>
    <w:rsid w:val="00462E07"/>
    <w:rsid w:val="00463152"/>
    <w:rsid w:val="00463468"/>
    <w:rsid w:val="004637D5"/>
    <w:rsid w:val="004637FE"/>
    <w:rsid w:val="00463AE3"/>
    <w:rsid w:val="00463FAD"/>
    <w:rsid w:val="00464491"/>
    <w:rsid w:val="00464723"/>
    <w:rsid w:val="00464EFD"/>
    <w:rsid w:val="0046544E"/>
    <w:rsid w:val="004655D3"/>
    <w:rsid w:val="004663DC"/>
    <w:rsid w:val="00466543"/>
    <w:rsid w:val="004665F6"/>
    <w:rsid w:val="00466C3F"/>
    <w:rsid w:val="00466C5B"/>
    <w:rsid w:val="00466C8A"/>
    <w:rsid w:val="00467DEB"/>
    <w:rsid w:val="00470041"/>
    <w:rsid w:val="00470186"/>
    <w:rsid w:val="0047069B"/>
    <w:rsid w:val="004706E9"/>
    <w:rsid w:val="00470DAA"/>
    <w:rsid w:val="00471442"/>
    <w:rsid w:val="004714A6"/>
    <w:rsid w:val="00471BA8"/>
    <w:rsid w:val="00472095"/>
    <w:rsid w:val="00472B81"/>
    <w:rsid w:val="0047318A"/>
    <w:rsid w:val="00473408"/>
    <w:rsid w:val="00473894"/>
    <w:rsid w:val="00473E62"/>
    <w:rsid w:val="004746D4"/>
    <w:rsid w:val="00474943"/>
    <w:rsid w:val="004749FC"/>
    <w:rsid w:val="00474E0B"/>
    <w:rsid w:val="00475AA9"/>
    <w:rsid w:val="00475E20"/>
    <w:rsid w:val="00476953"/>
    <w:rsid w:val="00476C5B"/>
    <w:rsid w:val="004777C1"/>
    <w:rsid w:val="00480265"/>
    <w:rsid w:val="00480478"/>
    <w:rsid w:val="00480C9F"/>
    <w:rsid w:val="00480E04"/>
    <w:rsid w:val="0048199C"/>
    <w:rsid w:val="00481AC1"/>
    <w:rsid w:val="004824B8"/>
    <w:rsid w:val="00482954"/>
    <w:rsid w:val="00482E94"/>
    <w:rsid w:val="004830C6"/>
    <w:rsid w:val="00483CB6"/>
    <w:rsid w:val="0048426E"/>
    <w:rsid w:val="004843FF"/>
    <w:rsid w:val="00485357"/>
    <w:rsid w:val="00485494"/>
    <w:rsid w:val="0048551C"/>
    <w:rsid w:val="00485835"/>
    <w:rsid w:val="00485FB3"/>
    <w:rsid w:val="0048634D"/>
    <w:rsid w:val="0048680C"/>
    <w:rsid w:val="00486864"/>
    <w:rsid w:val="004873DC"/>
    <w:rsid w:val="0049012B"/>
    <w:rsid w:val="00490C6A"/>
    <w:rsid w:val="00490EA9"/>
    <w:rsid w:val="004912AF"/>
    <w:rsid w:val="00491354"/>
    <w:rsid w:val="00491421"/>
    <w:rsid w:val="004916EA"/>
    <w:rsid w:val="00491C57"/>
    <w:rsid w:val="0049213F"/>
    <w:rsid w:val="00492368"/>
    <w:rsid w:val="00492AAD"/>
    <w:rsid w:val="00492F4C"/>
    <w:rsid w:val="0049355F"/>
    <w:rsid w:val="00493A85"/>
    <w:rsid w:val="00493D0C"/>
    <w:rsid w:val="0049439D"/>
    <w:rsid w:val="0049445D"/>
    <w:rsid w:val="004944DC"/>
    <w:rsid w:val="00494591"/>
    <w:rsid w:val="00494821"/>
    <w:rsid w:val="00495784"/>
    <w:rsid w:val="00496B87"/>
    <w:rsid w:val="004973B0"/>
    <w:rsid w:val="00497519"/>
    <w:rsid w:val="00497F73"/>
    <w:rsid w:val="004A0AB0"/>
    <w:rsid w:val="004A0C8A"/>
    <w:rsid w:val="004A1452"/>
    <w:rsid w:val="004A1AC7"/>
    <w:rsid w:val="004A1D9A"/>
    <w:rsid w:val="004A2AAD"/>
    <w:rsid w:val="004A2F71"/>
    <w:rsid w:val="004A3556"/>
    <w:rsid w:val="004A3745"/>
    <w:rsid w:val="004A3814"/>
    <w:rsid w:val="004A3AB8"/>
    <w:rsid w:val="004A3FF3"/>
    <w:rsid w:val="004A4594"/>
    <w:rsid w:val="004A4A7D"/>
    <w:rsid w:val="004A4DED"/>
    <w:rsid w:val="004A513C"/>
    <w:rsid w:val="004A5324"/>
    <w:rsid w:val="004A5487"/>
    <w:rsid w:val="004A5864"/>
    <w:rsid w:val="004A6E5E"/>
    <w:rsid w:val="004A7100"/>
    <w:rsid w:val="004A726A"/>
    <w:rsid w:val="004A7612"/>
    <w:rsid w:val="004A7D6F"/>
    <w:rsid w:val="004A7EA6"/>
    <w:rsid w:val="004B0249"/>
    <w:rsid w:val="004B1472"/>
    <w:rsid w:val="004B1DB5"/>
    <w:rsid w:val="004B1F32"/>
    <w:rsid w:val="004B1FE2"/>
    <w:rsid w:val="004B209B"/>
    <w:rsid w:val="004B216F"/>
    <w:rsid w:val="004B2484"/>
    <w:rsid w:val="004B290F"/>
    <w:rsid w:val="004B358B"/>
    <w:rsid w:val="004B38E7"/>
    <w:rsid w:val="004B390A"/>
    <w:rsid w:val="004B3CDA"/>
    <w:rsid w:val="004B46A0"/>
    <w:rsid w:val="004B53DF"/>
    <w:rsid w:val="004B552C"/>
    <w:rsid w:val="004B5554"/>
    <w:rsid w:val="004B5E74"/>
    <w:rsid w:val="004B5FF2"/>
    <w:rsid w:val="004B6926"/>
    <w:rsid w:val="004B6D98"/>
    <w:rsid w:val="004B6E24"/>
    <w:rsid w:val="004B739F"/>
    <w:rsid w:val="004B7681"/>
    <w:rsid w:val="004B77A3"/>
    <w:rsid w:val="004C0A2D"/>
    <w:rsid w:val="004C15F8"/>
    <w:rsid w:val="004C1778"/>
    <w:rsid w:val="004C1C02"/>
    <w:rsid w:val="004C2C03"/>
    <w:rsid w:val="004C2D41"/>
    <w:rsid w:val="004C2DFA"/>
    <w:rsid w:val="004C34D7"/>
    <w:rsid w:val="004C37E5"/>
    <w:rsid w:val="004C3B63"/>
    <w:rsid w:val="004C3D1D"/>
    <w:rsid w:val="004C4D3B"/>
    <w:rsid w:val="004C52B3"/>
    <w:rsid w:val="004C59CD"/>
    <w:rsid w:val="004C5A79"/>
    <w:rsid w:val="004C68E5"/>
    <w:rsid w:val="004C6B45"/>
    <w:rsid w:val="004C6BBE"/>
    <w:rsid w:val="004C7714"/>
    <w:rsid w:val="004C7A81"/>
    <w:rsid w:val="004C7D05"/>
    <w:rsid w:val="004C7FB5"/>
    <w:rsid w:val="004D0648"/>
    <w:rsid w:val="004D117A"/>
    <w:rsid w:val="004D1C88"/>
    <w:rsid w:val="004D1F49"/>
    <w:rsid w:val="004D24DF"/>
    <w:rsid w:val="004D2ECE"/>
    <w:rsid w:val="004D3240"/>
    <w:rsid w:val="004D326B"/>
    <w:rsid w:val="004D3301"/>
    <w:rsid w:val="004D3CD9"/>
    <w:rsid w:val="004D44DF"/>
    <w:rsid w:val="004D4937"/>
    <w:rsid w:val="004D4A24"/>
    <w:rsid w:val="004D4C0B"/>
    <w:rsid w:val="004D4E0E"/>
    <w:rsid w:val="004D52FD"/>
    <w:rsid w:val="004D5443"/>
    <w:rsid w:val="004D56C5"/>
    <w:rsid w:val="004D5E23"/>
    <w:rsid w:val="004D62AE"/>
    <w:rsid w:val="004D6378"/>
    <w:rsid w:val="004D6B49"/>
    <w:rsid w:val="004E008E"/>
    <w:rsid w:val="004E0C5D"/>
    <w:rsid w:val="004E15B8"/>
    <w:rsid w:val="004E1D1A"/>
    <w:rsid w:val="004E2411"/>
    <w:rsid w:val="004E3117"/>
    <w:rsid w:val="004E311A"/>
    <w:rsid w:val="004E3301"/>
    <w:rsid w:val="004E33F9"/>
    <w:rsid w:val="004E3426"/>
    <w:rsid w:val="004E34A2"/>
    <w:rsid w:val="004E3681"/>
    <w:rsid w:val="004E371A"/>
    <w:rsid w:val="004E3AD9"/>
    <w:rsid w:val="004E4867"/>
    <w:rsid w:val="004E48B4"/>
    <w:rsid w:val="004E4B18"/>
    <w:rsid w:val="004E4DFF"/>
    <w:rsid w:val="004E4F5F"/>
    <w:rsid w:val="004E4F82"/>
    <w:rsid w:val="004E59FB"/>
    <w:rsid w:val="004E6335"/>
    <w:rsid w:val="004E6598"/>
    <w:rsid w:val="004E680D"/>
    <w:rsid w:val="004E6EA2"/>
    <w:rsid w:val="004E767D"/>
    <w:rsid w:val="004E77E0"/>
    <w:rsid w:val="004E7E0F"/>
    <w:rsid w:val="004E7EA5"/>
    <w:rsid w:val="004F0493"/>
    <w:rsid w:val="004F0561"/>
    <w:rsid w:val="004F0CD5"/>
    <w:rsid w:val="004F0DD3"/>
    <w:rsid w:val="004F0E92"/>
    <w:rsid w:val="004F11FC"/>
    <w:rsid w:val="004F14C9"/>
    <w:rsid w:val="004F18C1"/>
    <w:rsid w:val="004F1F65"/>
    <w:rsid w:val="004F2119"/>
    <w:rsid w:val="004F21C4"/>
    <w:rsid w:val="004F21DF"/>
    <w:rsid w:val="004F2274"/>
    <w:rsid w:val="004F2278"/>
    <w:rsid w:val="004F27A7"/>
    <w:rsid w:val="004F2A39"/>
    <w:rsid w:val="004F3257"/>
    <w:rsid w:val="004F331B"/>
    <w:rsid w:val="004F33D5"/>
    <w:rsid w:val="004F3C72"/>
    <w:rsid w:val="004F4C10"/>
    <w:rsid w:val="004F4E07"/>
    <w:rsid w:val="004F5240"/>
    <w:rsid w:val="004F5638"/>
    <w:rsid w:val="004F5B26"/>
    <w:rsid w:val="004F5E02"/>
    <w:rsid w:val="004F5F10"/>
    <w:rsid w:val="004F754E"/>
    <w:rsid w:val="004F76F1"/>
    <w:rsid w:val="004F7F74"/>
    <w:rsid w:val="00500A4E"/>
    <w:rsid w:val="00501298"/>
    <w:rsid w:val="00501C2A"/>
    <w:rsid w:val="00501D46"/>
    <w:rsid w:val="005024EA"/>
    <w:rsid w:val="00502E2B"/>
    <w:rsid w:val="005031E8"/>
    <w:rsid w:val="00504241"/>
    <w:rsid w:val="0050444C"/>
    <w:rsid w:val="005050CE"/>
    <w:rsid w:val="005053E1"/>
    <w:rsid w:val="00505749"/>
    <w:rsid w:val="00505D3A"/>
    <w:rsid w:val="00505E07"/>
    <w:rsid w:val="00505EC1"/>
    <w:rsid w:val="005061A7"/>
    <w:rsid w:val="00506472"/>
    <w:rsid w:val="005067BF"/>
    <w:rsid w:val="00506E43"/>
    <w:rsid w:val="005071F8"/>
    <w:rsid w:val="00507342"/>
    <w:rsid w:val="00507EBF"/>
    <w:rsid w:val="005100CA"/>
    <w:rsid w:val="005106AB"/>
    <w:rsid w:val="00511064"/>
    <w:rsid w:val="00511069"/>
    <w:rsid w:val="0051119B"/>
    <w:rsid w:val="005123DB"/>
    <w:rsid w:val="00512750"/>
    <w:rsid w:val="005129EE"/>
    <w:rsid w:val="005135EA"/>
    <w:rsid w:val="00513615"/>
    <w:rsid w:val="00513E93"/>
    <w:rsid w:val="005140FF"/>
    <w:rsid w:val="005143DD"/>
    <w:rsid w:val="00514615"/>
    <w:rsid w:val="005149A8"/>
    <w:rsid w:val="0051518F"/>
    <w:rsid w:val="00515285"/>
    <w:rsid w:val="00515D5C"/>
    <w:rsid w:val="00515EF0"/>
    <w:rsid w:val="0051673C"/>
    <w:rsid w:val="00516D4C"/>
    <w:rsid w:val="005170DD"/>
    <w:rsid w:val="00517538"/>
    <w:rsid w:val="005179AB"/>
    <w:rsid w:val="00517DB4"/>
    <w:rsid w:val="00520197"/>
    <w:rsid w:val="005203D6"/>
    <w:rsid w:val="00520955"/>
    <w:rsid w:val="00521CEE"/>
    <w:rsid w:val="00521DFA"/>
    <w:rsid w:val="00521F69"/>
    <w:rsid w:val="00521FD5"/>
    <w:rsid w:val="0052268D"/>
    <w:rsid w:val="0052309B"/>
    <w:rsid w:val="0052391C"/>
    <w:rsid w:val="00524300"/>
    <w:rsid w:val="00524344"/>
    <w:rsid w:val="00524579"/>
    <w:rsid w:val="005247F9"/>
    <w:rsid w:val="00524C59"/>
    <w:rsid w:val="00524E73"/>
    <w:rsid w:val="005252B5"/>
    <w:rsid w:val="00525C59"/>
    <w:rsid w:val="0052608A"/>
    <w:rsid w:val="00526F32"/>
    <w:rsid w:val="00527CCC"/>
    <w:rsid w:val="00530C3A"/>
    <w:rsid w:val="00530D7B"/>
    <w:rsid w:val="00530F50"/>
    <w:rsid w:val="00531065"/>
    <w:rsid w:val="005310CC"/>
    <w:rsid w:val="005311BA"/>
    <w:rsid w:val="005314D9"/>
    <w:rsid w:val="00531847"/>
    <w:rsid w:val="00531C73"/>
    <w:rsid w:val="005320F6"/>
    <w:rsid w:val="0053270E"/>
    <w:rsid w:val="00532A1A"/>
    <w:rsid w:val="00532A3C"/>
    <w:rsid w:val="00532B71"/>
    <w:rsid w:val="00533B85"/>
    <w:rsid w:val="00533D68"/>
    <w:rsid w:val="005346E7"/>
    <w:rsid w:val="005351A6"/>
    <w:rsid w:val="0053566D"/>
    <w:rsid w:val="00535E31"/>
    <w:rsid w:val="0053687E"/>
    <w:rsid w:val="0053713A"/>
    <w:rsid w:val="00537AC1"/>
    <w:rsid w:val="00537D9A"/>
    <w:rsid w:val="00540EBB"/>
    <w:rsid w:val="00541551"/>
    <w:rsid w:val="00541CE0"/>
    <w:rsid w:val="00541F7D"/>
    <w:rsid w:val="00542785"/>
    <w:rsid w:val="00542F75"/>
    <w:rsid w:val="00543065"/>
    <w:rsid w:val="00543236"/>
    <w:rsid w:val="005433A5"/>
    <w:rsid w:val="0054384F"/>
    <w:rsid w:val="00543A18"/>
    <w:rsid w:val="005452E0"/>
    <w:rsid w:val="005452EF"/>
    <w:rsid w:val="00545AEC"/>
    <w:rsid w:val="00546125"/>
    <w:rsid w:val="00546619"/>
    <w:rsid w:val="00546FE4"/>
    <w:rsid w:val="00547148"/>
    <w:rsid w:val="0054756C"/>
    <w:rsid w:val="00547728"/>
    <w:rsid w:val="00547821"/>
    <w:rsid w:val="0054799E"/>
    <w:rsid w:val="00547E97"/>
    <w:rsid w:val="00550199"/>
    <w:rsid w:val="00550B75"/>
    <w:rsid w:val="00550E04"/>
    <w:rsid w:val="00552370"/>
    <w:rsid w:val="00552476"/>
    <w:rsid w:val="00552D63"/>
    <w:rsid w:val="00553491"/>
    <w:rsid w:val="005538F1"/>
    <w:rsid w:val="00553999"/>
    <w:rsid w:val="00553AF4"/>
    <w:rsid w:val="005544B8"/>
    <w:rsid w:val="0055474B"/>
    <w:rsid w:val="00554B30"/>
    <w:rsid w:val="00555998"/>
    <w:rsid w:val="00555F48"/>
    <w:rsid w:val="00556D2F"/>
    <w:rsid w:val="00556D43"/>
    <w:rsid w:val="00556E1E"/>
    <w:rsid w:val="00560090"/>
    <w:rsid w:val="005603C6"/>
    <w:rsid w:val="00560963"/>
    <w:rsid w:val="00560DE8"/>
    <w:rsid w:val="00560FE3"/>
    <w:rsid w:val="00561423"/>
    <w:rsid w:val="0056180F"/>
    <w:rsid w:val="00561F0A"/>
    <w:rsid w:val="00562193"/>
    <w:rsid w:val="00562583"/>
    <w:rsid w:val="0056296D"/>
    <w:rsid w:val="00563159"/>
    <w:rsid w:val="00563ED3"/>
    <w:rsid w:val="005645EA"/>
    <w:rsid w:val="00564C05"/>
    <w:rsid w:val="00564DDC"/>
    <w:rsid w:val="00564E98"/>
    <w:rsid w:val="00564EE3"/>
    <w:rsid w:val="0056626E"/>
    <w:rsid w:val="00566FEA"/>
    <w:rsid w:val="0056709B"/>
    <w:rsid w:val="00567214"/>
    <w:rsid w:val="00567E6D"/>
    <w:rsid w:val="005701A2"/>
    <w:rsid w:val="0057026B"/>
    <w:rsid w:val="0057046C"/>
    <w:rsid w:val="00571615"/>
    <w:rsid w:val="005717EF"/>
    <w:rsid w:val="005723E6"/>
    <w:rsid w:val="00572850"/>
    <w:rsid w:val="0057321F"/>
    <w:rsid w:val="00574F0B"/>
    <w:rsid w:val="0057511E"/>
    <w:rsid w:val="0057538F"/>
    <w:rsid w:val="00575AF6"/>
    <w:rsid w:val="00575EAE"/>
    <w:rsid w:val="00575EDD"/>
    <w:rsid w:val="0057617A"/>
    <w:rsid w:val="0057641F"/>
    <w:rsid w:val="0057644E"/>
    <w:rsid w:val="005765BE"/>
    <w:rsid w:val="00576A0D"/>
    <w:rsid w:val="005772FD"/>
    <w:rsid w:val="00577871"/>
    <w:rsid w:val="00577887"/>
    <w:rsid w:val="00580032"/>
    <w:rsid w:val="00580256"/>
    <w:rsid w:val="00580973"/>
    <w:rsid w:val="00580E95"/>
    <w:rsid w:val="00581C57"/>
    <w:rsid w:val="005829A0"/>
    <w:rsid w:val="00582C0C"/>
    <w:rsid w:val="00582CEE"/>
    <w:rsid w:val="00582D20"/>
    <w:rsid w:val="00582D69"/>
    <w:rsid w:val="005834C0"/>
    <w:rsid w:val="0058365F"/>
    <w:rsid w:val="00584615"/>
    <w:rsid w:val="005849B6"/>
    <w:rsid w:val="00584EE9"/>
    <w:rsid w:val="0058594F"/>
    <w:rsid w:val="00585AD7"/>
    <w:rsid w:val="00585FAD"/>
    <w:rsid w:val="005874B6"/>
    <w:rsid w:val="005878E7"/>
    <w:rsid w:val="00587FEB"/>
    <w:rsid w:val="0059027C"/>
    <w:rsid w:val="005904DB"/>
    <w:rsid w:val="00590B3A"/>
    <w:rsid w:val="00591126"/>
    <w:rsid w:val="00591845"/>
    <w:rsid w:val="0059187D"/>
    <w:rsid w:val="0059256E"/>
    <w:rsid w:val="00592648"/>
    <w:rsid w:val="005928F5"/>
    <w:rsid w:val="0059311A"/>
    <w:rsid w:val="00593987"/>
    <w:rsid w:val="00593A58"/>
    <w:rsid w:val="00593D60"/>
    <w:rsid w:val="005941A2"/>
    <w:rsid w:val="005944A1"/>
    <w:rsid w:val="00594A9A"/>
    <w:rsid w:val="00594DD9"/>
    <w:rsid w:val="00595208"/>
    <w:rsid w:val="0059540D"/>
    <w:rsid w:val="005959EF"/>
    <w:rsid w:val="005964A5"/>
    <w:rsid w:val="00596568"/>
    <w:rsid w:val="00596E17"/>
    <w:rsid w:val="0059705C"/>
    <w:rsid w:val="005973D8"/>
    <w:rsid w:val="00597401"/>
    <w:rsid w:val="0059770B"/>
    <w:rsid w:val="00597EFD"/>
    <w:rsid w:val="005A018B"/>
    <w:rsid w:val="005A09C3"/>
    <w:rsid w:val="005A14E7"/>
    <w:rsid w:val="005A1953"/>
    <w:rsid w:val="005A1BC9"/>
    <w:rsid w:val="005A1C42"/>
    <w:rsid w:val="005A1DC6"/>
    <w:rsid w:val="005A260B"/>
    <w:rsid w:val="005A2EDB"/>
    <w:rsid w:val="005A3029"/>
    <w:rsid w:val="005A308E"/>
    <w:rsid w:val="005A383C"/>
    <w:rsid w:val="005A3E70"/>
    <w:rsid w:val="005A42EA"/>
    <w:rsid w:val="005A4BB6"/>
    <w:rsid w:val="005A4C49"/>
    <w:rsid w:val="005A4CFA"/>
    <w:rsid w:val="005A5075"/>
    <w:rsid w:val="005A553D"/>
    <w:rsid w:val="005A5845"/>
    <w:rsid w:val="005A5B51"/>
    <w:rsid w:val="005A5B92"/>
    <w:rsid w:val="005A5DA2"/>
    <w:rsid w:val="005A5DAD"/>
    <w:rsid w:val="005A646E"/>
    <w:rsid w:val="005A6951"/>
    <w:rsid w:val="005A74BB"/>
    <w:rsid w:val="005B0EF5"/>
    <w:rsid w:val="005B165D"/>
    <w:rsid w:val="005B1CC1"/>
    <w:rsid w:val="005B20AF"/>
    <w:rsid w:val="005B34D7"/>
    <w:rsid w:val="005B3619"/>
    <w:rsid w:val="005B36BE"/>
    <w:rsid w:val="005B40CA"/>
    <w:rsid w:val="005B4436"/>
    <w:rsid w:val="005B4445"/>
    <w:rsid w:val="005B449F"/>
    <w:rsid w:val="005B49DF"/>
    <w:rsid w:val="005B4B25"/>
    <w:rsid w:val="005B5140"/>
    <w:rsid w:val="005B539F"/>
    <w:rsid w:val="005B5A4E"/>
    <w:rsid w:val="005B6232"/>
    <w:rsid w:val="005B75DE"/>
    <w:rsid w:val="005B7674"/>
    <w:rsid w:val="005B7A17"/>
    <w:rsid w:val="005C019A"/>
    <w:rsid w:val="005C116A"/>
    <w:rsid w:val="005C11D0"/>
    <w:rsid w:val="005C1468"/>
    <w:rsid w:val="005C1830"/>
    <w:rsid w:val="005C21F0"/>
    <w:rsid w:val="005C2291"/>
    <w:rsid w:val="005C26BB"/>
    <w:rsid w:val="005C2ECC"/>
    <w:rsid w:val="005C2F6D"/>
    <w:rsid w:val="005C342C"/>
    <w:rsid w:val="005C35AB"/>
    <w:rsid w:val="005C3AEE"/>
    <w:rsid w:val="005C3C06"/>
    <w:rsid w:val="005C3D1A"/>
    <w:rsid w:val="005C3D4C"/>
    <w:rsid w:val="005C3EE4"/>
    <w:rsid w:val="005C42B2"/>
    <w:rsid w:val="005C496B"/>
    <w:rsid w:val="005C49EA"/>
    <w:rsid w:val="005C56EE"/>
    <w:rsid w:val="005C5E2F"/>
    <w:rsid w:val="005C749A"/>
    <w:rsid w:val="005C789B"/>
    <w:rsid w:val="005D0557"/>
    <w:rsid w:val="005D11AC"/>
    <w:rsid w:val="005D13EC"/>
    <w:rsid w:val="005D1710"/>
    <w:rsid w:val="005D1930"/>
    <w:rsid w:val="005D1A41"/>
    <w:rsid w:val="005D1C49"/>
    <w:rsid w:val="005D1D6B"/>
    <w:rsid w:val="005D1ECD"/>
    <w:rsid w:val="005D2462"/>
    <w:rsid w:val="005D28A6"/>
    <w:rsid w:val="005D28A7"/>
    <w:rsid w:val="005D2E45"/>
    <w:rsid w:val="005D3472"/>
    <w:rsid w:val="005D3BEB"/>
    <w:rsid w:val="005D3D45"/>
    <w:rsid w:val="005D414B"/>
    <w:rsid w:val="005D41CE"/>
    <w:rsid w:val="005D4C4A"/>
    <w:rsid w:val="005D5CE6"/>
    <w:rsid w:val="005D6602"/>
    <w:rsid w:val="005D754A"/>
    <w:rsid w:val="005D78DD"/>
    <w:rsid w:val="005D7B17"/>
    <w:rsid w:val="005D7DE1"/>
    <w:rsid w:val="005E07F0"/>
    <w:rsid w:val="005E0911"/>
    <w:rsid w:val="005E0FD2"/>
    <w:rsid w:val="005E19C9"/>
    <w:rsid w:val="005E206B"/>
    <w:rsid w:val="005E21C7"/>
    <w:rsid w:val="005E2366"/>
    <w:rsid w:val="005E23B1"/>
    <w:rsid w:val="005E2812"/>
    <w:rsid w:val="005E2DF9"/>
    <w:rsid w:val="005E310D"/>
    <w:rsid w:val="005E346B"/>
    <w:rsid w:val="005E3992"/>
    <w:rsid w:val="005E4CF0"/>
    <w:rsid w:val="005E53C8"/>
    <w:rsid w:val="005E5639"/>
    <w:rsid w:val="005E577C"/>
    <w:rsid w:val="005E6757"/>
    <w:rsid w:val="005E6878"/>
    <w:rsid w:val="005E6A0A"/>
    <w:rsid w:val="005E6C2A"/>
    <w:rsid w:val="005E7109"/>
    <w:rsid w:val="005E76F9"/>
    <w:rsid w:val="005E772D"/>
    <w:rsid w:val="005E7A1D"/>
    <w:rsid w:val="005E7E2A"/>
    <w:rsid w:val="005F08FA"/>
    <w:rsid w:val="005F0B4C"/>
    <w:rsid w:val="005F0D88"/>
    <w:rsid w:val="005F0DB4"/>
    <w:rsid w:val="005F0F0F"/>
    <w:rsid w:val="005F0F2B"/>
    <w:rsid w:val="005F14A2"/>
    <w:rsid w:val="005F1632"/>
    <w:rsid w:val="005F2550"/>
    <w:rsid w:val="005F25F2"/>
    <w:rsid w:val="005F2810"/>
    <w:rsid w:val="005F2974"/>
    <w:rsid w:val="005F2BB5"/>
    <w:rsid w:val="005F32BB"/>
    <w:rsid w:val="005F4C43"/>
    <w:rsid w:val="005F5285"/>
    <w:rsid w:val="005F52BF"/>
    <w:rsid w:val="005F5713"/>
    <w:rsid w:val="005F575D"/>
    <w:rsid w:val="005F5870"/>
    <w:rsid w:val="005F638A"/>
    <w:rsid w:val="005F6636"/>
    <w:rsid w:val="005F797E"/>
    <w:rsid w:val="005F79AD"/>
    <w:rsid w:val="005F7FB7"/>
    <w:rsid w:val="00600447"/>
    <w:rsid w:val="006008B9"/>
    <w:rsid w:val="006009FC"/>
    <w:rsid w:val="00600A1D"/>
    <w:rsid w:val="00600D87"/>
    <w:rsid w:val="00601428"/>
    <w:rsid w:val="00601900"/>
    <w:rsid w:val="00601DCE"/>
    <w:rsid w:val="00602643"/>
    <w:rsid w:val="00603103"/>
    <w:rsid w:val="0060337E"/>
    <w:rsid w:val="00603696"/>
    <w:rsid w:val="006036CD"/>
    <w:rsid w:val="006038C6"/>
    <w:rsid w:val="00603EF5"/>
    <w:rsid w:val="00603FFF"/>
    <w:rsid w:val="006044A4"/>
    <w:rsid w:val="006046EF"/>
    <w:rsid w:val="00605638"/>
    <w:rsid w:val="00605F51"/>
    <w:rsid w:val="00606014"/>
    <w:rsid w:val="00606200"/>
    <w:rsid w:val="006064E0"/>
    <w:rsid w:val="006065B0"/>
    <w:rsid w:val="00606F85"/>
    <w:rsid w:val="0060700E"/>
    <w:rsid w:val="00607546"/>
    <w:rsid w:val="00607583"/>
    <w:rsid w:val="006075A7"/>
    <w:rsid w:val="00607C5C"/>
    <w:rsid w:val="00610308"/>
    <w:rsid w:val="006103DC"/>
    <w:rsid w:val="00611071"/>
    <w:rsid w:val="00611207"/>
    <w:rsid w:val="006117B4"/>
    <w:rsid w:val="00611AB8"/>
    <w:rsid w:val="006120B9"/>
    <w:rsid w:val="00612545"/>
    <w:rsid w:val="006127A0"/>
    <w:rsid w:val="006129E1"/>
    <w:rsid w:val="00613068"/>
    <w:rsid w:val="0061347E"/>
    <w:rsid w:val="00613510"/>
    <w:rsid w:val="006136D5"/>
    <w:rsid w:val="00613B3D"/>
    <w:rsid w:val="00613BED"/>
    <w:rsid w:val="006141DD"/>
    <w:rsid w:val="00614628"/>
    <w:rsid w:val="00614A7C"/>
    <w:rsid w:val="0061517B"/>
    <w:rsid w:val="006154F6"/>
    <w:rsid w:val="0061571F"/>
    <w:rsid w:val="006159D9"/>
    <w:rsid w:val="0061677B"/>
    <w:rsid w:val="006173D3"/>
    <w:rsid w:val="006177BD"/>
    <w:rsid w:val="00617D74"/>
    <w:rsid w:val="00617E87"/>
    <w:rsid w:val="00620BE1"/>
    <w:rsid w:val="00621275"/>
    <w:rsid w:val="0062177F"/>
    <w:rsid w:val="006220C3"/>
    <w:rsid w:val="00622AA1"/>
    <w:rsid w:val="00622C43"/>
    <w:rsid w:val="00622E3A"/>
    <w:rsid w:val="00623480"/>
    <w:rsid w:val="006236A2"/>
    <w:rsid w:val="006241BC"/>
    <w:rsid w:val="00624469"/>
    <w:rsid w:val="00624B0D"/>
    <w:rsid w:val="00624C7A"/>
    <w:rsid w:val="006250F9"/>
    <w:rsid w:val="00625A89"/>
    <w:rsid w:val="00625D19"/>
    <w:rsid w:val="00626567"/>
    <w:rsid w:val="00626887"/>
    <w:rsid w:val="00626941"/>
    <w:rsid w:val="00626EF8"/>
    <w:rsid w:val="00627DBF"/>
    <w:rsid w:val="00627F4B"/>
    <w:rsid w:val="0063081B"/>
    <w:rsid w:val="00630D0F"/>
    <w:rsid w:val="00631C0A"/>
    <w:rsid w:val="00631D55"/>
    <w:rsid w:val="00631F71"/>
    <w:rsid w:val="006320C6"/>
    <w:rsid w:val="00633096"/>
    <w:rsid w:val="00633279"/>
    <w:rsid w:val="006332CC"/>
    <w:rsid w:val="00633928"/>
    <w:rsid w:val="00633F6E"/>
    <w:rsid w:val="0063440B"/>
    <w:rsid w:val="00634436"/>
    <w:rsid w:val="00634EA7"/>
    <w:rsid w:val="00634F31"/>
    <w:rsid w:val="0063521B"/>
    <w:rsid w:val="006356D8"/>
    <w:rsid w:val="00636CA4"/>
    <w:rsid w:val="00637931"/>
    <w:rsid w:val="00637D63"/>
    <w:rsid w:val="00640084"/>
    <w:rsid w:val="006403C9"/>
    <w:rsid w:val="0064059B"/>
    <w:rsid w:val="00640BE8"/>
    <w:rsid w:val="0064153B"/>
    <w:rsid w:val="00641E34"/>
    <w:rsid w:val="006428CB"/>
    <w:rsid w:val="00642BEF"/>
    <w:rsid w:val="00642D14"/>
    <w:rsid w:val="00642F19"/>
    <w:rsid w:val="006432C3"/>
    <w:rsid w:val="00643613"/>
    <w:rsid w:val="0064475E"/>
    <w:rsid w:val="00645583"/>
    <w:rsid w:val="00645CE1"/>
    <w:rsid w:val="006462BC"/>
    <w:rsid w:val="0064661F"/>
    <w:rsid w:val="00646AE5"/>
    <w:rsid w:val="00647A55"/>
    <w:rsid w:val="00647FF6"/>
    <w:rsid w:val="006502E9"/>
    <w:rsid w:val="00650606"/>
    <w:rsid w:val="0065147C"/>
    <w:rsid w:val="00651F62"/>
    <w:rsid w:val="006524B7"/>
    <w:rsid w:val="00652FAF"/>
    <w:rsid w:val="006534B0"/>
    <w:rsid w:val="00653722"/>
    <w:rsid w:val="00653E27"/>
    <w:rsid w:val="006543C8"/>
    <w:rsid w:val="0065581F"/>
    <w:rsid w:val="00655C44"/>
    <w:rsid w:val="00656409"/>
    <w:rsid w:val="00656474"/>
    <w:rsid w:val="00656A3A"/>
    <w:rsid w:val="00656E2E"/>
    <w:rsid w:val="006572B0"/>
    <w:rsid w:val="00661127"/>
    <w:rsid w:val="0066130A"/>
    <w:rsid w:val="006613C8"/>
    <w:rsid w:val="00661AFC"/>
    <w:rsid w:val="00661E49"/>
    <w:rsid w:val="00662365"/>
    <w:rsid w:val="006624B6"/>
    <w:rsid w:val="00662B8A"/>
    <w:rsid w:val="0066308B"/>
    <w:rsid w:val="0066386A"/>
    <w:rsid w:val="00663F95"/>
    <w:rsid w:val="00664BDE"/>
    <w:rsid w:val="006655D3"/>
    <w:rsid w:val="00665822"/>
    <w:rsid w:val="00665E1C"/>
    <w:rsid w:val="0066658D"/>
    <w:rsid w:val="006669AD"/>
    <w:rsid w:val="00667200"/>
    <w:rsid w:val="00667454"/>
    <w:rsid w:val="0067004C"/>
    <w:rsid w:val="00670CCE"/>
    <w:rsid w:val="006714F4"/>
    <w:rsid w:val="00671739"/>
    <w:rsid w:val="0067185F"/>
    <w:rsid w:val="006718C1"/>
    <w:rsid w:val="00671CBC"/>
    <w:rsid w:val="00671E10"/>
    <w:rsid w:val="00672052"/>
    <w:rsid w:val="0067219D"/>
    <w:rsid w:val="00672B30"/>
    <w:rsid w:val="006732A6"/>
    <w:rsid w:val="00673A74"/>
    <w:rsid w:val="00673B64"/>
    <w:rsid w:val="00673BBF"/>
    <w:rsid w:val="00674343"/>
    <w:rsid w:val="00674406"/>
    <w:rsid w:val="0067455E"/>
    <w:rsid w:val="00674C2D"/>
    <w:rsid w:val="00675184"/>
    <w:rsid w:val="00675188"/>
    <w:rsid w:val="00675328"/>
    <w:rsid w:val="00675BEF"/>
    <w:rsid w:val="00675DD9"/>
    <w:rsid w:val="00675DF6"/>
    <w:rsid w:val="00675E45"/>
    <w:rsid w:val="00675FB3"/>
    <w:rsid w:val="00676ECD"/>
    <w:rsid w:val="00676F2A"/>
    <w:rsid w:val="00677B60"/>
    <w:rsid w:val="00680FCF"/>
    <w:rsid w:val="00681566"/>
    <w:rsid w:val="0068197F"/>
    <w:rsid w:val="006819DD"/>
    <w:rsid w:val="00681AC8"/>
    <w:rsid w:val="00681BCD"/>
    <w:rsid w:val="00682303"/>
    <w:rsid w:val="006824BA"/>
    <w:rsid w:val="006827BD"/>
    <w:rsid w:val="006828B8"/>
    <w:rsid w:val="00682902"/>
    <w:rsid w:val="00682E52"/>
    <w:rsid w:val="0068394A"/>
    <w:rsid w:val="00683B01"/>
    <w:rsid w:val="00683B35"/>
    <w:rsid w:val="00683DB8"/>
    <w:rsid w:val="00684491"/>
    <w:rsid w:val="00684796"/>
    <w:rsid w:val="00684DE2"/>
    <w:rsid w:val="00685E5F"/>
    <w:rsid w:val="0068625F"/>
    <w:rsid w:val="00686316"/>
    <w:rsid w:val="00686E67"/>
    <w:rsid w:val="00690503"/>
    <w:rsid w:val="00690547"/>
    <w:rsid w:val="00690752"/>
    <w:rsid w:val="00690A2C"/>
    <w:rsid w:val="00690A67"/>
    <w:rsid w:val="00690AFD"/>
    <w:rsid w:val="0069140F"/>
    <w:rsid w:val="00691887"/>
    <w:rsid w:val="006919FA"/>
    <w:rsid w:val="00691B97"/>
    <w:rsid w:val="00691D84"/>
    <w:rsid w:val="00691DC5"/>
    <w:rsid w:val="0069212A"/>
    <w:rsid w:val="006923C1"/>
    <w:rsid w:val="00692DC0"/>
    <w:rsid w:val="0069378E"/>
    <w:rsid w:val="00693C54"/>
    <w:rsid w:val="00693CED"/>
    <w:rsid w:val="00693F9D"/>
    <w:rsid w:val="00694C62"/>
    <w:rsid w:val="00695250"/>
    <w:rsid w:val="00695263"/>
    <w:rsid w:val="00695703"/>
    <w:rsid w:val="00695906"/>
    <w:rsid w:val="00696398"/>
    <w:rsid w:val="006963F1"/>
    <w:rsid w:val="00696C3D"/>
    <w:rsid w:val="00696EB9"/>
    <w:rsid w:val="0069715E"/>
    <w:rsid w:val="006976D3"/>
    <w:rsid w:val="006979EF"/>
    <w:rsid w:val="006A0019"/>
    <w:rsid w:val="006A0634"/>
    <w:rsid w:val="006A0CE2"/>
    <w:rsid w:val="006A19C4"/>
    <w:rsid w:val="006A2495"/>
    <w:rsid w:val="006A2F38"/>
    <w:rsid w:val="006A38C7"/>
    <w:rsid w:val="006A3E36"/>
    <w:rsid w:val="006A3F69"/>
    <w:rsid w:val="006A47C2"/>
    <w:rsid w:val="006A480A"/>
    <w:rsid w:val="006A54D5"/>
    <w:rsid w:val="006A5631"/>
    <w:rsid w:val="006A58F5"/>
    <w:rsid w:val="006A5DA8"/>
    <w:rsid w:val="006A627E"/>
    <w:rsid w:val="006A6469"/>
    <w:rsid w:val="006A6BDB"/>
    <w:rsid w:val="006A718F"/>
    <w:rsid w:val="006A7336"/>
    <w:rsid w:val="006A7AE6"/>
    <w:rsid w:val="006A7CAB"/>
    <w:rsid w:val="006B0214"/>
    <w:rsid w:val="006B0E1D"/>
    <w:rsid w:val="006B0F55"/>
    <w:rsid w:val="006B1173"/>
    <w:rsid w:val="006B20CB"/>
    <w:rsid w:val="006B218B"/>
    <w:rsid w:val="006B2CC3"/>
    <w:rsid w:val="006B3B25"/>
    <w:rsid w:val="006B4073"/>
    <w:rsid w:val="006B4C08"/>
    <w:rsid w:val="006B4EB1"/>
    <w:rsid w:val="006B54C1"/>
    <w:rsid w:val="006B552D"/>
    <w:rsid w:val="006B576D"/>
    <w:rsid w:val="006B5B58"/>
    <w:rsid w:val="006B6754"/>
    <w:rsid w:val="006B6B74"/>
    <w:rsid w:val="006B6E42"/>
    <w:rsid w:val="006B7884"/>
    <w:rsid w:val="006C0468"/>
    <w:rsid w:val="006C11FF"/>
    <w:rsid w:val="006C17E8"/>
    <w:rsid w:val="006C2529"/>
    <w:rsid w:val="006C2B9C"/>
    <w:rsid w:val="006C2D7E"/>
    <w:rsid w:val="006C3B5E"/>
    <w:rsid w:val="006C3D55"/>
    <w:rsid w:val="006C3F36"/>
    <w:rsid w:val="006C448A"/>
    <w:rsid w:val="006C4630"/>
    <w:rsid w:val="006C4984"/>
    <w:rsid w:val="006C4F2F"/>
    <w:rsid w:val="006C4F79"/>
    <w:rsid w:val="006C4F97"/>
    <w:rsid w:val="006C5603"/>
    <w:rsid w:val="006C62E1"/>
    <w:rsid w:val="006C6A09"/>
    <w:rsid w:val="006C6C38"/>
    <w:rsid w:val="006C7634"/>
    <w:rsid w:val="006C7FBD"/>
    <w:rsid w:val="006D005C"/>
    <w:rsid w:val="006D0521"/>
    <w:rsid w:val="006D07E2"/>
    <w:rsid w:val="006D0EFD"/>
    <w:rsid w:val="006D104B"/>
    <w:rsid w:val="006D10F2"/>
    <w:rsid w:val="006D13FC"/>
    <w:rsid w:val="006D1710"/>
    <w:rsid w:val="006D1EE6"/>
    <w:rsid w:val="006D24BE"/>
    <w:rsid w:val="006D28BB"/>
    <w:rsid w:val="006D2ABF"/>
    <w:rsid w:val="006D35E1"/>
    <w:rsid w:val="006D39AC"/>
    <w:rsid w:val="006D44BB"/>
    <w:rsid w:val="006D4576"/>
    <w:rsid w:val="006D4C07"/>
    <w:rsid w:val="006D50A2"/>
    <w:rsid w:val="006D50D1"/>
    <w:rsid w:val="006D5472"/>
    <w:rsid w:val="006D589D"/>
    <w:rsid w:val="006D5A56"/>
    <w:rsid w:val="006D6B6E"/>
    <w:rsid w:val="006D6D7F"/>
    <w:rsid w:val="006D7255"/>
    <w:rsid w:val="006D72F0"/>
    <w:rsid w:val="006D74F5"/>
    <w:rsid w:val="006D7F05"/>
    <w:rsid w:val="006E171B"/>
    <w:rsid w:val="006E2221"/>
    <w:rsid w:val="006E23D3"/>
    <w:rsid w:val="006E36FE"/>
    <w:rsid w:val="006E382E"/>
    <w:rsid w:val="006E3B6A"/>
    <w:rsid w:val="006E3CDE"/>
    <w:rsid w:val="006E401A"/>
    <w:rsid w:val="006E4569"/>
    <w:rsid w:val="006E4A0F"/>
    <w:rsid w:val="006E4C2F"/>
    <w:rsid w:val="006E4F83"/>
    <w:rsid w:val="006E520A"/>
    <w:rsid w:val="006E534A"/>
    <w:rsid w:val="006E5D86"/>
    <w:rsid w:val="006E5E21"/>
    <w:rsid w:val="006E6289"/>
    <w:rsid w:val="006E64A4"/>
    <w:rsid w:val="006E71B3"/>
    <w:rsid w:val="006E7715"/>
    <w:rsid w:val="006F0010"/>
    <w:rsid w:val="006F00AF"/>
    <w:rsid w:val="006F0137"/>
    <w:rsid w:val="006F08FD"/>
    <w:rsid w:val="006F0DDD"/>
    <w:rsid w:val="006F0E53"/>
    <w:rsid w:val="006F165E"/>
    <w:rsid w:val="006F16D8"/>
    <w:rsid w:val="006F18E0"/>
    <w:rsid w:val="006F19DF"/>
    <w:rsid w:val="006F2175"/>
    <w:rsid w:val="006F29BF"/>
    <w:rsid w:val="006F40E7"/>
    <w:rsid w:val="006F44EE"/>
    <w:rsid w:val="006F4756"/>
    <w:rsid w:val="006F4DCE"/>
    <w:rsid w:val="006F57D0"/>
    <w:rsid w:val="006F5979"/>
    <w:rsid w:val="006F5DF2"/>
    <w:rsid w:val="006F602E"/>
    <w:rsid w:val="006F6717"/>
    <w:rsid w:val="006F701D"/>
    <w:rsid w:val="006F74C4"/>
    <w:rsid w:val="006F7517"/>
    <w:rsid w:val="006F753B"/>
    <w:rsid w:val="006F79D8"/>
    <w:rsid w:val="006F7DB6"/>
    <w:rsid w:val="007000A2"/>
    <w:rsid w:val="00700360"/>
    <w:rsid w:val="00700578"/>
    <w:rsid w:val="00700914"/>
    <w:rsid w:val="0070091A"/>
    <w:rsid w:val="0070166C"/>
    <w:rsid w:val="007018E5"/>
    <w:rsid w:val="00701D23"/>
    <w:rsid w:val="00701E7C"/>
    <w:rsid w:val="00702001"/>
    <w:rsid w:val="007021C6"/>
    <w:rsid w:val="007032DC"/>
    <w:rsid w:val="007035BE"/>
    <w:rsid w:val="007043FF"/>
    <w:rsid w:val="007047F1"/>
    <w:rsid w:val="00704C42"/>
    <w:rsid w:val="00704CEE"/>
    <w:rsid w:val="00705183"/>
    <w:rsid w:val="0070582D"/>
    <w:rsid w:val="007059FC"/>
    <w:rsid w:val="00705CB9"/>
    <w:rsid w:val="00705D8B"/>
    <w:rsid w:val="00706095"/>
    <w:rsid w:val="007062FA"/>
    <w:rsid w:val="00706565"/>
    <w:rsid w:val="007065CF"/>
    <w:rsid w:val="0070660B"/>
    <w:rsid w:val="00706D24"/>
    <w:rsid w:val="00706F50"/>
    <w:rsid w:val="007104C6"/>
    <w:rsid w:val="007106FA"/>
    <w:rsid w:val="00710A48"/>
    <w:rsid w:val="00711858"/>
    <w:rsid w:val="007118A0"/>
    <w:rsid w:val="007120DC"/>
    <w:rsid w:val="00712ECC"/>
    <w:rsid w:val="00712F38"/>
    <w:rsid w:val="0071354A"/>
    <w:rsid w:val="00713672"/>
    <w:rsid w:val="00713E38"/>
    <w:rsid w:val="0071421E"/>
    <w:rsid w:val="007146B8"/>
    <w:rsid w:val="00714EB5"/>
    <w:rsid w:val="007152A5"/>
    <w:rsid w:val="00715325"/>
    <w:rsid w:val="007153C4"/>
    <w:rsid w:val="0071592A"/>
    <w:rsid w:val="007159AD"/>
    <w:rsid w:val="00715D5B"/>
    <w:rsid w:val="00716021"/>
    <w:rsid w:val="007160D4"/>
    <w:rsid w:val="0071626B"/>
    <w:rsid w:val="00716670"/>
    <w:rsid w:val="0071698E"/>
    <w:rsid w:val="00716B14"/>
    <w:rsid w:val="00716FFF"/>
    <w:rsid w:val="0071729F"/>
    <w:rsid w:val="00717A79"/>
    <w:rsid w:val="00717DF6"/>
    <w:rsid w:val="007200A8"/>
    <w:rsid w:val="007202A1"/>
    <w:rsid w:val="007204D8"/>
    <w:rsid w:val="0072185F"/>
    <w:rsid w:val="00721A41"/>
    <w:rsid w:val="00722249"/>
    <w:rsid w:val="0072225A"/>
    <w:rsid w:val="007226EA"/>
    <w:rsid w:val="007229BA"/>
    <w:rsid w:val="0072308F"/>
    <w:rsid w:val="007238F7"/>
    <w:rsid w:val="007243AD"/>
    <w:rsid w:val="00724D4C"/>
    <w:rsid w:val="00724E50"/>
    <w:rsid w:val="007254D2"/>
    <w:rsid w:val="007255DE"/>
    <w:rsid w:val="00725D96"/>
    <w:rsid w:val="007270E8"/>
    <w:rsid w:val="00727CB4"/>
    <w:rsid w:val="00730960"/>
    <w:rsid w:val="00731038"/>
    <w:rsid w:val="0073103A"/>
    <w:rsid w:val="00731434"/>
    <w:rsid w:val="007317BD"/>
    <w:rsid w:val="007319CB"/>
    <w:rsid w:val="0073320C"/>
    <w:rsid w:val="00733766"/>
    <w:rsid w:val="007345BE"/>
    <w:rsid w:val="007348F1"/>
    <w:rsid w:val="00734CE1"/>
    <w:rsid w:val="00735526"/>
    <w:rsid w:val="00735B28"/>
    <w:rsid w:val="00735C57"/>
    <w:rsid w:val="00735EF4"/>
    <w:rsid w:val="00737091"/>
    <w:rsid w:val="00737629"/>
    <w:rsid w:val="00740876"/>
    <w:rsid w:val="007414DF"/>
    <w:rsid w:val="00741D7D"/>
    <w:rsid w:val="00741EFA"/>
    <w:rsid w:val="00742239"/>
    <w:rsid w:val="00742830"/>
    <w:rsid w:val="00742E17"/>
    <w:rsid w:val="00742F04"/>
    <w:rsid w:val="00743390"/>
    <w:rsid w:val="00743905"/>
    <w:rsid w:val="00743B8E"/>
    <w:rsid w:val="00743FFE"/>
    <w:rsid w:val="00745177"/>
    <w:rsid w:val="0074575F"/>
    <w:rsid w:val="00745FA8"/>
    <w:rsid w:val="00746454"/>
    <w:rsid w:val="007466DE"/>
    <w:rsid w:val="00746977"/>
    <w:rsid w:val="00746ABE"/>
    <w:rsid w:val="00746B9C"/>
    <w:rsid w:val="00747199"/>
    <w:rsid w:val="00747F3E"/>
    <w:rsid w:val="0075084F"/>
    <w:rsid w:val="0075090B"/>
    <w:rsid w:val="00750F04"/>
    <w:rsid w:val="00751130"/>
    <w:rsid w:val="0075189C"/>
    <w:rsid w:val="00751CBA"/>
    <w:rsid w:val="00751D7A"/>
    <w:rsid w:val="0075221F"/>
    <w:rsid w:val="007522A5"/>
    <w:rsid w:val="00752416"/>
    <w:rsid w:val="007527E9"/>
    <w:rsid w:val="00752F53"/>
    <w:rsid w:val="00752FB0"/>
    <w:rsid w:val="007531C4"/>
    <w:rsid w:val="007533CE"/>
    <w:rsid w:val="00753451"/>
    <w:rsid w:val="0075400A"/>
    <w:rsid w:val="00754FB0"/>
    <w:rsid w:val="00755D37"/>
    <w:rsid w:val="00755F61"/>
    <w:rsid w:val="007567DE"/>
    <w:rsid w:val="0075691B"/>
    <w:rsid w:val="00756FAB"/>
    <w:rsid w:val="00757615"/>
    <w:rsid w:val="00757AD6"/>
    <w:rsid w:val="00757D63"/>
    <w:rsid w:val="00757E65"/>
    <w:rsid w:val="00760318"/>
    <w:rsid w:val="00760579"/>
    <w:rsid w:val="0076118E"/>
    <w:rsid w:val="0076189E"/>
    <w:rsid w:val="00762570"/>
    <w:rsid w:val="007628CE"/>
    <w:rsid w:val="0076339B"/>
    <w:rsid w:val="00763651"/>
    <w:rsid w:val="00763D6A"/>
    <w:rsid w:val="007640A0"/>
    <w:rsid w:val="007641B1"/>
    <w:rsid w:val="007647C1"/>
    <w:rsid w:val="00764AB6"/>
    <w:rsid w:val="007659DD"/>
    <w:rsid w:val="00765E36"/>
    <w:rsid w:val="00765E7D"/>
    <w:rsid w:val="007660B3"/>
    <w:rsid w:val="007664C3"/>
    <w:rsid w:val="00766E59"/>
    <w:rsid w:val="007672CB"/>
    <w:rsid w:val="00767A0C"/>
    <w:rsid w:val="007705D8"/>
    <w:rsid w:val="00770BB4"/>
    <w:rsid w:val="00771325"/>
    <w:rsid w:val="00771730"/>
    <w:rsid w:val="007718E7"/>
    <w:rsid w:val="00771A1D"/>
    <w:rsid w:val="00771A61"/>
    <w:rsid w:val="00771B7D"/>
    <w:rsid w:val="00771CC6"/>
    <w:rsid w:val="00772202"/>
    <w:rsid w:val="007727B5"/>
    <w:rsid w:val="007728E2"/>
    <w:rsid w:val="00772BC7"/>
    <w:rsid w:val="00773049"/>
    <w:rsid w:val="007737B0"/>
    <w:rsid w:val="007737B4"/>
    <w:rsid w:val="0077475F"/>
    <w:rsid w:val="007757A1"/>
    <w:rsid w:val="007761C7"/>
    <w:rsid w:val="007763F7"/>
    <w:rsid w:val="007769C7"/>
    <w:rsid w:val="00777023"/>
    <w:rsid w:val="00777051"/>
    <w:rsid w:val="00777119"/>
    <w:rsid w:val="00777A34"/>
    <w:rsid w:val="00780209"/>
    <w:rsid w:val="007802FC"/>
    <w:rsid w:val="007806A1"/>
    <w:rsid w:val="00780B20"/>
    <w:rsid w:val="00781269"/>
    <w:rsid w:val="007812B4"/>
    <w:rsid w:val="00781513"/>
    <w:rsid w:val="00781C5C"/>
    <w:rsid w:val="00782DD2"/>
    <w:rsid w:val="007831C6"/>
    <w:rsid w:val="00783CDB"/>
    <w:rsid w:val="00784115"/>
    <w:rsid w:val="00784261"/>
    <w:rsid w:val="007845CA"/>
    <w:rsid w:val="007845DA"/>
    <w:rsid w:val="007858CC"/>
    <w:rsid w:val="00785B0B"/>
    <w:rsid w:val="00785FD1"/>
    <w:rsid w:val="00786B5B"/>
    <w:rsid w:val="007870E3"/>
    <w:rsid w:val="00790071"/>
    <w:rsid w:val="007902EE"/>
    <w:rsid w:val="00790EBD"/>
    <w:rsid w:val="0079162B"/>
    <w:rsid w:val="00791A0E"/>
    <w:rsid w:val="00791E4D"/>
    <w:rsid w:val="0079239D"/>
    <w:rsid w:val="00792436"/>
    <w:rsid w:val="00792612"/>
    <w:rsid w:val="00792690"/>
    <w:rsid w:val="007943B0"/>
    <w:rsid w:val="0079471E"/>
    <w:rsid w:val="00794746"/>
    <w:rsid w:val="00794DF3"/>
    <w:rsid w:val="00794E70"/>
    <w:rsid w:val="0079509B"/>
    <w:rsid w:val="0079579D"/>
    <w:rsid w:val="00795942"/>
    <w:rsid w:val="00795DAD"/>
    <w:rsid w:val="00796101"/>
    <w:rsid w:val="00796149"/>
    <w:rsid w:val="00797149"/>
    <w:rsid w:val="007974EA"/>
    <w:rsid w:val="007A1E98"/>
    <w:rsid w:val="007A248D"/>
    <w:rsid w:val="007A29F2"/>
    <w:rsid w:val="007A2E95"/>
    <w:rsid w:val="007A2FDE"/>
    <w:rsid w:val="007A32C5"/>
    <w:rsid w:val="007A33B3"/>
    <w:rsid w:val="007A39FC"/>
    <w:rsid w:val="007A3A9B"/>
    <w:rsid w:val="007A408C"/>
    <w:rsid w:val="007A4624"/>
    <w:rsid w:val="007A559F"/>
    <w:rsid w:val="007A57F3"/>
    <w:rsid w:val="007A5837"/>
    <w:rsid w:val="007A58D5"/>
    <w:rsid w:val="007A5B64"/>
    <w:rsid w:val="007A5D2F"/>
    <w:rsid w:val="007A645B"/>
    <w:rsid w:val="007A6F48"/>
    <w:rsid w:val="007A7A2F"/>
    <w:rsid w:val="007A7C74"/>
    <w:rsid w:val="007B06F9"/>
    <w:rsid w:val="007B0750"/>
    <w:rsid w:val="007B1435"/>
    <w:rsid w:val="007B26C6"/>
    <w:rsid w:val="007B27F5"/>
    <w:rsid w:val="007B3352"/>
    <w:rsid w:val="007B364D"/>
    <w:rsid w:val="007B3B24"/>
    <w:rsid w:val="007B3E21"/>
    <w:rsid w:val="007B41F6"/>
    <w:rsid w:val="007B4E1F"/>
    <w:rsid w:val="007B4ECE"/>
    <w:rsid w:val="007B54D5"/>
    <w:rsid w:val="007B5769"/>
    <w:rsid w:val="007B579E"/>
    <w:rsid w:val="007B5C74"/>
    <w:rsid w:val="007B5C82"/>
    <w:rsid w:val="007B6218"/>
    <w:rsid w:val="007B6A52"/>
    <w:rsid w:val="007B6D92"/>
    <w:rsid w:val="007B799A"/>
    <w:rsid w:val="007B7B51"/>
    <w:rsid w:val="007B7C4B"/>
    <w:rsid w:val="007C0275"/>
    <w:rsid w:val="007C0410"/>
    <w:rsid w:val="007C0642"/>
    <w:rsid w:val="007C12DA"/>
    <w:rsid w:val="007C1ADC"/>
    <w:rsid w:val="007C1B08"/>
    <w:rsid w:val="007C2268"/>
    <w:rsid w:val="007C2A5D"/>
    <w:rsid w:val="007C2D29"/>
    <w:rsid w:val="007C2EE1"/>
    <w:rsid w:val="007C31B5"/>
    <w:rsid w:val="007C3B35"/>
    <w:rsid w:val="007C3C13"/>
    <w:rsid w:val="007C41F1"/>
    <w:rsid w:val="007C4925"/>
    <w:rsid w:val="007C492E"/>
    <w:rsid w:val="007C550A"/>
    <w:rsid w:val="007C5614"/>
    <w:rsid w:val="007C5669"/>
    <w:rsid w:val="007C5B4E"/>
    <w:rsid w:val="007C6C19"/>
    <w:rsid w:val="007C6D88"/>
    <w:rsid w:val="007C6FC6"/>
    <w:rsid w:val="007C72BC"/>
    <w:rsid w:val="007C778A"/>
    <w:rsid w:val="007C77F2"/>
    <w:rsid w:val="007C79A1"/>
    <w:rsid w:val="007C7BA6"/>
    <w:rsid w:val="007C7BCA"/>
    <w:rsid w:val="007C7DF1"/>
    <w:rsid w:val="007D0954"/>
    <w:rsid w:val="007D0D17"/>
    <w:rsid w:val="007D1025"/>
    <w:rsid w:val="007D118C"/>
    <w:rsid w:val="007D1461"/>
    <w:rsid w:val="007D14F7"/>
    <w:rsid w:val="007D179D"/>
    <w:rsid w:val="007D1D71"/>
    <w:rsid w:val="007D1EA4"/>
    <w:rsid w:val="007D2499"/>
    <w:rsid w:val="007D2649"/>
    <w:rsid w:val="007D2741"/>
    <w:rsid w:val="007D27B2"/>
    <w:rsid w:val="007D292D"/>
    <w:rsid w:val="007D2DA8"/>
    <w:rsid w:val="007D3166"/>
    <w:rsid w:val="007D3388"/>
    <w:rsid w:val="007D3835"/>
    <w:rsid w:val="007D3987"/>
    <w:rsid w:val="007D3E84"/>
    <w:rsid w:val="007D4A6A"/>
    <w:rsid w:val="007D4FE8"/>
    <w:rsid w:val="007D55AF"/>
    <w:rsid w:val="007D57A3"/>
    <w:rsid w:val="007D58BE"/>
    <w:rsid w:val="007D5C0B"/>
    <w:rsid w:val="007D5E10"/>
    <w:rsid w:val="007D64A0"/>
    <w:rsid w:val="007D6972"/>
    <w:rsid w:val="007D6CA9"/>
    <w:rsid w:val="007D6FFF"/>
    <w:rsid w:val="007D78F4"/>
    <w:rsid w:val="007E01A5"/>
    <w:rsid w:val="007E02FC"/>
    <w:rsid w:val="007E08C4"/>
    <w:rsid w:val="007E1619"/>
    <w:rsid w:val="007E1CE2"/>
    <w:rsid w:val="007E1D98"/>
    <w:rsid w:val="007E210E"/>
    <w:rsid w:val="007E27E5"/>
    <w:rsid w:val="007E2801"/>
    <w:rsid w:val="007E2878"/>
    <w:rsid w:val="007E4F12"/>
    <w:rsid w:val="007E584A"/>
    <w:rsid w:val="007E5CCF"/>
    <w:rsid w:val="007E6347"/>
    <w:rsid w:val="007E69FB"/>
    <w:rsid w:val="007E6A2A"/>
    <w:rsid w:val="007E6E75"/>
    <w:rsid w:val="007E7082"/>
    <w:rsid w:val="007E725C"/>
    <w:rsid w:val="007F00E6"/>
    <w:rsid w:val="007F0A45"/>
    <w:rsid w:val="007F14F9"/>
    <w:rsid w:val="007F156A"/>
    <w:rsid w:val="007F15F7"/>
    <w:rsid w:val="007F190A"/>
    <w:rsid w:val="007F1A85"/>
    <w:rsid w:val="007F1D2A"/>
    <w:rsid w:val="007F244B"/>
    <w:rsid w:val="007F263A"/>
    <w:rsid w:val="007F278A"/>
    <w:rsid w:val="007F27EC"/>
    <w:rsid w:val="007F2C4A"/>
    <w:rsid w:val="007F3001"/>
    <w:rsid w:val="007F3185"/>
    <w:rsid w:val="007F32DC"/>
    <w:rsid w:val="007F3378"/>
    <w:rsid w:val="007F36ED"/>
    <w:rsid w:val="007F3884"/>
    <w:rsid w:val="007F45E1"/>
    <w:rsid w:val="007F4973"/>
    <w:rsid w:val="007F4A51"/>
    <w:rsid w:val="007F4FD2"/>
    <w:rsid w:val="007F5187"/>
    <w:rsid w:val="007F57F4"/>
    <w:rsid w:val="007F5BB2"/>
    <w:rsid w:val="007F654C"/>
    <w:rsid w:val="007F663A"/>
    <w:rsid w:val="007F6A12"/>
    <w:rsid w:val="007F6ABD"/>
    <w:rsid w:val="007F6C4B"/>
    <w:rsid w:val="007F73DB"/>
    <w:rsid w:val="007F7551"/>
    <w:rsid w:val="007F7C0F"/>
    <w:rsid w:val="007F7D7C"/>
    <w:rsid w:val="007F7DC6"/>
    <w:rsid w:val="008005D2"/>
    <w:rsid w:val="00800C88"/>
    <w:rsid w:val="00800DB3"/>
    <w:rsid w:val="008019C7"/>
    <w:rsid w:val="00801AA3"/>
    <w:rsid w:val="00801E5D"/>
    <w:rsid w:val="00801ED5"/>
    <w:rsid w:val="008033FD"/>
    <w:rsid w:val="00804869"/>
    <w:rsid w:val="00804938"/>
    <w:rsid w:val="00804B1B"/>
    <w:rsid w:val="00804C93"/>
    <w:rsid w:val="00804DFD"/>
    <w:rsid w:val="0080508B"/>
    <w:rsid w:val="00806AE6"/>
    <w:rsid w:val="00807810"/>
    <w:rsid w:val="00807BF9"/>
    <w:rsid w:val="00810048"/>
    <w:rsid w:val="008101CB"/>
    <w:rsid w:val="0081046C"/>
    <w:rsid w:val="008105EA"/>
    <w:rsid w:val="008109B2"/>
    <w:rsid w:val="00810E22"/>
    <w:rsid w:val="00810FDA"/>
    <w:rsid w:val="00810FF1"/>
    <w:rsid w:val="0081107F"/>
    <w:rsid w:val="00811660"/>
    <w:rsid w:val="008118D4"/>
    <w:rsid w:val="008121BC"/>
    <w:rsid w:val="0081234E"/>
    <w:rsid w:val="00812687"/>
    <w:rsid w:val="00812786"/>
    <w:rsid w:val="00812793"/>
    <w:rsid w:val="0081290D"/>
    <w:rsid w:val="008137CF"/>
    <w:rsid w:val="0081486C"/>
    <w:rsid w:val="008152D3"/>
    <w:rsid w:val="008158AA"/>
    <w:rsid w:val="00815969"/>
    <w:rsid w:val="00815A32"/>
    <w:rsid w:val="00815C6D"/>
    <w:rsid w:val="00815EA0"/>
    <w:rsid w:val="00815F1D"/>
    <w:rsid w:val="00816193"/>
    <w:rsid w:val="008165E5"/>
    <w:rsid w:val="00816BDB"/>
    <w:rsid w:val="008173D2"/>
    <w:rsid w:val="008177F3"/>
    <w:rsid w:val="008179CC"/>
    <w:rsid w:val="008179FE"/>
    <w:rsid w:val="00817A14"/>
    <w:rsid w:val="008204A0"/>
    <w:rsid w:val="00820A1A"/>
    <w:rsid w:val="00820B24"/>
    <w:rsid w:val="008212B8"/>
    <w:rsid w:val="00821BD0"/>
    <w:rsid w:val="00822619"/>
    <w:rsid w:val="00822751"/>
    <w:rsid w:val="008227BD"/>
    <w:rsid w:val="00822FA4"/>
    <w:rsid w:val="00822FFB"/>
    <w:rsid w:val="00823831"/>
    <w:rsid w:val="00823E47"/>
    <w:rsid w:val="008243B2"/>
    <w:rsid w:val="0082482E"/>
    <w:rsid w:val="00824D0E"/>
    <w:rsid w:val="00825182"/>
    <w:rsid w:val="008252E3"/>
    <w:rsid w:val="00826AE5"/>
    <w:rsid w:val="00826D1B"/>
    <w:rsid w:val="00827192"/>
    <w:rsid w:val="00827311"/>
    <w:rsid w:val="008279A3"/>
    <w:rsid w:val="00830229"/>
    <w:rsid w:val="00830B87"/>
    <w:rsid w:val="00831347"/>
    <w:rsid w:val="0083177B"/>
    <w:rsid w:val="00831963"/>
    <w:rsid w:val="00831B61"/>
    <w:rsid w:val="00832172"/>
    <w:rsid w:val="00832E8F"/>
    <w:rsid w:val="008332B5"/>
    <w:rsid w:val="00833330"/>
    <w:rsid w:val="008334F0"/>
    <w:rsid w:val="008340E6"/>
    <w:rsid w:val="00834D3D"/>
    <w:rsid w:val="00835BF7"/>
    <w:rsid w:val="00835DE9"/>
    <w:rsid w:val="008363E6"/>
    <w:rsid w:val="00836543"/>
    <w:rsid w:val="008366B7"/>
    <w:rsid w:val="008368F2"/>
    <w:rsid w:val="00836C47"/>
    <w:rsid w:val="008373D2"/>
    <w:rsid w:val="00837701"/>
    <w:rsid w:val="00837714"/>
    <w:rsid w:val="00837C1B"/>
    <w:rsid w:val="00840A67"/>
    <w:rsid w:val="00840F9C"/>
    <w:rsid w:val="00841668"/>
    <w:rsid w:val="0084184B"/>
    <w:rsid w:val="00842878"/>
    <w:rsid w:val="008428A8"/>
    <w:rsid w:val="0084329D"/>
    <w:rsid w:val="008432FF"/>
    <w:rsid w:val="00843556"/>
    <w:rsid w:val="008435A5"/>
    <w:rsid w:val="0084366A"/>
    <w:rsid w:val="00843AA2"/>
    <w:rsid w:val="00843F93"/>
    <w:rsid w:val="00843FCB"/>
    <w:rsid w:val="00843FD8"/>
    <w:rsid w:val="00844D3E"/>
    <w:rsid w:val="00844FD8"/>
    <w:rsid w:val="00845674"/>
    <w:rsid w:val="008459CE"/>
    <w:rsid w:val="00846751"/>
    <w:rsid w:val="00846E6B"/>
    <w:rsid w:val="00846EFA"/>
    <w:rsid w:val="00847168"/>
    <w:rsid w:val="008478AF"/>
    <w:rsid w:val="00847A72"/>
    <w:rsid w:val="00847A75"/>
    <w:rsid w:val="00847C1F"/>
    <w:rsid w:val="00847C2D"/>
    <w:rsid w:val="00847C4D"/>
    <w:rsid w:val="0085039F"/>
    <w:rsid w:val="00850886"/>
    <w:rsid w:val="00850CD3"/>
    <w:rsid w:val="00851038"/>
    <w:rsid w:val="0085169B"/>
    <w:rsid w:val="00851A49"/>
    <w:rsid w:val="008520B9"/>
    <w:rsid w:val="00852868"/>
    <w:rsid w:val="00852F9B"/>
    <w:rsid w:val="0085338D"/>
    <w:rsid w:val="00853417"/>
    <w:rsid w:val="00853429"/>
    <w:rsid w:val="00853EB6"/>
    <w:rsid w:val="00854303"/>
    <w:rsid w:val="00854453"/>
    <w:rsid w:val="0085463A"/>
    <w:rsid w:val="00855583"/>
    <w:rsid w:val="008557D4"/>
    <w:rsid w:val="00855F19"/>
    <w:rsid w:val="00856CC9"/>
    <w:rsid w:val="00856DC9"/>
    <w:rsid w:val="00857415"/>
    <w:rsid w:val="008578F4"/>
    <w:rsid w:val="00857BA7"/>
    <w:rsid w:val="0086018B"/>
    <w:rsid w:val="008604C5"/>
    <w:rsid w:val="00860CF3"/>
    <w:rsid w:val="00860F0B"/>
    <w:rsid w:val="00861186"/>
    <w:rsid w:val="00861540"/>
    <w:rsid w:val="00861579"/>
    <w:rsid w:val="008619B0"/>
    <w:rsid w:val="008619D8"/>
    <w:rsid w:val="00861A56"/>
    <w:rsid w:val="00861BD0"/>
    <w:rsid w:val="00861D2A"/>
    <w:rsid w:val="00861D59"/>
    <w:rsid w:val="008623E6"/>
    <w:rsid w:val="00862422"/>
    <w:rsid w:val="00862472"/>
    <w:rsid w:val="0086248B"/>
    <w:rsid w:val="00862A60"/>
    <w:rsid w:val="00862C86"/>
    <w:rsid w:val="00862FC1"/>
    <w:rsid w:val="00863079"/>
    <w:rsid w:val="008632D3"/>
    <w:rsid w:val="00863494"/>
    <w:rsid w:val="00863BB8"/>
    <w:rsid w:val="00863DB7"/>
    <w:rsid w:val="00863FBA"/>
    <w:rsid w:val="00864429"/>
    <w:rsid w:val="0086485A"/>
    <w:rsid w:val="008654B3"/>
    <w:rsid w:val="00865931"/>
    <w:rsid w:val="00865B1F"/>
    <w:rsid w:val="00865D25"/>
    <w:rsid w:val="008660F8"/>
    <w:rsid w:val="00866190"/>
    <w:rsid w:val="00866296"/>
    <w:rsid w:val="008664E2"/>
    <w:rsid w:val="008668F2"/>
    <w:rsid w:val="00866E78"/>
    <w:rsid w:val="008672B1"/>
    <w:rsid w:val="0086763F"/>
    <w:rsid w:val="008677EB"/>
    <w:rsid w:val="0086792E"/>
    <w:rsid w:val="00867931"/>
    <w:rsid w:val="008679C2"/>
    <w:rsid w:val="00867D72"/>
    <w:rsid w:val="008707BF"/>
    <w:rsid w:val="00870864"/>
    <w:rsid w:val="0087095C"/>
    <w:rsid w:val="00870CDD"/>
    <w:rsid w:val="00870DBE"/>
    <w:rsid w:val="0087183E"/>
    <w:rsid w:val="00871E2B"/>
    <w:rsid w:val="008721F2"/>
    <w:rsid w:val="008727FC"/>
    <w:rsid w:val="00873118"/>
    <w:rsid w:val="008734A3"/>
    <w:rsid w:val="008737C4"/>
    <w:rsid w:val="00873A3B"/>
    <w:rsid w:val="00873C68"/>
    <w:rsid w:val="00874220"/>
    <w:rsid w:val="008745D5"/>
    <w:rsid w:val="00874F46"/>
    <w:rsid w:val="00875E45"/>
    <w:rsid w:val="00875F35"/>
    <w:rsid w:val="00876417"/>
    <w:rsid w:val="00876840"/>
    <w:rsid w:val="00876AC8"/>
    <w:rsid w:val="008773F8"/>
    <w:rsid w:val="008774D5"/>
    <w:rsid w:val="008775DD"/>
    <w:rsid w:val="0087778A"/>
    <w:rsid w:val="00880366"/>
    <w:rsid w:val="00880622"/>
    <w:rsid w:val="008816BE"/>
    <w:rsid w:val="0088205C"/>
    <w:rsid w:val="008826D5"/>
    <w:rsid w:val="008832E7"/>
    <w:rsid w:val="00883FD6"/>
    <w:rsid w:val="00884054"/>
    <w:rsid w:val="00884EB7"/>
    <w:rsid w:val="00884EF1"/>
    <w:rsid w:val="00885036"/>
    <w:rsid w:val="00885367"/>
    <w:rsid w:val="008858DE"/>
    <w:rsid w:val="00885962"/>
    <w:rsid w:val="00885B92"/>
    <w:rsid w:val="00886261"/>
    <w:rsid w:val="00886872"/>
    <w:rsid w:val="008870D7"/>
    <w:rsid w:val="0088741B"/>
    <w:rsid w:val="00890027"/>
    <w:rsid w:val="0089044C"/>
    <w:rsid w:val="00890A54"/>
    <w:rsid w:val="008910C4"/>
    <w:rsid w:val="008918B0"/>
    <w:rsid w:val="00891AD6"/>
    <w:rsid w:val="00891B46"/>
    <w:rsid w:val="00891F5D"/>
    <w:rsid w:val="00893179"/>
    <w:rsid w:val="00893298"/>
    <w:rsid w:val="008934DE"/>
    <w:rsid w:val="0089362B"/>
    <w:rsid w:val="00894E06"/>
    <w:rsid w:val="008955D9"/>
    <w:rsid w:val="00895859"/>
    <w:rsid w:val="00896BBA"/>
    <w:rsid w:val="008971F3"/>
    <w:rsid w:val="00897296"/>
    <w:rsid w:val="008977E3"/>
    <w:rsid w:val="00897A60"/>
    <w:rsid w:val="008A0108"/>
    <w:rsid w:val="008A024E"/>
    <w:rsid w:val="008A0B9D"/>
    <w:rsid w:val="008A115A"/>
    <w:rsid w:val="008A16C1"/>
    <w:rsid w:val="008A1725"/>
    <w:rsid w:val="008A26D5"/>
    <w:rsid w:val="008A27AA"/>
    <w:rsid w:val="008A2924"/>
    <w:rsid w:val="008A29D7"/>
    <w:rsid w:val="008A2E2F"/>
    <w:rsid w:val="008A339E"/>
    <w:rsid w:val="008A33C0"/>
    <w:rsid w:val="008A3510"/>
    <w:rsid w:val="008A369B"/>
    <w:rsid w:val="008A3D2B"/>
    <w:rsid w:val="008A3EBC"/>
    <w:rsid w:val="008A4288"/>
    <w:rsid w:val="008A4875"/>
    <w:rsid w:val="008A501D"/>
    <w:rsid w:val="008A6019"/>
    <w:rsid w:val="008A69B0"/>
    <w:rsid w:val="008A6EAF"/>
    <w:rsid w:val="008A7BC1"/>
    <w:rsid w:val="008A7D3D"/>
    <w:rsid w:val="008B010E"/>
    <w:rsid w:val="008B022A"/>
    <w:rsid w:val="008B0596"/>
    <w:rsid w:val="008B0BC7"/>
    <w:rsid w:val="008B1021"/>
    <w:rsid w:val="008B1375"/>
    <w:rsid w:val="008B1F65"/>
    <w:rsid w:val="008B2ED6"/>
    <w:rsid w:val="008B339F"/>
    <w:rsid w:val="008B3C8C"/>
    <w:rsid w:val="008B458E"/>
    <w:rsid w:val="008B4865"/>
    <w:rsid w:val="008B48AE"/>
    <w:rsid w:val="008B4F83"/>
    <w:rsid w:val="008B597D"/>
    <w:rsid w:val="008B6B16"/>
    <w:rsid w:val="008B6BD0"/>
    <w:rsid w:val="008B72B8"/>
    <w:rsid w:val="008B74AD"/>
    <w:rsid w:val="008C1423"/>
    <w:rsid w:val="008C14CC"/>
    <w:rsid w:val="008C1AFD"/>
    <w:rsid w:val="008C1F98"/>
    <w:rsid w:val="008C219A"/>
    <w:rsid w:val="008C3BFE"/>
    <w:rsid w:val="008C3F07"/>
    <w:rsid w:val="008C40E5"/>
    <w:rsid w:val="008C4895"/>
    <w:rsid w:val="008C4D57"/>
    <w:rsid w:val="008C53FB"/>
    <w:rsid w:val="008C57B8"/>
    <w:rsid w:val="008C5940"/>
    <w:rsid w:val="008C5BF0"/>
    <w:rsid w:val="008C5EC4"/>
    <w:rsid w:val="008C5EF5"/>
    <w:rsid w:val="008C6C40"/>
    <w:rsid w:val="008C6CB1"/>
    <w:rsid w:val="008C79AB"/>
    <w:rsid w:val="008C7CA7"/>
    <w:rsid w:val="008D03F2"/>
    <w:rsid w:val="008D07EF"/>
    <w:rsid w:val="008D0EFC"/>
    <w:rsid w:val="008D0F33"/>
    <w:rsid w:val="008D134E"/>
    <w:rsid w:val="008D1612"/>
    <w:rsid w:val="008D1A9F"/>
    <w:rsid w:val="008D1AD5"/>
    <w:rsid w:val="008D1C00"/>
    <w:rsid w:val="008D1F7A"/>
    <w:rsid w:val="008D2183"/>
    <w:rsid w:val="008D23F7"/>
    <w:rsid w:val="008D24C9"/>
    <w:rsid w:val="008D2B5E"/>
    <w:rsid w:val="008D33D1"/>
    <w:rsid w:val="008D3957"/>
    <w:rsid w:val="008D3DDD"/>
    <w:rsid w:val="008D4120"/>
    <w:rsid w:val="008D46BC"/>
    <w:rsid w:val="008D4ED8"/>
    <w:rsid w:val="008D54B5"/>
    <w:rsid w:val="008D5AF6"/>
    <w:rsid w:val="008D5AFF"/>
    <w:rsid w:val="008D640A"/>
    <w:rsid w:val="008D6B11"/>
    <w:rsid w:val="008D6F17"/>
    <w:rsid w:val="008D75E4"/>
    <w:rsid w:val="008D7656"/>
    <w:rsid w:val="008E01A8"/>
    <w:rsid w:val="008E0353"/>
    <w:rsid w:val="008E0644"/>
    <w:rsid w:val="008E0CFA"/>
    <w:rsid w:val="008E13C5"/>
    <w:rsid w:val="008E140D"/>
    <w:rsid w:val="008E14EF"/>
    <w:rsid w:val="008E160F"/>
    <w:rsid w:val="008E16F3"/>
    <w:rsid w:val="008E172A"/>
    <w:rsid w:val="008E1AE4"/>
    <w:rsid w:val="008E1B22"/>
    <w:rsid w:val="008E1ED4"/>
    <w:rsid w:val="008E1FAC"/>
    <w:rsid w:val="008E21CB"/>
    <w:rsid w:val="008E237A"/>
    <w:rsid w:val="008E2A15"/>
    <w:rsid w:val="008E3250"/>
    <w:rsid w:val="008E4280"/>
    <w:rsid w:val="008E48F2"/>
    <w:rsid w:val="008E4F95"/>
    <w:rsid w:val="008E5A92"/>
    <w:rsid w:val="008E5AD3"/>
    <w:rsid w:val="008E5CC8"/>
    <w:rsid w:val="008E613F"/>
    <w:rsid w:val="008E6391"/>
    <w:rsid w:val="008E6858"/>
    <w:rsid w:val="008E6D00"/>
    <w:rsid w:val="008E6FE3"/>
    <w:rsid w:val="008F061E"/>
    <w:rsid w:val="008F06CF"/>
    <w:rsid w:val="008F090D"/>
    <w:rsid w:val="008F0938"/>
    <w:rsid w:val="008F0AD8"/>
    <w:rsid w:val="008F10ED"/>
    <w:rsid w:val="008F10EF"/>
    <w:rsid w:val="008F1E2C"/>
    <w:rsid w:val="008F1EA9"/>
    <w:rsid w:val="008F1FBB"/>
    <w:rsid w:val="008F1FD3"/>
    <w:rsid w:val="008F213A"/>
    <w:rsid w:val="008F237A"/>
    <w:rsid w:val="008F2450"/>
    <w:rsid w:val="008F30B8"/>
    <w:rsid w:val="008F3317"/>
    <w:rsid w:val="008F3780"/>
    <w:rsid w:val="008F3873"/>
    <w:rsid w:val="008F3893"/>
    <w:rsid w:val="008F3A76"/>
    <w:rsid w:val="008F45A1"/>
    <w:rsid w:val="008F4618"/>
    <w:rsid w:val="008F4B6A"/>
    <w:rsid w:val="008F5E62"/>
    <w:rsid w:val="008F7441"/>
    <w:rsid w:val="008F75F4"/>
    <w:rsid w:val="008F7687"/>
    <w:rsid w:val="008F7A02"/>
    <w:rsid w:val="008F7D37"/>
    <w:rsid w:val="00900508"/>
    <w:rsid w:val="009006FB"/>
    <w:rsid w:val="009012BE"/>
    <w:rsid w:val="00901654"/>
    <w:rsid w:val="00901A00"/>
    <w:rsid w:val="009029A8"/>
    <w:rsid w:val="00902C79"/>
    <w:rsid w:val="0090302D"/>
    <w:rsid w:val="00903815"/>
    <w:rsid w:val="00903B74"/>
    <w:rsid w:val="00903C75"/>
    <w:rsid w:val="00903EDA"/>
    <w:rsid w:val="0090442A"/>
    <w:rsid w:val="00904819"/>
    <w:rsid w:val="0090487F"/>
    <w:rsid w:val="00904E31"/>
    <w:rsid w:val="00904F03"/>
    <w:rsid w:val="0090503B"/>
    <w:rsid w:val="009057E3"/>
    <w:rsid w:val="00905859"/>
    <w:rsid w:val="00905A5A"/>
    <w:rsid w:val="00905D6F"/>
    <w:rsid w:val="0090637A"/>
    <w:rsid w:val="009064BD"/>
    <w:rsid w:val="0090697D"/>
    <w:rsid w:val="00907304"/>
    <w:rsid w:val="00907B00"/>
    <w:rsid w:val="00907BE1"/>
    <w:rsid w:val="00907CF9"/>
    <w:rsid w:val="00907DF0"/>
    <w:rsid w:val="009109A2"/>
    <w:rsid w:val="00910A76"/>
    <w:rsid w:val="00910DC5"/>
    <w:rsid w:val="009110B9"/>
    <w:rsid w:val="0091289A"/>
    <w:rsid w:val="009129F0"/>
    <w:rsid w:val="00912A68"/>
    <w:rsid w:val="00912B4E"/>
    <w:rsid w:val="00912D65"/>
    <w:rsid w:val="00912EBC"/>
    <w:rsid w:val="009137EF"/>
    <w:rsid w:val="00913963"/>
    <w:rsid w:val="00913A7B"/>
    <w:rsid w:val="00913AF2"/>
    <w:rsid w:val="00913F32"/>
    <w:rsid w:val="00913FA1"/>
    <w:rsid w:val="00914426"/>
    <w:rsid w:val="00914573"/>
    <w:rsid w:val="009146EE"/>
    <w:rsid w:val="00915056"/>
    <w:rsid w:val="00917150"/>
    <w:rsid w:val="00917688"/>
    <w:rsid w:val="009176CE"/>
    <w:rsid w:val="009179ED"/>
    <w:rsid w:val="00917BE4"/>
    <w:rsid w:val="00917CC7"/>
    <w:rsid w:val="0092057E"/>
    <w:rsid w:val="009205BC"/>
    <w:rsid w:val="009207A3"/>
    <w:rsid w:val="0092087B"/>
    <w:rsid w:val="00920E77"/>
    <w:rsid w:val="009210D1"/>
    <w:rsid w:val="00922101"/>
    <w:rsid w:val="00922219"/>
    <w:rsid w:val="00922A2D"/>
    <w:rsid w:val="00923427"/>
    <w:rsid w:val="009236AE"/>
    <w:rsid w:val="00923B3A"/>
    <w:rsid w:val="00923C35"/>
    <w:rsid w:val="00923CCA"/>
    <w:rsid w:val="00924406"/>
    <w:rsid w:val="00924DE9"/>
    <w:rsid w:val="009253DA"/>
    <w:rsid w:val="00925C86"/>
    <w:rsid w:val="00925D5B"/>
    <w:rsid w:val="00925F20"/>
    <w:rsid w:val="0092618D"/>
    <w:rsid w:val="009265B5"/>
    <w:rsid w:val="00926C9F"/>
    <w:rsid w:val="00926FD6"/>
    <w:rsid w:val="00927107"/>
    <w:rsid w:val="0092795B"/>
    <w:rsid w:val="009279EB"/>
    <w:rsid w:val="00930221"/>
    <w:rsid w:val="009302F0"/>
    <w:rsid w:val="009309FB"/>
    <w:rsid w:val="00930A2E"/>
    <w:rsid w:val="00931775"/>
    <w:rsid w:val="00931839"/>
    <w:rsid w:val="00931BB8"/>
    <w:rsid w:val="00931E18"/>
    <w:rsid w:val="00931F50"/>
    <w:rsid w:val="009322C3"/>
    <w:rsid w:val="009329C3"/>
    <w:rsid w:val="0093302B"/>
    <w:rsid w:val="00933436"/>
    <w:rsid w:val="00933795"/>
    <w:rsid w:val="009338E3"/>
    <w:rsid w:val="00933CB6"/>
    <w:rsid w:val="00933F0B"/>
    <w:rsid w:val="00933F21"/>
    <w:rsid w:val="00934209"/>
    <w:rsid w:val="00934566"/>
    <w:rsid w:val="009346AD"/>
    <w:rsid w:val="009352F1"/>
    <w:rsid w:val="00935386"/>
    <w:rsid w:val="00935431"/>
    <w:rsid w:val="00935FB1"/>
    <w:rsid w:val="009360E7"/>
    <w:rsid w:val="0093612D"/>
    <w:rsid w:val="00936250"/>
    <w:rsid w:val="00936528"/>
    <w:rsid w:val="00936CC5"/>
    <w:rsid w:val="00936E4A"/>
    <w:rsid w:val="009370A0"/>
    <w:rsid w:val="009374AF"/>
    <w:rsid w:val="009376B0"/>
    <w:rsid w:val="00937741"/>
    <w:rsid w:val="00937AD6"/>
    <w:rsid w:val="00937F68"/>
    <w:rsid w:val="0094017B"/>
    <w:rsid w:val="00940983"/>
    <w:rsid w:val="00940AB2"/>
    <w:rsid w:val="0094153B"/>
    <w:rsid w:val="00941547"/>
    <w:rsid w:val="00941EFC"/>
    <w:rsid w:val="00942459"/>
    <w:rsid w:val="0094277E"/>
    <w:rsid w:val="009438E5"/>
    <w:rsid w:val="00943A8B"/>
    <w:rsid w:val="00944060"/>
    <w:rsid w:val="009444E4"/>
    <w:rsid w:val="00944B7B"/>
    <w:rsid w:val="00944CE9"/>
    <w:rsid w:val="00944E32"/>
    <w:rsid w:val="00945220"/>
    <w:rsid w:val="00945735"/>
    <w:rsid w:val="00945A87"/>
    <w:rsid w:val="0094612C"/>
    <w:rsid w:val="0094632D"/>
    <w:rsid w:val="009463DC"/>
    <w:rsid w:val="00946618"/>
    <w:rsid w:val="009468E6"/>
    <w:rsid w:val="00946F0D"/>
    <w:rsid w:val="00946F58"/>
    <w:rsid w:val="009477AB"/>
    <w:rsid w:val="00947923"/>
    <w:rsid w:val="009500A0"/>
    <w:rsid w:val="009500F2"/>
    <w:rsid w:val="00950A27"/>
    <w:rsid w:val="00950A46"/>
    <w:rsid w:val="00950CAD"/>
    <w:rsid w:val="0095128B"/>
    <w:rsid w:val="009513A7"/>
    <w:rsid w:val="00951A6F"/>
    <w:rsid w:val="00951FF9"/>
    <w:rsid w:val="00952899"/>
    <w:rsid w:val="00952EA1"/>
    <w:rsid w:val="00953246"/>
    <w:rsid w:val="00953917"/>
    <w:rsid w:val="00953AEC"/>
    <w:rsid w:val="00954202"/>
    <w:rsid w:val="009543EE"/>
    <w:rsid w:val="00954476"/>
    <w:rsid w:val="00954679"/>
    <w:rsid w:val="00954740"/>
    <w:rsid w:val="00954952"/>
    <w:rsid w:val="00954AB6"/>
    <w:rsid w:val="00954C08"/>
    <w:rsid w:val="00954DE4"/>
    <w:rsid w:val="00955592"/>
    <w:rsid w:val="009559FF"/>
    <w:rsid w:val="00955C24"/>
    <w:rsid w:val="00956066"/>
    <w:rsid w:val="009563CF"/>
    <w:rsid w:val="00956596"/>
    <w:rsid w:val="00956FA3"/>
    <w:rsid w:val="00957DE1"/>
    <w:rsid w:val="00957ED8"/>
    <w:rsid w:val="00957FB1"/>
    <w:rsid w:val="00960092"/>
    <w:rsid w:val="00960469"/>
    <w:rsid w:val="00960834"/>
    <w:rsid w:val="00960FC8"/>
    <w:rsid w:val="00961355"/>
    <w:rsid w:val="009614D7"/>
    <w:rsid w:val="00961592"/>
    <w:rsid w:val="009616B1"/>
    <w:rsid w:val="00961705"/>
    <w:rsid w:val="00961FCD"/>
    <w:rsid w:val="0096255E"/>
    <w:rsid w:val="009627B0"/>
    <w:rsid w:val="00964092"/>
    <w:rsid w:val="009640FB"/>
    <w:rsid w:val="00964BFF"/>
    <w:rsid w:val="009650DD"/>
    <w:rsid w:val="00965603"/>
    <w:rsid w:val="009659DC"/>
    <w:rsid w:val="00965C3F"/>
    <w:rsid w:val="00965ED0"/>
    <w:rsid w:val="009665DE"/>
    <w:rsid w:val="009666D2"/>
    <w:rsid w:val="00966C9F"/>
    <w:rsid w:val="00967091"/>
    <w:rsid w:val="00967368"/>
    <w:rsid w:val="00967408"/>
    <w:rsid w:val="0096781B"/>
    <w:rsid w:val="00967A4F"/>
    <w:rsid w:val="00967FB8"/>
    <w:rsid w:val="00970A3A"/>
    <w:rsid w:val="00970B7E"/>
    <w:rsid w:val="00970B82"/>
    <w:rsid w:val="00970DED"/>
    <w:rsid w:val="00970E08"/>
    <w:rsid w:val="00971ACD"/>
    <w:rsid w:val="00971BAA"/>
    <w:rsid w:val="009721E0"/>
    <w:rsid w:val="009725D1"/>
    <w:rsid w:val="00972B58"/>
    <w:rsid w:val="00973217"/>
    <w:rsid w:val="0097340D"/>
    <w:rsid w:val="009742C0"/>
    <w:rsid w:val="0097514D"/>
    <w:rsid w:val="009753E8"/>
    <w:rsid w:val="0097563E"/>
    <w:rsid w:val="00975A38"/>
    <w:rsid w:val="00975DB3"/>
    <w:rsid w:val="00976CC9"/>
    <w:rsid w:val="00976D6E"/>
    <w:rsid w:val="00977357"/>
    <w:rsid w:val="0098029B"/>
    <w:rsid w:val="009806FA"/>
    <w:rsid w:val="00980F63"/>
    <w:rsid w:val="00981A44"/>
    <w:rsid w:val="00981EF5"/>
    <w:rsid w:val="00981F3E"/>
    <w:rsid w:val="00982083"/>
    <w:rsid w:val="0098274B"/>
    <w:rsid w:val="00982763"/>
    <w:rsid w:val="0098313B"/>
    <w:rsid w:val="00984287"/>
    <w:rsid w:val="0098525B"/>
    <w:rsid w:val="009858AF"/>
    <w:rsid w:val="00986390"/>
    <w:rsid w:val="0098648E"/>
    <w:rsid w:val="00986542"/>
    <w:rsid w:val="00986991"/>
    <w:rsid w:val="009876C5"/>
    <w:rsid w:val="00987955"/>
    <w:rsid w:val="0099011D"/>
    <w:rsid w:val="00990566"/>
    <w:rsid w:val="009905D1"/>
    <w:rsid w:val="00990E54"/>
    <w:rsid w:val="00991068"/>
    <w:rsid w:val="00992CD7"/>
    <w:rsid w:val="00992FA4"/>
    <w:rsid w:val="00993B3A"/>
    <w:rsid w:val="00993E5A"/>
    <w:rsid w:val="00993E62"/>
    <w:rsid w:val="009942F9"/>
    <w:rsid w:val="00994E03"/>
    <w:rsid w:val="00994EE4"/>
    <w:rsid w:val="00994FA9"/>
    <w:rsid w:val="009953CB"/>
    <w:rsid w:val="009955E4"/>
    <w:rsid w:val="00995831"/>
    <w:rsid w:val="00995A0C"/>
    <w:rsid w:val="00995B2E"/>
    <w:rsid w:val="00995BAF"/>
    <w:rsid w:val="00995E7A"/>
    <w:rsid w:val="0099605B"/>
    <w:rsid w:val="009963B3"/>
    <w:rsid w:val="00996B99"/>
    <w:rsid w:val="00996CBB"/>
    <w:rsid w:val="0099785A"/>
    <w:rsid w:val="00997861"/>
    <w:rsid w:val="009A04E0"/>
    <w:rsid w:val="009A2079"/>
    <w:rsid w:val="009A233F"/>
    <w:rsid w:val="009A23B1"/>
    <w:rsid w:val="009A24AD"/>
    <w:rsid w:val="009A254F"/>
    <w:rsid w:val="009A2692"/>
    <w:rsid w:val="009A2824"/>
    <w:rsid w:val="009A3164"/>
    <w:rsid w:val="009A31B8"/>
    <w:rsid w:val="009A3B25"/>
    <w:rsid w:val="009A3D89"/>
    <w:rsid w:val="009A4F63"/>
    <w:rsid w:val="009A54F0"/>
    <w:rsid w:val="009A5ABF"/>
    <w:rsid w:val="009A5AC4"/>
    <w:rsid w:val="009A5C2C"/>
    <w:rsid w:val="009A5DCA"/>
    <w:rsid w:val="009A5E75"/>
    <w:rsid w:val="009A61D5"/>
    <w:rsid w:val="009A6548"/>
    <w:rsid w:val="009A677A"/>
    <w:rsid w:val="009A6FA5"/>
    <w:rsid w:val="009A7291"/>
    <w:rsid w:val="009A75D6"/>
    <w:rsid w:val="009B021A"/>
    <w:rsid w:val="009B07A9"/>
    <w:rsid w:val="009B130E"/>
    <w:rsid w:val="009B1343"/>
    <w:rsid w:val="009B1947"/>
    <w:rsid w:val="009B22F3"/>
    <w:rsid w:val="009B2789"/>
    <w:rsid w:val="009B28AF"/>
    <w:rsid w:val="009B2A33"/>
    <w:rsid w:val="009B316D"/>
    <w:rsid w:val="009B3469"/>
    <w:rsid w:val="009B3D90"/>
    <w:rsid w:val="009B472E"/>
    <w:rsid w:val="009B492E"/>
    <w:rsid w:val="009B5001"/>
    <w:rsid w:val="009B56E2"/>
    <w:rsid w:val="009B5A40"/>
    <w:rsid w:val="009B625B"/>
    <w:rsid w:val="009B65E0"/>
    <w:rsid w:val="009B7574"/>
    <w:rsid w:val="009B7A97"/>
    <w:rsid w:val="009B7DDB"/>
    <w:rsid w:val="009B7FBC"/>
    <w:rsid w:val="009C0200"/>
    <w:rsid w:val="009C0524"/>
    <w:rsid w:val="009C12E3"/>
    <w:rsid w:val="009C172C"/>
    <w:rsid w:val="009C1824"/>
    <w:rsid w:val="009C1989"/>
    <w:rsid w:val="009C1B59"/>
    <w:rsid w:val="009C21B6"/>
    <w:rsid w:val="009C2646"/>
    <w:rsid w:val="009C286B"/>
    <w:rsid w:val="009C392A"/>
    <w:rsid w:val="009C4239"/>
    <w:rsid w:val="009C439E"/>
    <w:rsid w:val="009C4C0D"/>
    <w:rsid w:val="009C4C31"/>
    <w:rsid w:val="009C58D0"/>
    <w:rsid w:val="009C59D7"/>
    <w:rsid w:val="009C6E4C"/>
    <w:rsid w:val="009C6EA4"/>
    <w:rsid w:val="009C7822"/>
    <w:rsid w:val="009C7B26"/>
    <w:rsid w:val="009D0781"/>
    <w:rsid w:val="009D0CB8"/>
    <w:rsid w:val="009D1178"/>
    <w:rsid w:val="009D11FE"/>
    <w:rsid w:val="009D14A1"/>
    <w:rsid w:val="009D16C0"/>
    <w:rsid w:val="009D16F3"/>
    <w:rsid w:val="009D1A5C"/>
    <w:rsid w:val="009D1E48"/>
    <w:rsid w:val="009D1EEA"/>
    <w:rsid w:val="009D1F64"/>
    <w:rsid w:val="009D268D"/>
    <w:rsid w:val="009D2AD9"/>
    <w:rsid w:val="009D2C1C"/>
    <w:rsid w:val="009D2D8F"/>
    <w:rsid w:val="009D2DC6"/>
    <w:rsid w:val="009D3448"/>
    <w:rsid w:val="009D3522"/>
    <w:rsid w:val="009D397C"/>
    <w:rsid w:val="009D419B"/>
    <w:rsid w:val="009D45E2"/>
    <w:rsid w:val="009D5420"/>
    <w:rsid w:val="009D5E12"/>
    <w:rsid w:val="009D612E"/>
    <w:rsid w:val="009D6A4D"/>
    <w:rsid w:val="009D6B35"/>
    <w:rsid w:val="009D6F63"/>
    <w:rsid w:val="009D716B"/>
    <w:rsid w:val="009D7545"/>
    <w:rsid w:val="009D76EF"/>
    <w:rsid w:val="009D7D33"/>
    <w:rsid w:val="009D7FAB"/>
    <w:rsid w:val="009E0522"/>
    <w:rsid w:val="009E0C7F"/>
    <w:rsid w:val="009E1221"/>
    <w:rsid w:val="009E1401"/>
    <w:rsid w:val="009E2040"/>
    <w:rsid w:val="009E35F2"/>
    <w:rsid w:val="009E3698"/>
    <w:rsid w:val="009E63F0"/>
    <w:rsid w:val="009E6804"/>
    <w:rsid w:val="009E6868"/>
    <w:rsid w:val="009E698A"/>
    <w:rsid w:val="009E6B4F"/>
    <w:rsid w:val="009E6D11"/>
    <w:rsid w:val="009E6E19"/>
    <w:rsid w:val="009E7D5D"/>
    <w:rsid w:val="009E7D61"/>
    <w:rsid w:val="009F0654"/>
    <w:rsid w:val="009F0655"/>
    <w:rsid w:val="009F08DD"/>
    <w:rsid w:val="009F0AA6"/>
    <w:rsid w:val="009F0F4D"/>
    <w:rsid w:val="009F1AFB"/>
    <w:rsid w:val="009F25AD"/>
    <w:rsid w:val="009F2606"/>
    <w:rsid w:val="009F2639"/>
    <w:rsid w:val="009F2A53"/>
    <w:rsid w:val="009F2C72"/>
    <w:rsid w:val="009F2EE0"/>
    <w:rsid w:val="009F2F68"/>
    <w:rsid w:val="009F3E21"/>
    <w:rsid w:val="009F4DA4"/>
    <w:rsid w:val="009F4ECE"/>
    <w:rsid w:val="009F51A8"/>
    <w:rsid w:val="009F5B95"/>
    <w:rsid w:val="009F5D7C"/>
    <w:rsid w:val="009F6325"/>
    <w:rsid w:val="009F70F8"/>
    <w:rsid w:val="009F7182"/>
    <w:rsid w:val="009F7649"/>
    <w:rsid w:val="009F7ED7"/>
    <w:rsid w:val="00A00387"/>
    <w:rsid w:val="00A00EFF"/>
    <w:rsid w:val="00A0242E"/>
    <w:rsid w:val="00A025E6"/>
    <w:rsid w:val="00A02628"/>
    <w:rsid w:val="00A027DC"/>
    <w:rsid w:val="00A037E8"/>
    <w:rsid w:val="00A03C84"/>
    <w:rsid w:val="00A042F4"/>
    <w:rsid w:val="00A04873"/>
    <w:rsid w:val="00A04C02"/>
    <w:rsid w:val="00A05DF9"/>
    <w:rsid w:val="00A063AD"/>
    <w:rsid w:val="00A06B62"/>
    <w:rsid w:val="00A06E30"/>
    <w:rsid w:val="00A0750E"/>
    <w:rsid w:val="00A07A2E"/>
    <w:rsid w:val="00A07CA9"/>
    <w:rsid w:val="00A07F8D"/>
    <w:rsid w:val="00A104B5"/>
    <w:rsid w:val="00A10582"/>
    <w:rsid w:val="00A10E8D"/>
    <w:rsid w:val="00A10F87"/>
    <w:rsid w:val="00A11632"/>
    <w:rsid w:val="00A117AA"/>
    <w:rsid w:val="00A11EE0"/>
    <w:rsid w:val="00A11FF3"/>
    <w:rsid w:val="00A126C2"/>
    <w:rsid w:val="00A12C7C"/>
    <w:rsid w:val="00A13C45"/>
    <w:rsid w:val="00A13CDE"/>
    <w:rsid w:val="00A144AC"/>
    <w:rsid w:val="00A15486"/>
    <w:rsid w:val="00A155F0"/>
    <w:rsid w:val="00A15891"/>
    <w:rsid w:val="00A1591E"/>
    <w:rsid w:val="00A15ABB"/>
    <w:rsid w:val="00A16F8C"/>
    <w:rsid w:val="00A177D3"/>
    <w:rsid w:val="00A179FB"/>
    <w:rsid w:val="00A17C64"/>
    <w:rsid w:val="00A20927"/>
    <w:rsid w:val="00A20EDE"/>
    <w:rsid w:val="00A21272"/>
    <w:rsid w:val="00A213FF"/>
    <w:rsid w:val="00A218CA"/>
    <w:rsid w:val="00A220FC"/>
    <w:rsid w:val="00A2226D"/>
    <w:rsid w:val="00A2275F"/>
    <w:rsid w:val="00A23234"/>
    <w:rsid w:val="00A232AF"/>
    <w:rsid w:val="00A2332D"/>
    <w:rsid w:val="00A234BA"/>
    <w:rsid w:val="00A23549"/>
    <w:rsid w:val="00A235A2"/>
    <w:rsid w:val="00A24077"/>
    <w:rsid w:val="00A24D54"/>
    <w:rsid w:val="00A25340"/>
    <w:rsid w:val="00A25578"/>
    <w:rsid w:val="00A25826"/>
    <w:rsid w:val="00A25AC0"/>
    <w:rsid w:val="00A26360"/>
    <w:rsid w:val="00A266ED"/>
    <w:rsid w:val="00A273A0"/>
    <w:rsid w:val="00A2794E"/>
    <w:rsid w:val="00A27E0C"/>
    <w:rsid w:val="00A30AC0"/>
    <w:rsid w:val="00A30B41"/>
    <w:rsid w:val="00A30B9F"/>
    <w:rsid w:val="00A31989"/>
    <w:rsid w:val="00A31F44"/>
    <w:rsid w:val="00A3240F"/>
    <w:rsid w:val="00A3249A"/>
    <w:rsid w:val="00A324A2"/>
    <w:rsid w:val="00A3272B"/>
    <w:rsid w:val="00A337DE"/>
    <w:rsid w:val="00A33F8D"/>
    <w:rsid w:val="00A34108"/>
    <w:rsid w:val="00A3465F"/>
    <w:rsid w:val="00A3468E"/>
    <w:rsid w:val="00A34A60"/>
    <w:rsid w:val="00A34F85"/>
    <w:rsid w:val="00A3541E"/>
    <w:rsid w:val="00A35D08"/>
    <w:rsid w:val="00A35D2D"/>
    <w:rsid w:val="00A3662B"/>
    <w:rsid w:val="00A36F66"/>
    <w:rsid w:val="00A3707F"/>
    <w:rsid w:val="00A37330"/>
    <w:rsid w:val="00A400F1"/>
    <w:rsid w:val="00A40350"/>
    <w:rsid w:val="00A40482"/>
    <w:rsid w:val="00A404EA"/>
    <w:rsid w:val="00A4053F"/>
    <w:rsid w:val="00A4089E"/>
    <w:rsid w:val="00A40C1F"/>
    <w:rsid w:val="00A40FB0"/>
    <w:rsid w:val="00A41205"/>
    <w:rsid w:val="00A41421"/>
    <w:rsid w:val="00A4189D"/>
    <w:rsid w:val="00A418F0"/>
    <w:rsid w:val="00A420EF"/>
    <w:rsid w:val="00A43614"/>
    <w:rsid w:val="00A43885"/>
    <w:rsid w:val="00A440B2"/>
    <w:rsid w:val="00A44318"/>
    <w:rsid w:val="00A44AB1"/>
    <w:rsid w:val="00A453E9"/>
    <w:rsid w:val="00A45B94"/>
    <w:rsid w:val="00A45D9F"/>
    <w:rsid w:val="00A46070"/>
    <w:rsid w:val="00A46658"/>
    <w:rsid w:val="00A46B65"/>
    <w:rsid w:val="00A46CD7"/>
    <w:rsid w:val="00A47424"/>
    <w:rsid w:val="00A47A71"/>
    <w:rsid w:val="00A50F38"/>
    <w:rsid w:val="00A51324"/>
    <w:rsid w:val="00A51ED6"/>
    <w:rsid w:val="00A52214"/>
    <w:rsid w:val="00A52BF1"/>
    <w:rsid w:val="00A53045"/>
    <w:rsid w:val="00A53FE1"/>
    <w:rsid w:val="00A546B8"/>
    <w:rsid w:val="00A54E08"/>
    <w:rsid w:val="00A558F8"/>
    <w:rsid w:val="00A55C79"/>
    <w:rsid w:val="00A56029"/>
    <w:rsid w:val="00A568DC"/>
    <w:rsid w:val="00A56AB0"/>
    <w:rsid w:val="00A56C5E"/>
    <w:rsid w:val="00A57264"/>
    <w:rsid w:val="00A573AC"/>
    <w:rsid w:val="00A60452"/>
    <w:rsid w:val="00A60642"/>
    <w:rsid w:val="00A60903"/>
    <w:rsid w:val="00A60F3D"/>
    <w:rsid w:val="00A615D8"/>
    <w:rsid w:val="00A6199E"/>
    <w:rsid w:val="00A61C05"/>
    <w:rsid w:val="00A61F68"/>
    <w:rsid w:val="00A628E5"/>
    <w:rsid w:val="00A62F33"/>
    <w:rsid w:val="00A63197"/>
    <w:rsid w:val="00A632EF"/>
    <w:rsid w:val="00A636A1"/>
    <w:rsid w:val="00A6375A"/>
    <w:rsid w:val="00A63AF9"/>
    <w:rsid w:val="00A63F9D"/>
    <w:rsid w:val="00A64081"/>
    <w:rsid w:val="00A6605E"/>
    <w:rsid w:val="00A662A2"/>
    <w:rsid w:val="00A6646D"/>
    <w:rsid w:val="00A6654A"/>
    <w:rsid w:val="00A66E55"/>
    <w:rsid w:val="00A66FEA"/>
    <w:rsid w:val="00A67204"/>
    <w:rsid w:val="00A672FB"/>
    <w:rsid w:val="00A677C7"/>
    <w:rsid w:val="00A67D5F"/>
    <w:rsid w:val="00A700B7"/>
    <w:rsid w:val="00A708D3"/>
    <w:rsid w:val="00A70CCF"/>
    <w:rsid w:val="00A70DB0"/>
    <w:rsid w:val="00A71DC6"/>
    <w:rsid w:val="00A720E3"/>
    <w:rsid w:val="00A722A1"/>
    <w:rsid w:val="00A72A30"/>
    <w:rsid w:val="00A72FFA"/>
    <w:rsid w:val="00A73B12"/>
    <w:rsid w:val="00A73E5E"/>
    <w:rsid w:val="00A7468B"/>
    <w:rsid w:val="00A74790"/>
    <w:rsid w:val="00A748A2"/>
    <w:rsid w:val="00A74C34"/>
    <w:rsid w:val="00A74E37"/>
    <w:rsid w:val="00A7550C"/>
    <w:rsid w:val="00A758E6"/>
    <w:rsid w:val="00A75B22"/>
    <w:rsid w:val="00A771D5"/>
    <w:rsid w:val="00A77952"/>
    <w:rsid w:val="00A77A8E"/>
    <w:rsid w:val="00A77DD7"/>
    <w:rsid w:val="00A80779"/>
    <w:rsid w:val="00A808A8"/>
    <w:rsid w:val="00A80B27"/>
    <w:rsid w:val="00A80EC9"/>
    <w:rsid w:val="00A80F84"/>
    <w:rsid w:val="00A80FF0"/>
    <w:rsid w:val="00A81277"/>
    <w:rsid w:val="00A81791"/>
    <w:rsid w:val="00A82DA0"/>
    <w:rsid w:val="00A82FE1"/>
    <w:rsid w:val="00A83624"/>
    <w:rsid w:val="00A83625"/>
    <w:rsid w:val="00A83CC7"/>
    <w:rsid w:val="00A84175"/>
    <w:rsid w:val="00A84323"/>
    <w:rsid w:val="00A84645"/>
    <w:rsid w:val="00A84E4B"/>
    <w:rsid w:val="00A856F8"/>
    <w:rsid w:val="00A860D3"/>
    <w:rsid w:val="00A8670C"/>
    <w:rsid w:val="00A87045"/>
    <w:rsid w:val="00A87379"/>
    <w:rsid w:val="00A876BD"/>
    <w:rsid w:val="00A87958"/>
    <w:rsid w:val="00A87B9A"/>
    <w:rsid w:val="00A87ED4"/>
    <w:rsid w:val="00A87FDC"/>
    <w:rsid w:val="00A91A4C"/>
    <w:rsid w:val="00A91D02"/>
    <w:rsid w:val="00A91D9C"/>
    <w:rsid w:val="00A91EB0"/>
    <w:rsid w:val="00A9222F"/>
    <w:rsid w:val="00A92464"/>
    <w:rsid w:val="00A93CDB"/>
    <w:rsid w:val="00A93EFA"/>
    <w:rsid w:val="00A943DB"/>
    <w:rsid w:val="00A94806"/>
    <w:rsid w:val="00A95425"/>
    <w:rsid w:val="00A9552A"/>
    <w:rsid w:val="00A95748"/>
    <w:rsid w:val="00A9598A"/>
    <w:rsid w:val="00A961E5"/>
    <w:rsid w:val="00A963AD"/>
    <w:rsid w:val="00A96680"/>
    <w:rsid w:val="00A97ABC"/>
    <w:rsid w:val="00A97B03"/>
    <w:rsid w:val="00A97B51"/>
    <w:rsid w:val="00A97E65"/>
    <w:rsid w:val="00AA00F3"/>
    <w:rsid w:val="00AA0BF2"/>
    <w:rsid w:val="00AA0E6B"/>
    <w:rsid w:val="00AA0EFE"/>
    <w:rsid w:val="00AA11D4"/>
    <w:rsid w:val="00AA1268"/>
    <w:rsid w:val="00AA18A9"/>
    <w:rsid w:val="00AA1B2F"/>
    <w:rsid w:val="00AA2CB3"/>
    <w:rsid w:val="00AA2CEA"/>
    <w:rsid w:val="00AA3A29"/>
    <w:rsid w:val="00AA3CFB"/>
    <w:rsid w:val="00AA3F78"/>
    <w:rsid w:val="00AA40B1"/>
    <w:rsid w:val="00AA45F8"/>
    <w:rsid w:val="00AA48FF"/>
    <w:rsid w:val="00AA49CA"/>
    <w:rsid w:val="00AA51B4"/>
    <w:rsid w:val="00AA5A77"/>
    <w:rsid w:val="00AA5C57"/>
    <w:rsid w:val="00AA5EC6"/>
    <w:rsid w:val="00AA6915"/>
    <w:rsid w:val="00AA7E3B"/>
    <w:rsid w:val="00AB0FBA"/>
    <w:rsid w:val="00AB124F"/>
    <w:rsid w:val="00AB1728"/>
    <w:rsid w:val="00AB1CF1"/>
    <w:rsid w:val="00AB1EB1"/>
    <w:rsid w:val="00AB20BC"/>
    <w:rsid w:val="00AB23A1"/>
    <w:rsid w:val="00AB3149"/>
    <w:rsid w:val="00AB3DC7"/>
    <w:rsid w:val="00AB40E0"/>
    <w:rsid w:val="00AB40E9"/>
    <w:rsid w:val="00AB41EB"/>
    <w:rsid w:val="00AB4457"/>
    <w:rsid w:val="00AB45F1"/>
    <w:rsid w:val="00AB48E4"/>
    <w:rsid w:val="00AB49A5"/>
    <w:rsid w:val="00AB4C79"/>
    <w:rsid w:val="00AB4E20"/>
    <w:rsid w:val="00AB521E"/>
    <w:rsid w:val="00AB5C2F"/>
    <w:rsid w:val="00AB5D08"/>
    <w:rsid w:val="00AB5F19"/>
    <w:rsid w:val="00AB7543"/>
    <w:rsid w:val="00AC0159"/>
    <w:rsid w:val="00AC023A"/>
    <w:rsid w:val="00AC0A89"/>
    <w:rsid w:val="00AC0AA9"/>
    <w:rsid w:val="00AC1431"/>
    <w:rsid w:val="00AC1B3C"/>
    <w:rsid w:val="00AC1BB5"/>
    <w:rsid w:val="00AC2420"/>
    <w:rsid w:val="00AC263A"/>
    <w:rsid w:val="00AC2B91"/>
    <w:rsid w:val="00AC3135"/>
    <w:rsid w:val="00AC31A8"/>
    <w:rsid w:val="00AC4175"/>
    <w:rsid w:val="00AC45EB"/>
    <w:rsid w:val="00AC576B"/>
    <w:rsid w:val="00AC5DE4"/>
    <w:rsid w:val="00AC5E96"/>
    <w:rsid w:val="00AC6003"/>
    <w:rsid w:val="00AC6518"/>
    <w:rsid w:val="00AC6D49"/>
    <w:rsid w:val="00AC6E42"/>
    <w:rsid w:val="00AC704B"/>
    <w:rsid w:val="00AC7061"/>
    <w:rsid w:val="00AC70AE"/>
    <w:rsid w:val="00AC71C7"/>
    <w:rsid w:val="00AC74BA"/>
    <w:rsid w:val="00AC771B"/>
    <w:rsid w:val="00AC7813"/>
    <w:rsid w:val="00AD0144"/>
    <w:rsid w:val="00AD05AC"/>
    <w:rsid w:val="00AD0CF3"/>
    <w:rsid w:val="00AD10F6"/>
    <w:rsid w:val="00AD167E"/>
    <w:rsid w:val="00AD2AB9"/>
    <w:rsid w:val="00AD2C1F"/>
    <w:rsid w:val="00AD2DAE"/>
    <w:rsid w:val="00AD364F"/>
    <w:rsid w:val="00AD380F"/>
    <w:rsid w:val="00AD3897"/>
    <w:rsid w:val="00AD3CFE"/>
    <w:rsid w:val="00AD3F1E"/>
    <w:rsid w:val="00AD4454"/>
    <w:rsid w:val="00AD4BD2"/>
    <w:rsid w:val="00AD4D2F"/>
    <w:rsid w:val="00AD515B"/>
    <w:rsid w:val="00AD597E"/>
    <w:rsid w:val="00AD5AA5"/>
    <w:rsid w:val="00AD5D80"/>
    <w:rsid w:val="00AD5FF0"/>
    <w:rsid w:val="00AD6772"/>
    <w:rsid w:val="00AD6946"/>
    <w:rsid w:val="00AD6966"/>
    <w:rsid w:val="00AD6B50"/>
    <w:rsid w:val="00AD7765"/>
    <w:rsid w:val="00AD7846"/>
    <w:rsid w:val="00AE0451"/>
    <w:rsid w:val="00AE053C"/>
    <w:rsid w:val="00AE0A30"/>
    <w:rsid w:val="00AE1515"/>
    <w:rsid w:val="00AE1683"/>
    <w:rsid w:val="00AE18EF"/>
    <w:rsid w:val="00AE214C"/>
    <w:rsid w:val="00AE24D0"/>
    <w:rsid w:val="00AE2E43"/>
    <w:rsid w:val="00AE3060"/>
    <w:rsid w:val="00AE3642"/>
    <w:rsid w:val="00AE4180"/>
    <w:rsid w:val="00AE4354"/>
    <w:rsid w:val="00AE48AE"/>
    <w:rsid w:val="00AE49A4"/>
    <w:rsid w:val="00AE4D89"/>
    <w:rsid w:val="00AE4DBE"/>
    <w:rsid w:val="00AE4EAA"/>
    <w:rsid w:val="00AE522E"/>
    <w:rsid w:val="00AE533A"/>
    <w:rsid w:val="00AE54AA"/>
    <w:rsid w:val="00AE5586"/>
    <w:rsid w:val="00AE5752"/>
    <w:rsid w:val="00AE59CD"/>
    <w:rsid w:val="00AE5B25"/>
    <w:rsid w:val="00AE5D76"/>
    <w:rsid w:val="00AE6526"/>
    <w:rsid w:val="00AE682A"/>
    <w:rsid w:val="00AE6EA3"/>
    <w:rsid w:val="00AE7B11"/>
    <w:rsid w:val="00AF01EB"/>
    <w:rsid w:val="00AF062C"/>
    <w:rsid w:val="00AF088F"/>
    <w:rsid w:val="00AF0D1C"/>
    <w:rsid w:val="00AF154F"/>
    <w:rsid w:val="00AF1B02"/>
    <w:rsid w:val="00AF1C06"/>
    <w:rsid w:val="00AF2982"/>
    <w:rsid w:val="00AF3B6B"/>
    <w:rsid w:val="00AF4447"/>
    <w:rsid w:val="00AF49A7"/>
    <w:rsid w:val="00AF4D30"/>
    <w:rsid w:val="00AF4F50"/>
    <w:rsid w:val="00AF57DA"/>
    <w:rsid w:val="00AF5C7F"/>
    <w:rsid w:val="00AF5E01"/>
    <w:rsid w:val="00AF69A3"/>
    <w:rsid w:val="00AF6E5B"/>
    <w:rsid w:val="00AF7545"/>
    <w:rsid w:val="00AF75EE"/>
    <w:rsid w:val="00AF76A3"/>
    <w:rsid w:val="00AF78BB"/>
    <w:rsid w:val="00AF7BE1"/>
    <w:rsid w:val="00AF7E4E"/>
    <w:rsid w:val="00B0049F"/>
    <w:rsid w:val="00B00547"/>
    <w:rsid w:val="00B00B64"/>
    <w:rsid w:val="00B00E74"/>
    <w:rsid w:val="00B01749"/>
    <w:rsid w:val="00B0178F"/>
    <w:rsid w:val="00B0187A"/>
    <w:rsid w:val="00B0228E"/>
    <w:rsid w:val="00B02A33"/>
    <w:rsid w:val="00B02A64"/>
    <w:rsid w:val="00B02BA9"/>
    <w:rsid w:val="00B030EF"/>
    <w:rsid w:val="00B0317E"/>
    <w:rsid w:val="00B0362D"/>
    <w:rsid w:val="00B03A10"/>
    <w:rsid w:val="00B03CBC"/>
    <w:rsid w:val="00B03F50"/>
    <w:rsid w:val="00B048E2"/>
    <w:rsid w:val="00B04FA5"/>
    <w:rsid w:val="00B05898"/>
    <w:rsid w:val="00B06D6C"/>
    <w:rsid w:val="00B06DC1"/>
    <w:rsid w:val="00B078B1"/>
    <w:rsid w:val="00B07BBE"/>
    <w:rsid w:val="00B07D2A"/>
    <w:rsid w:val="00B100A5"/>
    <w:rsid w:val="00B101CF"/>
    <w:rsid w:val="00B10372"/>
    <w:rsid w:val="00B1123E"/>
    <w:rsid w:val="00B11C86"/>
    <w:rsid w:val="00B11CC7"/>
    <w:rsid w:val="00B12161"/>
    <w:rsid w:val="00B127F4"/>
    <w:rsid w:val="00B13205"/>
    <w:rsid w:val="00B1328B"/>
    <w:rsid w:val="00B1359A"/>
    <w:rsid w:val="00B13710"/>
    <w:rsid w:val="00B13B7C"/>
    <w:rsid w:val="00B14457"/>
    <w:rsid w:val="00B14DC6"/>
    <w:rsid w:val="00B15345"/>
    <w:rsid w:val="00B154B2"/>
    <w:rsid w:val="00B15EE4"/>
    <w:rsid w:val="00B1651A"/>
    <w:rsid w:val="00B16B0C"/>
    <w:rsid w:val="00B174CD"/>
    <w:rsid w:val="00B1770D"/>
    <w:rsid w:val="00B17B32"/>
    <w:rsid w:val="00B20488"/>
    <w:rsid w:val="00B20B14"/>
    <w:rsid w:val="00B220D4"/>
    <w:rsid w:val="00B227AD"/>
    <w:rsid w:val="00B22F80"/>
    <w:rsid w:val="00B243F8"/>
    <w:rsid w:val="00B248D6"/>
    <w:rsid w:val="00B25424"/>
    <w:rsid w:val="00B2616E"/>
    <w:rsid w:val="00B26B9D"/>
    <w:rsid w:val="00B271F2"/>
    <w:rsid w:val="00B30063"/>
    <w:rsid w:val="00B30604"/>
    <w:rsid w:val="00B30732"/>
    <w:rsid w:val="00B31380"/>
    <w:rsid w:val="00B31442"/>
    <w:rsid w:val="00B31777"/>
    <w:rsid w:val="00B31DEA"/>
    <w:rsid w:val="00B31F42"/>
    <w:rsid w:val="00B31FBF"/>
    <w:rsid w:val="00B3200E"/>
    <w:rsid w:val="00B32189"/>
    <w:rsid w:val="00B33474"/>
    <w:rsid w:val="00B33B0F"/>
    <w:rsid w:val="00B33C5E"/>
    <w:rsid w:val="00B33D81"/>
    <w:rsid w:val="00B33FD5"/>
    <w:rsid w:val="00B343BE"/>
    <w:rsid w:val="00B348E5"/>
    <w:rsid w:val="00B3535E"/>
    <w:rsid w:val="00B35470"/>
    <w:rsid w:val="00B35522"/>
    <w:rsid w:val="00B3612E"/>
    <w:rsid w:val="00B361E5"/>
    <w:rsid w:val="00B36249"/>
    <w:rsid w:val="00B36252"/>
    <w:rsid w:val="00B367FC"/>
    <w:rsid w:val="00B371BC"/>
    <w:rsid w:val="00B37712"/>
    <w:rsid w:val="00B37F02"/>
    <w:rsid w:val="00B4021E"/>
    <w:rsid w:val="00B4029E"/>
    <w:rsid w:val="00B40489"/>
    <w:rsid w:val="00B41A43"/>
    <w:rsid w:val="00B41FFE"/>
    <w:rsid w:val="00B42210"/>
    <w:rsid w:val="00B4263A"/>
    <w:rsid w:val="00B42C94"/>
    <w:rsid w:val="00B42DCF"/>
    <w:rsid w:val="00B4322C"/>
    <w:rsid w:val="00B43E57"/>
    <w:rsid w:val="00B4452F"/>
    <w:rsid w:val="00B44E6B"/>
    <w:rsid w:val="00B44E78"/>
    <w:rsid w:val="00B450BD"/>
    <w:rsid w:val="00B454C0"/>
    <w:rsid w:val="00B455BF"/>
    <w:rsid w:val="00B466B4"/>
    <w:rsid w:val="00B469D5"/>
    <w:rsid w:val="00B46B58"/>
    <w:rsid w:val="00B46FAC"/>
    <w:rsid w:val="00B47003"/>
    <w:rsid w:val="00B47247"/>
    <w:rsid w:val="00B5070A"/>
    <w:rsid w:val="00B50925"/>
    <w:rsid w:val="00B509BE"/>
    <w:rsid w:val="00B50A70"/>
    <w:rsid w:val="00B50CA0"/>
    <w:rsid w:val="00B50D09"/>
    <w:rsid w:val="00B513AB"/>
    <w:rsid w:val="00B51848"/>
    <w:rsid w:val="00B51CAB"/>
    <w:rsid w:val="00B52507"/>
    <w:rsid w:val="00B526C7"/>
    <w:rsid w:val="00B52C46"/>
    <w:rsid w:val="00B53087"/>
    <w:rsid w:val="00B532AC"/>
    <w:rsid w:val="00B5359F"/>
    <w:rsid w:val="00B53714"/>
    <w:rsid w:val="00B53B18"/>
    <w:rsid w:val="00B53C03"/>
    <w:rsid w:val="00B543EC"/>
    <w:rsid w:val="00B54495"/>
    <w:rsid w:val="00B54BE1"/>
    <w:rsid w:val="00B54D6B"/>
    <w:rsid w:val="00B55835"/>
    <w:rsid w:val="00B560DA"/>
    <w:rsid w:val="00B56558"/>
    <w:rsid w:val="00B604F4"/>
    <w:rsid w:val="00B61359"/>
    <w:rsid w:val="00B61531"/>
    <w:rsid w:val="00B619B0"/>
    <w:rsid w:val="00B61A92"/>
    <w:rsid w:val="00B61CE6"/>
    <w:rsid w:val="00B61CF6"/>
    <w:rsid w:val="00B62057"/>
    <w:rsid w:val="00B6238D"/>
    <w:rsid w:val="00B62E8A"/>
    <w:rsid w:val="00B62EF9"/>
    <w:rsid w:val="00B6381E"/>
    <w:rsid w:val="00B642E4"/>
    <w:rsid w:val="00B64E7D"/>
    <w:rsid w:val="00B64FA0"/>
    <w:rsid w:val="00B65145"/>
    <w:rsid w:val="00B66532"/>
    <w:rsid w:val="00B66ED9"/>
    <w:rsid w:val="00B67041"/>
    <w:rsid w:val="00B6720B"/>
    <w:rsid w:val="00B6745B"/>
    <w:rsid w:val="00B674B6"/>
    <w:rsid w:val="00B67732"/>
    <w:rsid w:val="00B6776E"/>
    <w:rsid w:val="00B67B4F"/>
    <w:rsid w:val="00B70149"/>
    <w:rsid w:val="00B709F6"/>
    <w:rsid w:val="00B70CE9"/>
    <w:rsid w:val="00B71BAC"/>
    <w:rsid w:val="00B71F40"/>
    <w:rsid w:val="00B72122"/>
    <w:rsid w:val="00B724EC"/>
    <w:rsid w:val="00B7261C"/>
    <w:rsid w:val="00B73B22"/>
    <w:rsid w:val="00B73CD4"/>
    <w:rsid w:val="00B74153"/>
    <w:rsid w:val="00B742E2"/>
    <w:rsid w:val="00B74391"/>
    <w:rsid w:val="00B74454"/>
    <w:rsid w:val="00B744AB"/>
    <w:rsid w:val="00B746A4"/>
    <w:rsid w:val="00B74809"/>
    <w:rsid w:val="00B74B90"/>
    <w:rsid w:val="00B74C3C"/>
    <w:rsid w:val="00B74C5C"/>
    <w:rsid w:val="00B74D65"/>
    <w:rsid w:val="00B75105"/>
    <w:rsid w:val="00B752F0"/>
    <w:rsid w:val="00B754B5"/>
    <w:rsid w:val="00B75614"/>
    <w:rsid w:val="00B7574B"/>
    <w:rsid w:val="00B75A1B"/>
    <w:rsid w:val="00B75AC4"/>
    <w:rsid w:val="00B75B98"/>
    <w:rsid w:val="00B75FF3"/>
    <w:rsid w:val="00B76454"/>
    <w:rsid w:val="00B76775"/>
    <w:rsid w:val="00B7719B"/>
    <w:rsid w:val="00B7749C"/>
    <w:rsid w:val="00B77514"/>
    <w:rsid w:val="00B777EE"/>
    <w:rsid w:val="00B77AAE"/>
    <w:rsid w:val="00B77E8D"/>
    <w:rsid w:val="00B77ED9"/>
    <w:rsid w:val="00B77F66"/>
    <w:rsid w:val="00B80E86"/>
    <w:rsid w:val="00B80F2C"/>
    <w:rsid w:val="00B810ED"/>
    <w:rsid w:val="00B81262"/>
    <w:rsid w:val="00B812D7"/>
    <w:rsid w:val="00B81A37"/>
    <w:rsid w:val="00B81AD4"/>
    <w:rsid w:val="00B81ADE"/>
    <w:rsid w:val="00B81B57"/>
    <w:rsid w:val="00B81B88"/>
    <w:rsid w:val="00B81C4B"/>
    <w:rsid w:val="00B82D71"/>
    <w:rsid w:val="00B83A79"/>
    <w:rsid w:val="00B83F4A"/>
    <w:rsid w:val="00B840A3"/>
    <w:rsid w:val="00B843C1"/>
    <w:rsid w:val="00B84982"/>
    <w:rsid w:val="00B84C2F"/>
    <w:rsid w:val="00B84CC0"/>
    <w:rsid w:val="00B84DCF"/>
    <w:rsid w:val="00B85E47"/>
    <w:rsid w:val="00B85EEA"/>
    <w:rsid w:val="00B861A9"/>
    <w:rsid w:val="00B86442"/>
    <w:rsid w:val="00B86646"/>
    <w:rsid w:val="00B86FBC"/>
    <w:rsid w:val="00B870A4"/>
    <w:rsid w:val="00B87A66"/>
    <w:rsid w:val="00B9089F"/>
    <w:rsid w:val="00B90B18"/>
    <w:rsid w:val="00B91C5D"/>
    <w:rsid w:val="00B93854"/>
    <w:rsid w:val="00B93B2C"/>
    <w:rsid w:val="00B93C07"/>
    <w:rsid w:val="00B93EFE"/>
    <w:rsid w:val="00B94608"/>
    <w:rsid w:val="00B94784"/>
    <w:rsid w:val="00B95026"/>
    <w:rsid w:val="00B95D39"/>
    <w:rsid w:val="00B95F7C"/>
    <w:rsid w:val="00B965CD"/>
    <w:rsid w:val="00B96A3E"/>
    <w:rsid w:val="00B96A6E"/>
    <w:rsid w:val="00B96BA5"/>
    <w:rsid w:val="00B97453"/>
    <w:rsid w:val="00B975C7"/>
    <w:rsid w:val="00B97683"/>
    <w:rsid w:val="00B978D7"/>
    <w:rsid w:val="00B97CD5"/>
    <w:rsid w:val="00B97E34"/>
    <w:rsid w:val="00BA0777"/>
    <w:rsid w:val="00BA0883"/>
    <w:rsid w:val="00BA1195"/>
    <w:rsid w:val="00BA16F5"/>
    <w:rsid w:val="00BA18B5"/>
    <w:rsid w:val="00BA1E0A"/>
    <w:rsid w:val="00BA1F9B"/>
    <w:rsid w:val="00BA2B42"/>
    <w:rsid w:val="00BA3069"/>
    <w:rsid w:val="00BA3E55"/>
    <w:rsid w:val="00BA4089"/>
    <w:rsid w:val="00BA4117"/>
    <w:rsid w:val="00BA4980"/>
    <w:rsid w:val="00BA566D"/>
    <w:rsid w:val="00BA5685"/>
    <w:rsid w:val="00BA5745"/>
    <w:rsid w:val="00BA5973"/>
    <w:rsid w:val="00BA669D"/>
    <w:rsid w:val="00BA6727"/>
    <w:rsid w:val="00BA6CC6"/>
    <w:rsid w:val="00BA6E4A"/>
    <w:rsid w:val="00BA7097"/>
    <w:rsid w:val="00BA7EAE"/>
    <w:rsid w:val="00BB06B7"/>
    <w:rsid w:val="00BB16F5"/>
    <w:rsid w:val="00BB1780"/>
    <w:rsid w:val="00BB1E5D"/>
    <w:rsid w:val="00BB226B"/>
    <w:rsid w:val="00BB2691"/>
    <w:rsid w:val="00BB2C8C"/>
    <w:rsid w:val="00BB2D45"/>
    <w:rsid w:val="00BB2E1D"/>
    <w:rsid w:val="00BB3C84"/>
    <w:rsid w:val="00BB407C"/>
    <w:rsid w:val="00BB4281"/>
    <w:rsid w:val="00BB4F05"/>
    <w:rsid w:val="00BB4F89"/>
    <w:rsid w:val="00BB591B"/>
    <w:rsid w:val="00BB5A4A"/>
    <w:rsid w:val="00BB65BC"/>
    <w:rsid w:val="00BB6A93"/>
    <w:rsid w:val="00BB6F5A"/>
    <w:rsid w:val="00BB73AB"/>
    <w:rsid w:val="00BB774D"/>
    <w:rsid w:val="00BB78EF"/>
    <w:rsid w:val="00BB7AD3"/>
    <w:rsid w:val="00BB7C4E"/>
    <w:rsid w:val="00BB7EBF"/>
    <w:rsid w:val="00BB7ED9"/>
    <w:rsid w:val="00BC047E"/>
    <w:rsid w:val="00BC0996"/>
    <w:rsid w:val="00BC09C7"/>
    <w:rsid w:val="00BC09CB"/>
    <w:rsid w:val="00BC17DC"/>
    <w:rsid w:val="00BC1A90"/>
    <w:rsid w:val="00BC2924"/>
    <w:rsid w:val="00BC3261"/>
    <w:rsid w:val="00BC3CBF"/>
    <w:rsid w:val="00BC3F05"/>
    <w:rsid w:val="00BC42AC"/>
    <w:rsid w:val="00BC43AA"/>
    <w:rsid w:val="00BC47DF"/>
    <w:rsid w:val="00BC4BB7"/>
    <w:rsid w:val="00BC4D13"/>
    <w:rsid w:val="00BC4EF8"/>
    <w:rsid w:val="00BC53E4"/>
    <w:rsid w:val="00BC53F3"/>
    <w:rsid w:val="00BC5DDD"/>
    <w:rsid w:val="00BC6EAD"/>
    <w:rsid w:val="00BC7259"/>
    <w:rsid w:val="00BC7B74"/>
    <w:rsid w:val="00BC7D84"/>
    <w:rsid w:val="00BD0B79"/>
    <w:rsid w:val="00BD18DE"/>
    <w:rsid w:val="00BD1B42"/>
    <w:rsid w:val="00BD2545"/>
    <w:rsid w:val="00BD2589"/>
    <w:rsid w:val="00BD25DA"/>
    <w:rsid w:val="00BD2DAE"/>
    <w:rsid w:val="00BD2FE6"/>
    <w:rsid w:val="00BD3064"/>
    <w:rsid w:val="00BD31E7"/>
    <w:rsid w:val="00BD3238"/>
    <w:rsid w:val="00BD3264"/>
    <w:rsid w:val="00BD3BB5"/>
    <w:rsid w:val="00BD3D23"/>
    <w:rsid w:val="00BD4311"/>
    <w:rsid w:val="00BD47AD"/>
    <w:rsid w:val="00BD4BA1"/>
    <w:rsid w:val="00BD4C7A"/>
    <w:rsid w:val="00BD4F4D"/>
    <w:rsid w:val="00BD535B"/>
    <w:rsid w:val="00BD591E"/>
    <w:rsid w:val="00BD68F3"/>
    <w:rsid w:val="00BD6C69"/>
    <w:rsid w:val="00BD7BBE"/>
    <w:rsid w:val="00BD7D07"/>
    <w:rsid w:val="00BD7D74"/>
    <w:rsid w:val="00BE0807"/>
    <w:rsid w:val="00BE08D4"/>
    <w:rsid w:val="00BE14C5"/>
    <w:rsid w:val="00BE1735"/>
    <w:rsid w:val="00BE1A8C"/>
    <w:rsid w:val="00BE20A0"/>
    <w:rsid w:val="00BE2367"/>
    <w:rsid w:val="00BE2D7D"/>
    <w:rsid w:val="00BE311A"/>
    <w:rsid w:val="00BE36A0"/>
    <w:rsid w:val="00BE3E59"/>
    <w:rsid w:val="00BE3E8E"/>
    <w:rsid w:val="00BE47A8"/>
    <w:rsid w:val="00BE5182"/>
    <w:rsid w:val="00BE533E"/>
    <w:rsid w:val="00BE53E9"/>
    <w:rsid w:val="00BE5605"/>
    <w:rsid w:val="00BE574E"/>
    <w:rsid w:val="00BE5C30"/>
    <w:rsid w:val="00BE5E95"/>
    <w:rsid w:val="00BE5FD8"/>
    <w:rsid w:val="00BE62EE"/>
    <w:rsid w:val="00BE65B8"/>
    <w:rsid w:val="00BE69CD"/>
    <w:rsid w:val="00BE71FF"/>
    <w:rsid w:val="00BE75B6"/>
    <w:rsid w:val="00BE7A28"/>
    <w:rsid w:val="00BF105D"/>
    <w:rsid w:val="00BF11DD"/>
    <w:rsid w:val="00BF1E19"/>
    <w:rsid w:val="00BF1FCC"/>
    <w:rsid w:val="00BF2255"/>
    <w:rsid w:val="00BF2381"/>
    <w:rsid w:val="00BF28AD"/>
    <w:rsid w:val="00BF2C28"/>
    <w:rsid w:val="00BF30F2"/>
    <w:rsid w:val="00BF34D7"/>
    <w:rsid w:val="00BF3771"/>
    <w:rsid w:val="00BF37AE"/>
    <w:rsid w:val="00BF4211"/>
    <w:rsid w:val="00BF45FA"/>
    <w:rsid w:val="00BF4B2F"/>
    <w:rsid w:val="00BF4B60"/>
    <w:rsid w:val="00BF5585"/>
    <w:rsid w:val="00BF5ABF"/>
    <w:rsid w:val="00BF5E7F"/>
    <w:rsid w:val="00BF69AA"/>
    <w:rsid w:val="00BF6C78"/>
    <w:rsid w:val="00BF6CE7"/>
    <w:rsid w:val="00BF730F"/>
    <w:rsid w:val="00BF74FD"/>
    <w:rsid w:val="00C00213"/>
    <w:rsid w:val="00C00A78"/>
    <w:rsid w:val="00C00D86"/>
    <w:rsid w:val="00C01247"/>
    <w:rsid w:val="00C01D5C"/>
    <w:rsid w:val="00C0248D"/>
    <w:rsid w:val="00C02F46"/>
    <w:rsid w:val="00C031E9"/>
    <w:rsid w:val="00C03456"/>
    <w:rsid w:val="00C0382D"/>
    <w:rsid w:val="00C03CFA"/>
    <w:rsid w:val="00C03DEA"/>
    <w:rsid w:val="00C03FAE"/>
    <w:rsid w:val="00C043DC"/>
    <w:rsid w:val="00C043E2"/>
    <w:rsid w:val="00C04514"/>
    <w:rsid w:val="00C04C91"/>
    <w:rsid w:val="00C04D00"/>
    <w:rsid w:val="00C04D88"/>
    <w:rsid w:val="00C054AF"/>
    <w:rsid w:val="00C05860"/>
    <w:rsid w:val="00C05A3B"/>
    <w:rsid w:val="00C05F5A"/>
    <w:rsid w:val="00C05F76"/>
    <w:rsid w:val="00C062CF"/>
    <w:rsid w:val="00C066DB"/>
    <w:rsid w:val="00C07132"/>
    <w:rsid w:val="00C0775C"/>
    <w:rsid w:val="00C0796C"/>
    <w:rsid w:val="00C07AC4"/>
    <w:rsid w:val="00C10A63"/>
    <w:rsid w:val="00C11AD5"/>
    <w:rsid w:val="00C120C0"/>
    <w:rsid w:val="00C126BE"/>
    <w:rsid w:val="00C12B24"/>
    <w:rsid w:val="00C12E7A"/>
    <w:rsid w:val="00C1322D"/>
    <w:rsid w:val="00C132FF"/>
    <w:rsid w:val="00C13A4F"/>
    <w:rsid w:val="00C13F22"/>
    <w:rsid w:val="00C142AA"/>
    <w:rsid w:val="00C1473C"/>
    <w:rsid w:val="00C148A4"/>
    <w:rsid w:val="00C1556E"/>
    <w:rsid w:val="00C1601B"/>
    <w:rsid w:val="00C161FE"/>
    <w:rsid w:val="00C1649F"/>
    <w:rsid w:val="00C1715E"/>
    <w:rsid w:val="00C171FE"/>
    <w:rsid w:val="00C20A33"/>
    <w:rsid w:val="00C20ABD"/>
    <w:rsid w:val="00C213B9"/>
    <w:rsid w:val="00C214D6"/>
    <w:rsid w:val="00C21769"/>
    <w:rsid w:val="00C2195E"/>
    <w:rsid w:val="00C21CBF"/>
    <w:rsid w:val="00C21D43"/>
    <w:rsid w:val="00C228DE"/>
    <w:rsid w:val="00C22BCA"/>
    <w:rsid w:val="00C22F33"/>
    <w:rsid w:val="00C23001"/>
    <w:rsid w:val="00C23161"/>
    <w:rsid w:val="00C233F0"/>
    <w:rsid w:val="00C2376D"/>
    <w:rsid w:val="00C23FDC"/>
    <w:rsid w:val="00C243B7"/>
    <w:rsid w:val="00C2470B"/>
    <w:rsid w:val="00C24C04"/>
    <w:rsid w:val="00C250CB"/>
    <w:rsid w:val="00C253AA"/>
    <w:rsid w:val="00C261CC"/>
    <w:rsid w:val="00C26EFE"/>
    <w:rsid w:val="00C26F30"/>
    <w:rsid w:val="00C27662"/>
    <w:rsid w:val="00C30368"/>
    <w:rsid w:val="00C30599"/>
    <w:rsid w:val="00C305A1"/>
    <w:rsid w:val="00C306E0"/>
    <w:rsid w:val="00C30F32"/>
    <w:rsid w:val="00C32A14"/>
    <w:rsid w:val="00C32EE2"/>
    <w:rsid w:val="00C33087"/>
    <w:rsid w:val="00C3318D"/>
    <w:rsid w:val="00C34DEF"/>
    <w:rsid w:val="00C357CF"/>
    <w:rsid w:val="00C35C0A"/>
    <w:rsid w:val="00C35C12"/>
    <w:rsid w:val="00C363BE"/>
    <w:rsid w:val="00C364A9"/>
    <w:rsid w:val="00C36C53"/>
    <w:rsid w:val="00C36E03"/>
    <w:rsid w:val="00C36E95"/>
    <w:rsid w:val="00C377E2"/>
    <w:rsid w:val="00C4042E"/>
    <w:rsid w:val="00C4099E"/>
    <w:rsid w:val="00C40E3A"/>
    <w:rsid w:val="00C416D5"/>
    <w:rsid w:val="00C42BB1"/>
    <w:rsid w:val="00C42D48"/>
    <w:rsid w:val="00C43185"/>
    <w:rsid w:val="00C43317"/>
    <w:rsid w:val="00C441DE"/>
    <w:rsid w:val="00C45102"/>
    <w:rsid w:val="00C4546A"/>
    <w:rsid w:val="00C455E9"/>
    <w:rsid w:val="00C477D9"/>
    <w:rsid w:val="00C4794A"/>
    <w:rsid w:val="00C505A3"/>
    <w:rsid w:val="00C509E9"/>
    <w:rsid w:val="00C51349"/>
    <w:rsid w:val="00C51482"/>
    <w:rsid w:val="00C51622"/>
    <w:rsid w:val="00C518F4"/>
    <w:rsid w:val="00C52FD3"/>
    <w:rsid w:val="00C5350C"/>
    <w:rsid w:val="00C53684"/>
    <w:rsid w:val="00C53BC7"/>
    <w:rsid w:val="00C53CE9"/>
    <w:rsid w:val="00C54316"/>
    <w:rsid w:val="00C544FB"/>
    <w:rsid w:val="00C54FCC"/>
    <w:rsid w:val="00C5513F"/>
    <w:rsid w:val="00C5564F"/>
    <w:rsid w:val="00C5565B"/>
    <w:rsid w:val="00C563C3"/>
    <w:rsid w:val="00C56598"/>
    <w:rsid w:val="00C56F63"/>
    <w:rsid w:val="00C573F2"/>
    <w:rsid w:val="00C57A37"/>
    <w:rsid w:val="00C57E78"/>
    <w:rsid w:val="00C60544"/>
    <w:rsid w:val="00C616AD"/>
    <w:rsid w:val="00C617B0"/>
    <w:rsid w:val="00C61C85"/>
    <w:rsid w:val="00C62410"/>
    <w:rsid w:val="00C62807"/>
    <w:rsid w:val="00C62B33"/>
    <w:rsid w:val="00C62D05"/>
    <w:rsid w:val="00C62ECC"/>
    <w:rsid w:val="00C63703"/>
    <w:rsid w:val="00C646B3"/>
    <w:rsid w:val="00C648B2"/>
    <w:rsid w:val="00C64A16"/>
    <w:rsid w:val="00C650F7"/>
    <w:rsid w:val="00C653AC"/>
    <w:rsid w:val="00C655E0"/>
    <w:rsid w:val="00C65C81"/>
    <w:rsid w:val="00C66642"/>
    <w:rsid w:val="00C66B88"/>
    <w:rsid w:val="00C676DC"/>
    <w:rsid w:val="00C67898"/>
    <w:rsid w:val="00C679A2"/>
    <w:rsid w:val="00C7048E"/>
    <w:rsid w:val="00C70A34"/>
    <w:rsid w:val="00C70C31"/>
    <w:rsid w:val="00C71AF5"/>
    <w:rsid w:val="00C7243E"/>
    <w:rsid w:val="00C72940"/>
    <w:rsid w:val="00C72FB3"/>
    <w:rsid w:val="00C732C3"/>
    <w:rsid w:val="00C7352A"/>
    <w:rsid w:val="00C7393C"/>
    <w:rsid w:val="00C74143"/>
    <w:rsid w:val="00C74E35"/>
    <w:rsid w:val="00C75317"/>
    <w:rsid w:val="00C75E58"/>
    <w:rsid w:val="00C75E87"/>
    <w:rsid w:val="00C75EF8"/>
    <w:rsid w:val="00C76364"/>
    <w:rsid w:val="00C764BA"/>
    <w:rsid w:val="00C77124"/>
    <w:rsid w:val="00C77887"/>
    <w:rsid w:val="00C806A1"/>
    <w:rsid w:val="00C8142F"/>
    <w:rsid w:val="00C8150F"/>
    <w:rsid w:val="00C81F34"/>
    <w:rsid w:val="00C82568"/>
    <w:rsid w:val="00C82C26"/>
    <w:rsid w:val="00C82DAA"/>
    <w:rsid w:val="00C82F6E"/>
    <w:rsid w:val="00C8346C"/>
    <w:rsid w:val="00C83A50"/>
    <w:rsid w:val="00C83AD0"/>
    <w:rsid w:val="00C83AD4"/>
    <w:rsid w:val="00C83B89"/>
    <w:rsid w:val="00C83C54"/>
    <w:rsid w:val="00C84537"/>
    <w:rsid w:val="00C8509F"/>
    <w:rsid w:val="00C856D5"/>
    <w:rsid w:val="00C857C1"/>
    <w:rsid w:val="00C85B5D"/>
    <w:rsid w:val="00C85F30"/>
    <w:rsid w:val="00C86935"/>
    <w:rsid w:val="00C86A54"/>
    <w:rsid w:val="00C86AA4"/>
    <w:rsid w:val="00C873DF"/>
    <w:rsid w:val="00C876E2"/>
    <w:rsid w:val="00C87A43"/>
    <w:rsid w:val="00C87CB9"/>
    <w:rsid w:val="00C9015E"/>
    <w:rsid w:val="00C90DEB"/>
    <w:rsid w:val="00C9111B"/>
    <w:rsid w:val="00C91656"/>
    <w:rsid w:val="00C91699"/>
    <w:rsid w:val="00C917A0"/>
    <w:rsid w:val="00C91D5F"/>
    <w:rsid w:val="00C927DD"/>
    <w:rsid w:val="00C92AF8"/>
    <w:rsid w:val="00C92E69"/>
    <w:rsid w:val="00C933FC"/>
    <w:rsid w:val="00C934D2"/>
    <w:rsid w:val="00C9375B"/>
    <w:rsid w:val="00C93D7F"/>
    <w:rsid w:val="00C93E0E"/>
    <w:rsid w:val="00C93E19"/>
    <w:rsid w:val="00C93FF5"/>
    <w:rsid w:val="00C94060"/>
    <w:rsid w:val="00C941D1"/>
    <w:rsid w:val="00C9546F"/>
    <w:rsid w:val="00C95794"/>
    <w:rsid w:val="00C95C2D"/>
    <w:rsid w:val="00C96CA0"/>
    <w:rsid w:val="00C96D02"/>
    <w:rsid w:val="00C96E52"/>
    <w:rsid w:val="00C971D9"/>
    <w:rsid w:val="00C971E4"/>
    <w:rsid w:val="00C97427"/>
    <w:rsid w:val="00C97452"/>
    <w:rsid w:val="00C97C3A"/>
    <w:rsid w:val="00C97DA6"/>
    <w:rsid w:val="00C97FC2"/>
    <w:rsid w:val="00CA004F"/>
    <w:rsid w:val="00CA0AF1"/>
    <w:rsid w:val="00CA0BC8"/>
    <w:rsid w:val="00CA13EF"/>
    <w:rsid w:val="00CA1FE8"/>
    <w:rsid w:val="00CA2538"/>
    <w:rsid w:val="00CA269D"/>
    <w:rsid w:val="00CA2763"/>
    <w:rsid w:val="00CA30C6"/>
    <w:rsid w:val="00CA34A7"/>
    <w:rsid w:val="00CA3AE3"/>
    <w:rsid w:val="00CA3B2D"/>
    <w:rsid w:val="00CA5BA1"/>
    <w:rsid w:val="00CA5BDE"/>
    <w:rsid w:val="00CA6156"/>
    <w:rsid w:val="00CA6476"/>
    <w:rsid w:val="00CA71A5"/>
    <w:rsid w:val="00CA7A17"/>
    <w:rsid w:val="00CA7DDA"/>
    <w:rsid w:val="00CA7F0C"/>
    <w:rsid w:val="00CB14D4"/>
    <w:rsid w:val="00CB206C"/>
    <w:rsid w:val="00CB2F79"/>
    <w:rsid w:val="00CB2FE6"/>
    <w:rsid w:val="00CB31E2"/>
    <w:rsid w:val="00CB37D6"/>
    <w:rsid w:val="00CB3C08"/>
    <w:rsid w:val="00CB3E84"/>
    <w:rsid w:val="00CB4EA5"/>
    <w:rsid w:val="00CB5758"/>
    <w:rsid w:val="00CB5986"/>
    <w:rsid w:val="00CB5A27"/>
    <w:rsid w:val="00CB5BD2"/>
    <w:rsid w:val="00CB6410"/>
    <w:rsid w:val="00CB6D2E"/>
    <w:rsid w:val="00CB7084"/>
    <w:rsid w:val="00CB729C"/>
    <w:rsid w:val="00CB77D4"/>
    <w:rsid w:val="00CB7A12"/>
    <w:rsid w:val="00CB7B1B"/>
    <w:rsid w:val="00CB7FA9"/>
    <w:rsid w:val="00CC0167"/>
    <w:rsid w:val="00CC03F7"/>
    <w:rsid w:val="00CC0518"/>
    <w:rsid w:val="00CC05DF"/>
    <w:rsid w:val="00CC0F06"/>
    <w:rsid w:val="00CC10E6"/>
    <w:rsid w:val="00CC1330"/>
    <w:rsid w:val="00CC1398"/>
    <w:rsid w:val="00CC14A5"/>
    <w:rsid w:val="00CC1960"/>
    <w:rsid w:val="00CC1C6A"/>
    <w:rsid w:val="00CC2250"/>
    <w:rsid w:val="00CC25B9"/>
    <w:rsid w:val="00CC32F7"/>
    <w:rsid w:val="00CC3BAC"/>
    <w:rsid w:val="00CC4597"/>
    <w:rsid w:val="00CC4A8D"/>
    <w:rsid w:val="00CC4BD7"/>
    <w:rsid w:val="00CC4E72"/>
    <w:rsid w:val="00CC4EBD"/>
    <w:rsid w:val="00CC5466"/>
    <w:rsid w:val="00CC546F"/>
    <w:rsid w:val="00CC6263"/>
    <w:rsid w:val="00CC65CC"/>
    <w:rsid w:val="00CC696E"/>
    <w:rsid w:val="00CC6AE3"/>
    <w:rsid w:val="00CC7468"/>
    <w:rsid w:val="00CC7618"/>
    <w:rsid w:val="00CC7C8B"/>
    <w:rsid w:val="00CD0941"/>
    <w:rsid w:val="00CD1014"/>
    <w:rsid w:val="00CD11A8"/>
    <w:rsid w:val="00CD14A1"/>
    <w:rsid w:val="00CD17C5"/>
    <w:rsid w:val="00CD1F71"/>
    <w:rsid w:val="00CD20F8"/>
    <w:rsid w:val="00CD2623"/>
    <w:rsid w:val="00CD2EB1"/>
    <w:rsid w:val="00CD3683"/>
    <w:rsid w:val="00CD38F2"/>
    <w:rsid w:val="00CD39D3"/>
    <w:rsid w:val="00CD3C89"/>
    <w:rsid w:val="00CD3E50"/>
    <w:rsid w:val="00CD47AF"/>
    <w:rsid w:val="00CD4A65"/>
    <w:rsid w:val="00CD4AA5"/>
    <w:rsid w:val="00CD5198"/>
    <w:rsid w:val="00CD5A0A"/>
    <w:rsid w:val="00CD5A3C"/>
    <w:rsid w:val="00CD5DCD"/>
    <w:rsid w:val="00CD6B2C"/>
    <w:rsid w:val="00CD7353"/>
    <w:rsid w:val="00CD7B2C"/>
    <w:rsid w:val="00CD7C35"/>
    <w:rsid w:val="00CE03F9"/>
    <w:rsid w:val="00CE05C3"/>
    <w:rsid w:val="00CE10CD"/>
    <w:rsid w:val="00CE1B1F"/>
    <w:rsid w:val="00CE1E00"/>
    <w:rsid w:val="00CE22FD"/>
    <w:rsid w:val="00CE2316"/>
    <w:rsid w:val="00CE2483"/>
    <w:rsid w:val="00CE2991"/>
    <w:rsid w:val="00CE29E1"/>
    <w:rsid w:val="00CE36FF"/>
    <w:rsid w:val="00CE3AA2"/>
    <w:rsid w:val="00CE3D83"/>
    <w:rsid w:val="00CE42E5"/>
    <w:rsid w:val="00CE44A4"/>
    <w:rsid w:val="00CE469F"/>
    <w:rsid w:val="00CE46CA"/>
    <w:rsid w:val="00CE46EE"/>
    <w:rsid w:val="00CE47D8"/>
    <w:rsid w:val="00CE49E2"/>
    <w:rsid w:val="00CE4A9F"/>
    <w:rsid w:val="00CE4AD5"/>
    <w:rsid w:val="00CE54C7"/>
    <w:rsid w:val="00CE5574"/>
    <w:rsid w:val="00CE7055"/>
    <w:rsid w:val="00CE7063"/>
    <w:rsid w:val="00CE741A"/>
    <w:rsid w:val="00CE77ED"/>
    <w:rsid w:val="00CE78B1"/>
    <w:rsid w:val="00CE7AAD"/>
    <w:rsid w:val="00CF006D"/>
    <w:rsid w:val="00CF06FE"/>
    <w:rsid w:val="00CF07CF"/>
    <w:rsid w:val="00CF0EDD"/>
    <w:rsid w:val="00CF1104"/>
    <w:rsid w:val="00CF117E"/>
    <w:rsid w:val="00CF1A54"/>
    <w:rsid w:val="00CF1E90"/>
    <w:rsid w:val="00CF1F26"/>
    <w:rsid w:val="00CF20AE"/>
    <w:rsid w:val="00CF257A"/>
    <w:rsid w:val="00CF2A5A"/>
    <w:rsid w:val="00CF2CB3"/>
    <w:rsid w:val="00CF3648"/>
    <w:rsid w:val="00CF3800"/>
    <w:rsid w:val="00CF3E00"/>
    <w:rsid w:val="00CF40F9"/>
    <w:rsid w:val="00CF4635"/>
    <w:rsid w:val="00CF48DE"/>
    <w:rsid w:val="00CF4C57"/>
    <w:rsid w:val="00CF5157"/>
    <w:rsid w:val="00CF52A4"/>
    <w:rsid w:val="00CF5EAE"/>
    <w:rsid w:val="00CF644D"/>
    <w:rsid w:val="00CF7F73"/>
    <w:rsid w:val="00D000B0"/>
    <w:rsid w:val="00D00319"/>
    <w:rsid w:val="00D0041A"/>
    <w:rsid w:val="00D0046B"/>
    <w:rsid w:val="00D00769"/>
    <w:rsid w:val="00D00957"/>
    <w:rsid w:val="00D00B1A"/>
    <w:rsid w:val="00D0104D"/>
    <w:rsid w:val="00D01077"/>
    <w:rsid w:val="00D01360"/>
    <w:rsid w:val="00D0211A"/>
    <w:rsid w:val="00D02381"/>
    <w:rsid w:val="00D02467"/>
    <w:rsid w:val="00D02768"/>
    <w:rsid w:val="00D02C9F"/>
    <w:rsid w:val="00D03468"/>
    <w:rsid w:val="00D03C55"/>
    <w:rsid w:val="00D03D91"/>
    <w:rsid w:val="00D040C5"/>
    <w:rsid w:val="00D04490"/>
    <w:rsid w:val="00D04511"/>
    <w:rsid w:val="00D04936"/>
    <w:rsid w:val="00D04E4E"/>
    <w:rsid w:val="00D04EB2"/>
    <w:rsid w:val="00D054C2"/>
    <w:rsid w:val="00D05A21"/>
    <w:rsid w:val="00D05F9E"/>
    <w:rsid w:val="00D0658E"/>
    <w:rsid w:val="00D06595"/>
    <w:rsid w:val="00D066DD"/>
    <w:rsid w:val="00D06D34"/>
    <w:rsid w:val="00D07A08"/>
    <w:rsid w:val="00D07B6B"/>
    <w:rsid w:val="00D07E8B"/>
    <w:rsid w:val="00D10202"/>
    <w:rsid w:val="00D10699"/>
    <w:rsid w:val="00D108B9"/>
    <w:rsid w:val="00D112CC"/>
    <w:rsid w:val="00D11964"/>
    <w:rsid w:val="00D11AD6"/>
    <w:rsid w:val="00D11B21"/>
    <w:rsid w:val="00D12095"/>
    <w:rsid w:val="00D12146"/>
    <w:rsid w:val="00D124A5"/>
    <w:rsid w:val="00D12A8A"/>
    <w:rsid w:val="00D12ADF"/>
    <w:rsid w:val="00D12F03"/>
    <w:rsid w:val="00D12F52"/>
    <w:rsid w:val="00D13520"/>
    <w:rsid w:val="00D157E8"/>
    <w:rsid w:val="00D15F6F"/>
    <w:rsid w:val="00D16B86"/>
    <w:rsid w:val="00D16FAB"/>
    <w:rsid w:val="00D17613"/>
    <w:rsid w:val="00D17B4B"/>
    <w:rsid w:val="00D200DC"/>
    <w:rsid w:val="00D20392"/>
    <w:rsid w:val="00D20416"/>
    <w:rsid w:val="00D20579"/>
    <w:rsid w:val="00D21E56"/>
    <w:rsid w:val="00D22038"/>
    <w:rsid w:val="00D2221D"/>
    <w:rsid w:val="00D22874"/>
    <w:rsid w:val="00D22CBD"/>
    <w:rsid w:val="00D22D6C"/>
    <w:rsid w:val="00D22EB8"/>
    <w:rsid w:val="00D22EFA"/>
    <w:rsid w:val="00D23788"/>
    <w:rsid w:val="00D23A06"/>
    <w:rsid w:val="00D2428A"/>
    <w:rsid w:val="00D24571"/>
    <w:rsid w:val="00D2486E"/>
    <w:rsid w:val="00D24C91"/>
    <w:rsid w:val="00D25685"/>
    <w:rsid w:val="00D258A7"/>
    <w:rsid w:val="00D25A95"/>
    <w:rsid w:val="00D25F0E"/>
    <w:rsid w:val="00D27197"/>
    <w:rsid w:val="00D27525"/>
    <w:rsid w:val="00D30681"/>
    <w:rsid w:val="00D30F10"/>
    <w:rsid w:val="00D310C4"/>
    <w:rsid w:val="00D316EC"/>
    <w:rsid w:val="00D32BE4"/>
    <w:rsid w:val="00D332B6"/>
    <w:rsid w:val="00D3378A"/>
    <w:rsid w:val="00D33BE3"/>
    <w:rsid w:val="00D33E30"/>
    <w:rsid w:val="00D34506"/>
    <w:rsid w:val="00D34DCC"/>
    <w:rsid w:val="00D35379"/>
    <w:rsid w:val="00D353FC"/>
    <w:rsid w:val="00D35991"/>
    <w:rsid w:val="00D35C49"/>
    <w:rsid w:val="00D361DC"/>
    <w:rsid w:val="00D36774"/>
    <w:rsid w:val="00D36FE0"/>
    <w:rsid w:val="00D37B79"/>
    <w:rsid w:val="00D37F11"/>
    <w:rsid w:val="00D40006"/>
    <w:rsid w:val="00D40249"/>
    <w:rsid w:val="00D412E8"/>
    <w:rsid w:val="00D4178D"/>
    <w:rsid w:val="00D41A19"/>
    <w:rsid w:val="00D41FD1"/>
    <w:rsid w:val="00D42862"/>
    <w:rsid w:val="00D42DC3"/>
    <w:rsid w:val="00D4303C"/>
    <w:rsid w:val="00D43067"/>
    <w:rsid w:val="00D43404"/>
    <w:rsid w:val="00D43DF0"/>
    <w:rsid w:val="00D43F24"/>
    <w:rsid w:val="00D441F4"/>
    <w:rsid w:val="00D442A5"/>
    <w:rsid w:val="00D445ED"/>
    <w:rsid w:val="00D448A4"/>
    <w:rsid w:val="00D44CB7"/>
    <w:rsid w:val="00D44F01"/>
    <w:rsid w:val="00D45129"/>
    <w:rsid w:val="00D45296"/>
    <w:rsid w:val="00D46083"/>
    <w:rsid w:val="00D463EA"/>
    <w:rsid w:val="00D4661D"/>
    <w:rsid w:val="00D467FC"/>
    <w:rsid w:val="00D46B67"/>
    <w:rsid w:val="00D4730A"/>
    <w:rsid w:val="00D474E9"/>
    <w:rsid w:val="00D479DA"/>
    <w:rsid w:val="00D47AE6"/>
    <w:rsid w:val="00D47D02"/>
    <w:rsid w:val="00D508B1"/>
    <w:rsid w:val="00D50921"/>
    <w:rsid w:val="00D50B20"/>
    <w:rsid w:val="00D50CE4"/>
    <w:rsid w:val="00D51019"/>
    <w:rsid w:val="00D5105E"/>
    <w:rsid w:val="00D51E7E"/>
    <w:rsid w:val="00D51E9D"/>
    <w:rsid w:val="00D526C8"/>
    <w:rsid w:val="00D52F1B"/>
    <w:rsid w:val="00D5347B"/>
    <w:rsid w:val="00D53778"/>
    <w:rsid w:val="00D53E53"/>
    <w:rsid w:val="00D544B4"/>
    <w:rsid w:val="00D548BE"/>
    <w:rsid w:val="00D54E4A"/>
    <w:rsid w:val="00D55352"/>
    <w:rsid w:val="00D569F7"/>
    <w:rsid w:val="00D56A5A"/>
    <w:rsid w:val="00D5769E"/>
    <w:rsid w:val="00D603DA"/>
    <w:rsid w:val="00D604E4"/>
    <w:rsid w:val="00D60A11"/>
    <w:rsid w:val="00D60D18"/>
    <w:rsid w:val="00D623B6"/>
    <w:rsid w:val="00D623FA"/>
    <w:rsid w:val="00D62484"/>
    <w:rsid w:val="00D6299A"/>
    <w:rsid w:val="00D62C05"/>
    <w:rsid w:val="00D62FE5"/>
    <w:rsid w:val="00D63602"/>
    <w:rsid w:val="00D63C65"/>
    <w:rsid w:val="00D63DBD"/>
    <w:rsid w:val="00D63E7C"/>
    <w:rsid w:val="00D63F70"/>
    <w:rsid w:val="00D644F2"/>
    <w:rsid w:val="00D64DCC"/>
    <w:rsid w:val="00D64E69"/>
    <w:rsid w:val="00D652B8"/>
    <w:rsid w:val="00D65AB6"/>
    <w:rsid w:val="00D65D74"/>
    <w:rsid w:val="00D65F3E"/>
    <w:rsid w:val="00D66179"/>
    <w:rsid w:val="00D6665D"/>
    <w:rsid w:val="00D66901"/>
    <w:rsid w:val="00D66A40"/>
    <w:rsid w:val="00D66FC0"/>
    <w:rsid w:val="00D6736E"/>
    <w:rsid w:val="00D6782A"/>
    <w:rsid w:val="00D67A7A"/>
    <w:rsid w:val="00D67C3A"/>
    <w:rsid w:val="00D70F7D"/>
    <w:rsid w:val="00D71186"/>
    <w:rsid w:val="00D712B4"/>
    <w:rsid w:val="00D712C1"/>
    <w:rsid w:val="00D71AC1"/>
    <w:rsid w:val="00D71C05"/>
    <w:rsid w:val="00D723C0"/>
    <w:rsid w:val="00D726DB"/>
    <w:rsid w:val="00D72E55"/>
    <w:rsid w:val="00D73200"/>
    <w:rsid w:val="00D73A55"/>
    <w:rsid w:val="00D73A84"/>
    <w:rsid w:val="00D73CA7"/>
    <w:rsid w:val="00D745C9"/>
    <w:rsid w:val="00D74756"/>
    <w:rsid w:val="00D7489B"/>
    <w:rsid w:val="00D74B00"/>
    <w:rsid w:val="00D74B1E"/>
    <w:rsid w:val="00D75678"/>
    <w:rsid w:val="00D7582D"/>
    <w:rsid w:val="00D762A0"/>
    <w:rsid w:val="00D768F5"/>
    <w:rsid w:val="00D769B6"/>
    <w:rsid w:val="00D76BBF"/>
    <w:rsid w:val="00D76F3B"/>
    <w:rsid w:val="00D76F6D"/>
    <w:rsid w:val="00D7767A"/>
    <w:rsid w:val="00D7780B"/>
    <w:rsid w:val="00D77CC4"/>
    <w:rsid w:val="00D8027F"/>
    <w:rsid w:val="00D8043D"/>
    <w:rsid w:val="00D8055F"/>
    <w:rsid w:val="00D80600"/>
    <w:rsid w:val="00D807BD"/>
    <w:rsid w:val="00D80929"/>
    <w:rsid w:val="00D8098F"/>
    <w:rsid w:val="00D80D5C"/>
    <w:rsid w:val="00D81401"/>
    <w:rsid w:val="00D81572"/>
    <w:rsid w:val="00D81588"/>
    <w:rsid w:val="00D821EE"/>
    <w:rsid w:val="00D822BC"/>
    <w:rsid w:val="00D8341B"/>
    <w:rsid w:val="00D83CD7"/>
    <w:rsid w:val="00D83DAA"/>
    <w:rsid w:val="00D8420A"/>
    <w:rsid w:val="00D84434"/>
    <w:rsid w:val="00D847EA"/>
    <w:rsid w:val="00D848E1"/>
    <w:rsid w:val="00D8500E"/>
    <w:rsid w:val="00D8506F"/>
    <w:rsid w:val="00D85684"/>
    <w:rsid w:val="00D85869"/>
    <w:rsid w:val="00D8675A"/>
    <w:rsid w:val="00D86BEC"/>
    <w:rsid w:val="00D86D25"/>
    <w:rsid w:val="00D87481"/>
    <w:rsid w:val="00D87577"/>
    <w:rsid w:val="00D875E6"/>
    <w:rsid w:val="00D9030F"/>
    <w:rsid w:val="00D911D0"/>
    <w:rsid w:val="00D917D1"/>
    <w:rsid w:val="00D91D8C"/>
    <w:rsid w:val="00D922E4"/>
    <w:rsid w:val="00D929B0"/>
    <w:rsid w:val="00D939E4"/>
    <w:rsid w:val="00D93B5E"/>
    <w:rsid w:val="00D9466B"/>
    <w:rsid w:val="00D9480E"/>
    <w:rsid w:val="00D9511F"/>
    <w:rsid w:val="00D952E2"/>
    <w:rsid w:val="00D9572C"/>
    <w:rsid w:val="00D95E31"/>
    <w:rsid w:val="00D961F9"/>
    <w:rsid w:val="00D96F7C"/>
    <w:rsid w:val="00D97A77"/>
    <w:rsid w:val="00D97A91"/>
    <w:rsid w:val="00D97AC2"/>
    <w:rsid w:val="00DA060B"/>
    <w:rsid w:val="00DA0612"/>
    <w:rsid w:val="00DA0F7C"/>
    <w:rsid w:val="00DA14CD"/>
    <w:rsid w:val="00DA1C5C"/>
    <w:rsid w:val="00DA1F40"/>
    <w:rsid w:val="00DA2163"/>
    <w:rsid w:val="00DA26C0"/>
    <w:rsid w:val="00DA2AA2"/>
    <w:rsid w:val="00DA2E48"/>
    <w:rsid w:val="00DA37EE"/>
    <w:rsid w:val="00DA3DB3"/>
    <w:rsid w:val="00DA3F64"/>
    <w:rsid w:val="00DA4B51"/>
    <w:rsid w:val="00DA5286"/>
    <w:rsid w:val="00DA59D2"/>
    <w:rsid w:val="00DA5BB0"/>
    <w:rsid w:val="00DA5D29"/>
    <w:rsid w:val="00DA5D8B"/>
    <w:rsid w:val="00DA6555"/>
    <w:rsid w:val="00DA6D70"/>
    <w:rsid w:val="00DA6D79"/>
    <w:rsid w:val="00DA70D9"/>
    <w:rsid w:val="00DA77FA"/>
    <w:rsid w:val="00DA79DF"/>
    <w:rsid w:val="00DA7A19"/>
    <w:rsid w:val="00DB0166"/>
    <w:rsid w:val="00DB027E"/>
    <w:rsid w:val="00DB08AF"/>
    <w:rsid w:val="00DB09F9"/>
    <w:rsid w:val="00DB0E1C"/>
    <w:rsid w:val="00DB13E9"/>
    <w:rsid w:val="00DB1DB7"/>
    <w:rsid w:val="00DB2264"/>
    <w:rsid w:val="00DB2558"/>
    <w:rsid w:val="00DB2677"/>
    <w:rsid w:val="00DB26DB"/>
    <w:rsid w:val="00DB275B"/>
    <w:rsid w:val="00DB27A0"/>
    <w:rsid w:val="00DB283F"/>
    <w:rsid w:val="00DB2EDE"/>
    <w:rsid w:val="00DB3213"/>
    <w:rsid w:val="00DB371F"/>
    <w:rsid w:val="00DB377D"/>
    <w:rsid w:val="00DB3AD1"/>
    <w:rsid w:val="00DB3DD7"/>
    <w:rsid w:val="00DB4A1A"/>
    <w:rsid w:val="00DB4A9B"/>
    <w:rsid w:val="00DB4B6B"/>
    <w:rsid w:val="00DB4FAF"/>
    <w:rsid w:val="00DB557A"/>
    <w:rsid w:val="00DB5633"/>
    <w:rsid w:val="00DB5A64"/>
    <w:rsid w:val="00DB6317"/>
    <w:rsid w:val="00DB6388"/>
    <w:rsid w:val="00DB7408"/>
    <w:rsid w:val="00DB7531"/>
    <w:rsid w:val="00DB770E"/>
    <w:rsid w:val="00DC0110"/>
    <w:rsid w:val="00DC0291"/>
    <w:rsid w:val="00DC0589"/>
    <w:rsid w:val="00DC05C1"/>
    <w:rsid w:val="00DC08A9"/>
    <w:rsid w:val="00DC0A51"/>
    <w:rsid w:val="00DC1341"/>
    <w:rsid w:val="00DC253C"/>
    <w:rsid w:val="00DC2FD0"/>
    <w:rsid w:val="00DC3350"/>
    <w:rsid w:val="00DC3914"/>
    <w:rsid w:val="00DC3DAC"/>
    <w:rsid w:val="00DC3FC9"/>
    <w:rsid w:val="00DC4162"/>
    <w:rsid w:val="00DC466D"/>
    <w:rsid w:val="00DC48F7"/>
    <w:rsid w:val="00DC53CB"/>
    <w:rsid w:val="00DC5833"/>
    <w:rsid w:val="00DC68B3"/>
    <w:rsid w:val="00DC6A2E"/>
    <w:rsid w:val="00DC6B9E"/>
    <w:rsid w:val="00DC6EB9"/>
    <w:rsid w:val="00DC72C3"/>
    <w:rsid w:val="00DC78F9"/>
    <w:rsid w:val="00DC7B3D"/>
    <w:rsid w:val="00DC7BA6"/>
    <w:rsid w:val="00DD08E5"/>
    <w:rsid w:val="00DD0BC7"/>
    <w:rsid w:val="00DD0C01"/>
    <w:rsid w:val="00DD1356"/>
    <w:rsid w:val="00DD161C"/>
    <w:rsid w:val="00DD2918"/>
    <w:rsid w:val="00DD2982"/>
    <w:rsid w:val="00DD2CA9"/>
    <w:rsid w:val="00DD2FCB"/>
    <w:rsid w:val="00DD3040"/>
    <w:rsid w:val="00DD31EB"/>
    <w:rsid w:val="00DD3402"/>
    <w:rsid w:val="00DD3D89"/>
    <w:rsid w:val="00DD4193"/>
    <w:rsid w:val="00DD519A"/>
    <w:rsid w:val="00DD5619"/>
    <w:rsid w:val="00DD5959"/>
    <w:rsid w:val="00DD6190"/>
    <w:rsid w:val="00DD61FD"/>
    <w:rsid w:val="00DD6EAB"/>
    <w:rsid w:val="00DD70C0"/>
    <w:rsid w:val="00DE0064"/>
    <w:rsid w:val="00DE232C"/>
    <w:rsid w:val="00DE3038"/>
    <w:rsid w:val="00DE318C"/>
    <w:rsid w:val="00DE4BC1"/>
    <w:rsid w:val="00DE5CEF"/>
    <w:rsid w:val="00DE66B1"/>
    <w:rsid w:val="00DE66C3"/>
    <w:rsid w:val="00DE66F4"/>
    <w:rsid w:val="00DE693E"/>
    <w:rsid w:val="00DE6EDF"/>
    <w:rsid w:val="00DE7701"/>
    <w:rsid w:val="00DE78D0"/>
    <w:rsid w:val="00DE7A3D"/>
    <w:rsid w:val="00DE7AD4"/>
    <w:rsid w:val="00DE7ADA"/>
    <w:rsid w:val="00DF03AD"/>
    <w:rsid w:val="00DF0465"/>
    <w:rsid w:val="00DF0F88"/>
    <w:rsid w:val="00DF12F9"/>
    <w:rsid w:val="00DF1F44"/>
    <w:rsid w:val="00DF205A"/>
    <w:rsid w:val="00DF2623"/>
    <w:rsid w:val="00DF27AE"/>
    <w:rsid w:val="00DF2EA2"/>
    <w:rsid w:val="00DF2EAA"/>
    <w:rsid w:val="00DF3274"/>
    <w:rsid w:val="00DF35AF"/>
    <w:rsid w:val="00DF3B3C"/>
    <w:rsid w:val="00DF42EF"/>
    <w:rsid w:val="00DF5198"/>
    <w:rsid w:val="00DF51B8"/>
    <w:rsid w:val="00DF52D8"/>
    <w:rsid w:val="00DF5AFD"/>
    <w:rsid w:val="00DF5BB3"/>
    <w:rsid w:val="00DF627A"/>
    <w:rsid w:val="00DF64AF"/>
    <w:rsid w:val="00DF7B55"/>
    <w:rsid w:val="00E00408"/>
    <w:rsid w:val="00E00BB1"/>
    <w:rsid w:val="00E01265"/>
    <w:rsid w:val="00E0132D"/>
    <w:rsid w:val="00E01B22"/>
    <w:rsid w:val="00E01B3E"/>
    <w:rsid w:val="00E01ECA"/>
    <w:rsid w:val="00E01FC3"/>
    <w:rsid w:val="00E02108"/>
    <w:rsid w:val="00E02301"/>
    <w:rsid w:val="00E02343"/>
    <w:rsid w:val="00E023C7"/>
    <w:rsid w:val="00E026DF"/>
    <w:rsid w:val="00E02C1D"/>
    <w:rsid w:val="00E02EC7"/>
    <w:rsid w:val="00E034E9"/>
    <w:rsid w:val="00E036B7"/>
    <w:rsid w:val="00E0379F"/>
    <w:rsid w:val="00E0386C"/>
    <w:rsid w:val="00E03F65"/>
    <w:rsid w:val="00E0408A"/>
    <w:rsid w:val="00E042F5"/>
    <w:rsid w:val="00E04358"/>
    <w:rsid w:val="00E0455C"/>
    <w:rsid w:val="00E04857"/>
    <w:rsid w:val="00E04A62"/>
    <w:rsid w:val="00E04DD8"/>
    <w:rsid w:val="00E051AE"/>
    <w:rsid w:val="00E056C6"/>
    <w:rsid w:val="00E05FA7"/>
    <w:rsid w:val="00E06189"/>
    <w:rsid w:val="00E062A9"/>
    <w:rsid w:val="00E06995"/>
    <w:rsid w:val="00E06B5A"/>
    <w:rsid w:val="00E06BBF"/>
    <w:rsid w:val="00E06EDC"/>
    <w:rsid w:val="00E07745"/>
    <w:rsid w:val="00E07BC1"/>
    <w:rsid w:val="00E07EDC"/>
    <w:rsid w:val="00E07F86"/>
    <w:rsid w:val="00E07FAF"/>
    <w:rsid w:val="00E07FB5"/>
    <w:rsid w:val="00E07FE2"/>
    <w:rsid w:val="00E10236"/>
    <w:rsid w:val="00E102D4"/>
    <w:rsid w:val="00E1032A"/>
    <w:rsid w:val="00E1046B"/>
    <w:rsid w:val="00E111D7"/>
    <w:rsid w:val="00E1132F"/>
    <w:rsid w:val="00E1144E"/>
    <w:rsid w:val="00E1189A"/>
    <w:rsid w:val="00E11BB6"/>
    <w:rsid w:val="00E12D47"/>
    <w:rsid w:val="00E13049"/>
    <w:rsid w:val="00E132F9"/>
    <w:rsid w:val="00E13520"/>
    <w:rsid w:val="00E1364F"/>
    <w:rsid w:val="00E144E8"/>
    <w:rsid w:val="00E14668"/>
    <w:rsid w:val="00E14D4B"/>
    <w:rsid w:val="00E150C9"/>
    <w:rsid w:val="00E165E3"/>
    <w:rsid w:val="00E16A37"/>
    <w:rsid w:val="00E16F3F"/>
    <w:rsid w:val="00E17B54"/>
    <w:rsid w:val="00E2000A"/>
    <w:rsid w:val="00E202DF"/>
    <w:rsid w:val="00E20653"/>
    <w:rsid w:val="00E20C52"/>
    <w:rsid w:val="00E210EE"/>
    <w:rsid w:val="00E21DF5"/>
    <w:rsid w:val="00E21E51"/>
    <w:rsid w:val="00E2205D"/>
    <w:rsid w:val="00E2249C"/>
    <w:rsid w:val="00E225F3"/>
    <w:rsid w:val="00E22E2D"/>
    <w:rsid w:val="00E235E9"/>
    <w:rsid w:val="00E23834"/>
    <w:rsid w:val="00E23EF7"/>
    <w:rsid w:val="00E23FD0"/>
    <w:rsid w:val="00E2401C"/>
    <w:rsid w:val="00E2407C"/>
    <w:rsid w:val="00E24488"/>
    <w:rsid w:val="00E24656"/>
    <w:rsid w:val="00E24EAD"/>
    <w:rsid w:val="00E255D2"/>
    <w:rsid w:val="00E25C21"/>
    <w:rsid w:val="00E2601F"/>
    <w:rsid w:val="00E26191"/>
    <w:rsid w:val="00E26355"/>
    <w:rsid w:val="00E269D0"/>
    <w:rsid w:val="00E26C95"/>
    <w:rsid w:val="00E26D57"/>
    <w:rsid w:val="00E26DDC"/>
    <w:rsid w:val="00E27418"/>
    <w:rsid w:val="00E2751A"/>
    <w:rsid w:val="00E30027"/>
    <w:rsid w:val="00E3015B"/>
    <w:rsid w:val="00E31AD7"/>
    <w:rsid w:val="00E31D7A"/>
    <w:rsid w:val="00E31E26"/>
    <w:rsid w:val="00E32256"/>
    <w:rsid w:val="00E32D75"/>
    <w:rsid w:val="00E32EE5"/>
    <w:rsid w:val="00E332A3"/>
    <w:rsid w:val="00E3343A"/>
    <w:rsid w:val="00E33443"/>
    <w:rsid w:val="00E33896"/>
    <w:rsid w:val="00E33E43"/>
    <w:rsid w:val="00E33FC7"/>
    <w:rsid w:val="00E34294"/>
    <w:rsid w:val="00E347B4"/>
    <w:rsid w:val="00E3588D"/>
    <w:rsid w:val="00E35AC2"/>
    <w:rsid w:val="00E36761"/>
    <w:rsid w:val="00E36AE4"/>
    <w:rsid w:val="00E36AF4"/>
    <w:rsid w:val="00E36C6F"/>
    <w:rsid w:val="00E371B1"/>
    <w:rsid w:val="00E37286"/>
    <w:rsid w:val="00E37577"/>
    <w:rsid w:val="00E37B36"/>
    <w:rsid w:val="00E37B9B"/>
    <w:rsid w:val="00E37BBC"/>
    <w:rsid w:val="00E37BCA"/>
    <w:rsid w:val="00E37EE0"/>
    <w:rsid w:val="00E41303"/>
    <w:rsid w:val="00E42433"/>
    <w:rsid w:val="00E4273D"/>
    <w:rsid w:val="00E4295B"/>
    <w:rsid w:val="00E42C88"/>
    <w:rsid w:val="00E42FC1"/>
    <w:rsid w:val="00E43338"/>
    <w:rsid w:val="00E4412D"/>
    <w:rsid w:val="00E44411"/>
    <w:rsid w:val="00E44C3A"/>
    <w:rsid w:val="00E4513C"/>
    <w:rsid w:val="00E45A43"/>
    <w:rsid w:val="00E45B9E"/>
    <w:rsid w:val="00E45C7C"/>
    <w:rsid w:val="00E462BA"/>
    <w:rsid w:val="00E46B0F"/>
    <w:rsid w:val="00E46E43"/>
    <w:rsid w:val="00E470E0"/>
    <w:rsid w:val="00E47131"/>
    <w:rsid w:val="00E47551"/>
    <w:rsid w:val="00E47B78"/>
    <w:rsid w:val="00E47CCB"/>
    <w:rsid w:val="00E47F20"/>
    <w:rsid w:val="00E503CA"/>
    <w:rsid w:val="00E5053C"/>
    <w:rsid w:val="00E50D9A"/>
    <w:rsid w:val="00E50F2E"/>
    <w:rsid w:val="00E51481"/>
    <w:rsid w:val="00E51499"/>
    <w:rsid w:val="00E51FE7"/>
    <w:rsid w:val="00E522EC"/>
    <w:rsid w:val="00E5278A"/>
    <w:rsid w:val="00E52C96"/>
    <w:rsid w:val="00E52CCF"/>
    <w:rsid w:val="00E52E7C"/>
    <w:rsid w:val="00E53843"/>
    <w:rsid w:val="00E53B90"/>
    <w:rsid w:val="00E53BC0"/>
    <w:rsid w:val="00E53C64"/>
    <w:rsid w:val="00E53E9B"/>
    <w:rsid w:val="00E53FCF"/>
    <w:rsid w:val="00E541A7"/>
    <w:rsid w:val="00E54482"/>
    <w:rsid w:val="00E54499"/>
    <w:rsid w:val="00E54BFA"/>
    <w:rsid w:val="00E54E35"/>
    <w:rsid w:val="00E5527F"/>
    <w:rsid w:val="00E556CB"/>
    <w:rsid w:val="00E55B58"/>
    <w:rsid w:val="00E576E5"/>
    <w:rsid w:val="00E601DD"/>
    <w:rsid w:val="00E601F5"/>
    <w:rsid w:val="00E606FB"/>
    <w:rsid w:val="00E60D1E"/>
    <w:rsid w:val="00E60DA6"/>
    <w:rsid w:val="00E615D4"/>
    <w:rsid w:val="00E620A3"/>
    <w:rsid w:val="00E6212A"/>
    <w:rsid w:val="00E622B5"/>
    <w:rsid w:val="00E62592"/>
    <w:rsid w:val="00E627A6"/>
    <w:rsid w:val="00E62CBE"/>
    <w:rsid w:val="00E62D15"/>
    <w:rsid w:val="00E62DBD"/>
    <w:rsid w:val="00E632A8"/>
    <w:rsid w:val="00E638BA"/>
    <w:rsid w:val="00E64DB0"/>
    <w:rsid w:val="00E64DE6"/>
    <w:rsid w:val="00E65618"/>
    <w:rsid w:val="00E65AB4"/>
    <w:rsid w:val="00E660FE"/>
    <w:rsid w:val="00E6662C"/>
    <w:rsid w:val="00E667AB"/>
    <w:rsid w:val="00E66A33"/>
    <w:rsid w:val="00E7020A"/>
    <w:rsid w:val="00E70276"/>
    <w:rsid w:val="00E702BE"/>
    <w:rsid w:val="00E70581"/>
    <w:rsid w:val="00E70612"/>
    <w:rsid w:val="00E70C9A"/>
    <w:rsid w:val="00E714E3"/>
    <w:rsid w:val="00E71A8F"/>
    <w:rsid w:val="00E71E53"/>
    <w:rsid w:val="00E7201E"/>
    <w:rsid w:val="00E7234E"/>
    <w:rsid w:val="00E728AA"/>
    <w:rsid w:val="00E728DF"/>
    <w:rsid w:val="00E72B6A"/>
    <w:rsid w:val="00E72C80"/>
    <w:rsid w:val="00E7384D"/>
    <w:rsid w:val="00E73A3E"/>
    <w:rsid w:val="00E74110"/>
    <w:rsid w:val="00E741CD"/>
    <w:rsid w:val="00E76113"/>
    <w:rsid w:val="00E762AF"/>
    <w:rsid w:val="00E762BA"/>
    <w:rsid w:val="00E7650F"/>
    <w:rsid w:val="00E76676"/>
    <w:rsid w:val="00E76733"/>
    <w:rsid w:val="00E76990"/>
    <w:rsid w:val="00E7784C"/>
    <w:rsid w:val="00E77A5F"/>
    <w:rsid w:val="00E8003B"/>
    <w:rsid w:val="00E80BBF"/>
    <w:rsid w:val="00E81473"/>
    <w:rsid w:val="00E815CA"/>
    <w:rsid w:val="00E81F1B"/>
    <w:rsid w:val="00E820C5"/>
    <w:rsid w:val="00E8229E"/>
    <w:rsid w:val="00E83813"/>
    <w:rsid w:val="00E83EB2"/>
    <w:rsid w:val="00E8544E"/>
    <w:rsid w:val="00E85B87"/>
    <w:rsid w:val="00E85F94"/>
    <w:rsid w:val="00E8689D"/>
    <w:rsid w:val="00E87280"/>
    <w:rsid w:val="00E873E2"/>
    <w:rsid w:val="00E8763F"/>
    <w:rsid w:val="00E876D5"/>
    <w:rsid w:val="00E901AC"/>
    <w:rsid w:val="00E90CB9"/>
    <w:rsid w:val="00E91A7F"/>
    <w:rsid w:val="00E91AF2"/>
    <w:rsid w:val="00E91C20"/>
    <w:rsid w:val="00E92922"/>
    <w:rsid w:val="00E92A83"/>
    <w:rsid w:val="00E92AB6"/>
    <w:rsid w:val="00E92E7C"/>
    <w:rsid w:val="00E92FF1"/>
    <w:rsid w:val="00E9344E"/>
    <w:rsid w:val="00E934AA"/>
    <w:rsid w:val="00E94CDD"/>
    <w:rsid w:val="00E94F88"/>
    <w:rsid w:val="00E9559B"/>
    <w:rsid w:val="00E95ABD"/>
    <w:rsid w:val="00E961FF"/>
    <w:rsid w:val="00E962F9"/>
    <w:rsid w:val="00E97923"/>
    <w:rsid w:val="00EA08DA"/>
    <w:rsid w:val="00EA118B"/>
    <w:rsid w:val="00EA1252"/>
    <w:rsid w:val="00EA1639"/>
    <w:rsid w:val="00EA26C9"/>
    <w:rsid w:val="00EA28EC"/>
    <w:rsid w:val="00EA4DDF"/>
    <w:rsid w:val="00EA5E4A"/>
    <w:rsid w:val="00EA79A5"/>
    <w:rsid w:val="00EB040A"/>
    <w:rsid w:val="00EB0DA3"/>
    <w:rsid w:val="00EB16B9"/>
    <w:rsid w:val="00EB1712"/>
    <w:rsid w:val="00EB2218"/>
    <w:rsid w:val="00EB34D5"/>
    <w:rsid w:val="00EB36A0"/>
    <w:rsid w:val="00EB3A83"/>
    <w:rsid w:val="00EB3FA6"/>
    <w:rsid w:val="00EB5794"/>
    <w:rsid w:val="00EB5816"/>
    <w:rsid w:val="00EB585C"/>
    <w:rsid w:val="00EB5BA3"/>
    <w:rsid w:val="00EB63CB"/>
    <w:rsid w:val="00EB6B72"/>
    <w:rsid w:val="00EB70A4"/>
    <w:rsid w:val="00EB7C9C"/>
    <w:rsid w:val="00EC07A0"/>
    <w:rsid w:val="00EC1213"/>
    <w:rsid w:val="00EC1AE5"/>
    <w:rsid w:val="00EC1C1E"/>
    <w:rsid w:val="00EC1FF9"/>
    <w:rsid w:val="00EC202A"/>
    <w:rsid w:val="00EC34B8"/>
    <w:rsid w:val="00EC3CEF"/>
    <w:rsid w:val="00EC519F"/>
    <w:rsid w:val="00EC5247"/>
    <w:rsid w:val="00EC5335"/>
    <w:rsid w:val="00EC5505"/>
    <w:rsid w:val="00EC5AA4"/>
    <w:rsid w:val="00EC5F0B"/>
    <w:rsid w:val="00EC6411"/>
    <w:rsid w:val="00EC65C7"/>
    <w:rsid w:val="00EC66AA"/>
    <w:rsid w:val="00EC66E8"/>
    <w:rsid w:val="00EC6B31"/>
    <w:rsid w:val="00EC6B33"/>
    <w:rsid w:val="00EC7661"/>
    <w:rsid w:val="00EC7C7B"/>
    <w:rsid w:val="00EC7E44"/>
    <w:rsid w:val="00ED04BB"/>
    <w:rsid w:val="00ED0DFB"/>
    <w:rsid w:val="00ED223D"/>
    <w:rsid w:val="00ED239B"/>
    <w:rsid w:val="00ED39CB"/>
    <w:rsid w:val="00ED4A92"/>
    <w:rsid w:val="00ED572F"/>
    <w:rsid w:val="00ED596A"/>
    <w:rsid w:val="00ED5C4D"/>
    <w:rsid w:val="00ED5D53"/>
    <w:rsid w:val="00ED5EBC"/>
    <w:rsid w:val="00ED60B9"/>
    <w:rsid w:val="00ED63C4"/>
    <w:rsid w:val="00ED6589"/>
    <w:rsid w:val="00ED6AF0"/>
    <w:rsid w:val="00ED6FD7"/>
    <w:rsid w:val="00ED7A15"/>
    <w:rsid w:val="00EE00FE"/>
    <w:rsid w:val="00EE075E"/>
    <w:rsid w:val="00EE0870"/>
    <w:rsid w:val="00EE0B93"/>
    <w:rsid w:val="00EE0C87"/>
    <w:rsid w:val="00EE106E"/>
    <w:rsid w:val="00EE1728"/>
    <w:rsid w:val="00EE1C9E"/>
    <w:rsid w:val="00EE1DB6"/>
    <w:rsid w:val="00EE23F5"/>
    <w:rsid w:val="00EE242D"/>
    <w:rsid w:val="00EE26AB"/>
    <w:rsid w:val="00EE2ADB"/>
    <w:rsid w:val="00EE2E89"/>
    <w:rsid w:val="00EE36C1"/>
    <w:rsid w:val="00EE37F5"/>
    <w:rsid w:val="00EE4195"/>
    <w:rsid w:val="00EE4509"/>
    <w:rsid w:val="00EE484F"/>
    <w:rsid w:val="00EE4E12"/>
    <w:rsid w:val="00EE5412"/>
    <w:rsid w:val="00EE5B83"/>
    <w:rsid w:val="00EE5DC0"/>
    <w:rsid w:val="00EE6B1D"/>
    <w:rsid w:val="00EF0870"/>
    <w:rsid w:val="00EF08C9"/>
    <w:rsid w:val="00EF110E"/>
    <w:rsid w:val="00EF168D"/>
    <w:rsid w:val="00EF194D"/>
    <w:rsid w:val="00EF1AD8"/>
    <w:rsid w:val="00EF2195"/>
    <w:rsid w:val="00EF248F"/>
    <w:rsid w:val="00EF283A"/>
    <w:rsid w:val="00EF354D"/>
    <w:rsid w:val="00EF36E1"/>
    <w:rsid w:val="00EF3A29"/>
    <w:rsid w:val="00EF3BBC"/>
    <w:rsid w:val="00EF3D82"/>
    <w:rsid w:val="00EF4045"/>
    <w:rsid w:val="00EF5A0D"/>
    <w:rsid w:val="00EF5AD3"/>
    <w:rsid w:val="00EF5F97"/>
    <w:rsid w:val="00EF649B"/>
    <w:rsid w:val="00EF6AFB"/>
    <w:rsid w:val="00EF6B0C"/>
    <w:rsid w:val="00EF6C74"/>
    <w:rsid w:val="00EF6DFD"/>
    <w:rsid w:val="00EF6EDC"/>
    <w:rsid w:val="00EF749A"/>
    <w:rsid w:val="00EF7694"/>
    <w:rsid w:val="00EF7EB6"/>
    <w:rsid w:val="00F00153"/>
    <w:rsid w:val="00F00342"/>
    <w:rsid w:val="00F005EA"/>
    <w:rsid w:val="00F006D1"/>
    <w:rsid w:val="00F008BF"/>
    <w:rsid w:val="00F017E4"/>
    <w:rsid w:val="00F01DBB"/>
    <w:rsid w:val="00F04213"/>
    <w:rsid w:val="00F04D1F"/>
    <w:rsid w:val="00F04F37"/>
    <w:rsid w:val="00F0601D"/>
    <w:rsid w:val="00F06166"/>
    <w:rsid w:val="00F0667A"/>
    <w:rsid w:val="00F07510"/>
    <w:rsid w:val="00F0783F"/>
    <w:rsid w:val="00F10282"/>
    <w:rsid w:val="00F111F8"/>
    <w:rsid w:val="00F11221"/>
    <w:rsid w:val="00F123D6"/>
    <w:rsid w:val="00F1252D"/>
    <w:rsid w:val="00F13247"/>
    <w:rsid w:val="00F1337B"/>
    <w:rsid w:val="00F146EB"/>
    <w:rsid w:val="00F14892"/>
    <w:rsid w:val="00F14948"/>
    <w:rsid w:val="00F1594F"/>
    <w:rsid w:val="00F15D25"/>
    <w:rsid w:val="00F15E8B"/>
    <w:rsid w:val="00F16415"/>
    <w:rsid w:val="00F164CB"/>
    <w:rsid w:val="00F17098"/>
    <w:rsid w:val="00F17499"/>
    <w:rsid w:val="00F179E8"/>
    <w:rsid w:val="00F179F8"/>
    <w:rsid w:val="00F17E70"/>
    <w:rsid w:val="00F17FBC"/>
    <w:rsid w:val="00F2061B"/>
    <w:rsid w:val="00F20A52"/>
    <w:rsid w:val="00F20DEF"/>
    <w:rsid w:val="00F20E5A"/>
    <w:rsid w:val="00F20FCA"/>
    <w:rsid w:val="00F21232"/>
    <w:rsid w:val="00F213E9"/>
    <w:rsid w:val="00F21467"/>
    <w:rsid w:val="00F218F5"/>
    <w:rsid w:val="00F21B19"/>
    <w:rsid w:val="00F239B5"/>
    <w:rsid w:val="00F23A22"/>
    <w:rsid w:val="00F23A5E"/>
    <w:rsid w:val="00F23DF1"/>
    <w:rsid w:val="00F23F58"/>
    <w:rsid w:val="00F2427C"/>
    <w:rsid w:val="00F2459A"/>
    <w:rsid w:val="00F24F0F"/>
    <w:rsid w:val="00F25087"/>
    <w:rsid w:val="00F25C5A"/>
    <w:rsid w:val="00F26448"/>
    <w:rsid w:val="00F26A23"/>
    <w:rsid w:val="00F26D78"/>
    <w:rsid w:val="00F26E76"/>
    <w:rsid w:val="00F27413"/>
    <w:rsid w:val="00F278E1"/>
    <w:rsid w:val="00F27F74"/>
    <w:rsid w:val="00F27FE1"/>
    <w:rsid w:val="00F3009F"/>
    <w:rsid w:val="00F30E4D"/>
    <w:rsid w:val="00F30FA5"/>
    <w:rsid w:val="00F314CA"/>
    <w:rsid w:val="00F3181F"/>
    <w:rsid w:val="00F3182F"/>
    <w:rsid w:val="00F31C4B"/>
    <w:rsid w:val="00F32A61"/>
    <w:rsid w:val="00F32C55"/>
    <w:rsid w:val="00F32C5C"/>
    <w:rsid w:val="00F32CE2"/>
    <w:rsid w:val="00F32D0C"/>
    <w:rsid w:val="00F34048"/>
    <w:rsid w:val="00F34B2B"/>
    <w:rsid w:val="00F34DA8"/>
    <w:rsid w:val="00F34F4F"/>
    <w:rsid w:val="00F351E1"/>
    <w:rsid w:val="00F35A5C"/>
    <w:rsid w:val="00F35A73"/>
    <w:rsid w:val="00F35FAA"/>
    <w:rsid w:val="00F36081"/>
    <w:rsid w:val="00F36503"/>
    <w:rsid w:val="00F36C13"/>
    <w:rsid w:val="00F36C39"/>
    <w:rsid w:val="00F37A36"/>
    <w:rsid w:val="00F37B39"/>
    <w:rsid w:val="00F37D34"/>
    <w:rsid w:val="00F4051E"/>
    <w:rsid w:val="00F407E8"/>
    <w:rsid w:val="00F40C36"/>
    <w:rsid w:val="00F40FA5"/>
    <w:rsid w:val="00F411AD"/>
    <w:rsid w:val="00F411C3"/>
    <w:rsid w:val="00F420DE"/>
    <w:rsid w:val="00F427E9"/>
    <w:rsid w:val="00F43388"/>
    <w:rsid w:val="00F4347A"/>
    <w:rsid w:val="00F43495"/>
    <w:rsid w:val="00F4372F"/>
    <w:rsid w:val="00F43C02"/>
    <w:rsid w:val="00F440E7"/>
    <w:rsid w:val="00F44A33"/>
    <w:rsid w:val="00F44C80"/>
    <w:rsid w:val="00F44DAC"/>
    <w:rsid w:val="00F44F59"/>
    <w:rsid w:val="00F45E54"/>
    <w:rsid w:val="00F460E9"/>
    <w:rsid w:val="00F46216"/>
    <w:rsid w:val="00F462E5"/>
    <w:rsid w:val="00F46619"/>
    <w:rsid w:val="00F46CA4"/>
    <w:rsid w:val="00F46CB6"/>
    <w:rsid w:val="00F47069"/>
    <w:rsid w:val="00F47878"/>
    <w:rsid w:val="00F50032"/>
    <w:rsid w:val="00F5238C"/>
    <w:rsid w:val="00F52C7E"/>
    <w:rsid w:val="00F53FC0"/>
    <w:rsid w:val="00F548CA"/>
    <w:rsid w:val="00F54A1D"/>
    <w:rsid w:val="00F558A8"/>
    <w:rsid w:val="00F55D82"/>
    <w:rsid w:val="00F56260"/>
    <w:rsid w:val="00F5643E"/>
    <w:rsid w:val="00F56CAC"/>
    <w:rsid w:val="00F56D69"/>
    <w:rsid w:val="00F57403"/>
    <w:rsid w:val="00F57443"/>
    <w:rsid w:val="00F60321"/>
    <w:rsid w:val="00F60593"/>
    <w:rsid w:val="00F617B3"/>
    <w:rsid w:val="00F622BF"/>
    <w:rsid w:val="00F623A9"/>
    <w:rsid w:val="00F628F0"/>
    <w:rsid w:val="00F629AF"/>
    <w:rsid w:val="00F63AD7"/>
    <w:rsid w:val="00F63B43"/>
    <w:rsid w:val="00F63CAD"/>
    <w:rsid w:val="00F64885"/>
    <w:rsid w:val="00F64AE4"/>
    <w:rsid w:val="00F64D6F"/>
    <w:rsid w:val="00F64E64"/>
    <w:rsid w:val="00F65035"/>
    <w:rsid w:val="00F65BD2"/>
    <w:rsid w:val="00F6631B"/>
    <w:rsid w:val="00F66EDA"/>
    <w:rsid w:val="00F670C0"/>
    <w:rsid w:val="00F67A83"/>
    <w:rsid w:val="00F70B39"/>
    <w:rsid w:val="00F70B9B"/>
    <w:rsid w:val="00F7102C"/>
    <w:rsid w:val="00F71524"/>
    <w:rsid w:val="00F71A51"/>
    <w:rsid w:val="00F720ED"/>
    <w:rsid w:val="00F728FA"/>
    <w:rsid w:val="00F72ABD"/>
    <w:rsid w:val="00F72BC2"/>
    <w:rsid w:val="00F73B2D"/>
    <w:rsid w:val="00F73B31"/>
    <w:rsid w:val="00F73B51"/>
    <w:rsid w:val="00F7414E"/>
    <w:rsid w:val="00F74318"/>
    <w:rsid w:val="00F7482F"/>
    <w:rsid w:val="00F74C1B"/>
    <w:rsid w:val="00F753F4"/>
    <w:rsid w:val="00F75614"/>
    <w:rsid w:val="00F75643"/>
    <w:rsid w:val="00F756E9"/>
    <w:rsid w:val="00F75721"/>
    <w:rsid w:val="00F757D6"/>
    <w:rsid w:val="00F75AB2"/>
    <w:rsid w:val="00F76380"/>
    <w:rsid w:val="00F76E32"/>
    <w:rsid w:val="00F7757C"/>
    <w:rsid w:val="00F77DA0"/>
    <w:rsid w:val="00F801F5"/>
    <w:rsid w:val="00F8086A"/>
    <w:rsid w:val="00F80EFE"/>
    <w:rsid w:val="00F826A1"/>
    <w:rsid w:val="00F827E6"/>
    <w:rsid w:val="00F82A97"/>
    <w:rsid w:val="00F82D25"/>
    <w:rsid w:val="00F82DFA"/>
    <w:rsid w:val="00F831CF"/>
    <w:rsid w:val="00F83324"/>
    <w:rsid w:val="00F83633"/>
    <w:rsid w:val="00F83A1F"/>
    <w:rsid w:val="00F83C3E"/>
    <w:rsid w:val="00F8481D"/>
    <w:rsid w:val="00F848ED"/>
    <w:rsid w:val="00F84CAB"/>
    <w:rsid w:val="00F85228"/>
    <w:rsid w:val="00F85B99"/>
    <w:rsid w:val="00F866B0"/>
    <w:rsid w:val="00F8727A"/>
    <w:rsid w:val="00F87998"/>
    <w:rsid w:val="00F90D40"/>
    <w:rsid w:val="00F91A38"/>
    <w:rsid w:val="00F92CAA"/>
    <w:rsid w:val="00F934EE"/>
    <w:rsid w:val="00F9351A"/>
    <w:rsid w:val="00F938CD"/>
    <w:rsid w:val="00F93B0F"/>
    <w:rsid w:val="00F95109"/>
    <w:rsid w:val="00F951EA"/>
    <w:rsid w:val="00F95261"/>
    <w:rsid w:val="00F9532D"/>
    <w:rsid w:val="00F954EE"/>
    <w:rsid w:val="00F95633"/>
    <w:rsid w:val="00F957E7"/>
    <w:rsid w:val="00F96066"/>
    <w:rsid w:val="00F96655"/>
    <w:rsid w:val="00F96B83"/>
    <w:rsid w:val="00F96EAC"/>
    <w:rsid w:val="00F9777A"/>
    <w:rsid w:val="00FA1A2C"/>
    <w:rsid w:val="00FA1ACF"/>
    <w:rsid w:val="00FA23F4"/>
    <w:rsid w:val="00FA249D"/>
    <w:rsid w:val="00FA2CA5"/>
    <w:rsid w:val="00FA33F5"/>
    <w:rsid w:val="00FA38A7"/>
    <w:rsid w:val="00FA3C75"/>
    <w:rsid w:val="00FA3CE9"/>
    <w:rsid w:val="00FA3DB2"/>
    <w:rsid w:val="00FA4552"/>
    <w:rsid w:val="00FA48DA"/>
    <w:rsid w:val="00FA5D67"/>
    <w:rsid w:val="00FA6786"/>
    <w:rsid w:val="00FA7B9C"/>
    <w:rsid w:val="00FA7C59"/>
    <w:rsid w:val="00FB08B3"/>
    <w:rsid w:val="00FB0ACD"/>
    <w:rsid w:val="00FB0B02"/>
    <w:rsid w:val="00FB173D"/>
    <w:rsid w:val="00FB18C6"/>
    <w:rsid w:val="00FB2C74"/>
    <w:rsid w:val="00FB2EFC"/>
    <w:rsid w:val="00FB2F51"/>
    <w:rsid w:val="00FB3869"/>
    <w:rsid w:val="00FB3934"/>
    <w:rsid w:val="00FB3A86"/>
    <w:rsid w:val="00FB3AB3"/>
    <w:rsid w:val="00FB469E"/>
    <w:rsid w:val="00FB4F52"/>
    <w:rsid w:val="00FB5208"/>
    <w:rsid w:val="00FB59A1"/>
    <w:rsid w:val="00FB5A98"/>
    <w:rsid w:val="00FB67F5"/>
    <w:rsid w:val="00FB6844"/>
    <w:rsid w:val="00FB693F"/>
    <w:rsid w:val="00FB6AEF"/>
    <w:rsid w:val="00FB723A"/>
    <w:rsid w:val="00FB724F"/>
    <w:rsid w:val="00FB75C2"/>
    <w:rsid w:val="00FB7E82"/>
    <w:rsid w:val="00FC091F"/>
    <w:rsid w:val="00FC0A7A"/>
    <w:rsid w:val="00FC0AD7"/>
    <w:rsid w:val="00FC0AFA"/>
    <w:rsid w:val="00FC0F23"/>
    <w:rsid w:val="00FC12D2"/>
    <w:rsid w:val="00FC13EB"/>
    <w:rsid w:val="00FC2009"/>
    <w:rsid w:val="00FC2541"/>
    <w:rsid w:val="00FC2D1C"/>
    <w:rsid w:val="00FC3BF8"/>
    <w:rsid w:val="00FC3E4F"/>
    <w:rsid w:val="00FC4088"/>
    <w:rsid w:val="00FC409B"/>
    <w:rsid w:val="00FC4CDD"/>
    <w:rsid w:val="00FC4F30"/>
    <w:rsid w:val="00FC52A2"/>
    <w:rsid w:val="00FC53A5"/>
    <w:rsid w:val="00FC578F"/>
    <w:rsid w:val="00FC5ED7"/>
    <w:rsid w:val="00FC67E5"/>
    <w:rsid w:val="00FC6E68"/>
    <w:rsid w:val="00FC6F52"/>
    <w:rsid w:val="00FC7BD8"/>
    <w:rsid w:val="00FC7DE2"/>
    <w:rsid w:val="00FC7FBD"/>
    <w:rsid w:val="00FD0BC7"/>
    <w:rsid w:val="00FD0F26"/>
    <w:rsid w:val="00FD0F73"/>
    <w:rsid w:val="00FD16FD"/>
    <w:rsid w:val="00FD1EC8"/>
    <w:rsid w:val="00FD1F99"/>
    <w:rsid w:val="00FD23EB"/>
    <w:rsid w:val="00FD28CA"/>
    <w:rsid w:val="00FD30D5"/>
    <w:rsid w:val="00FD3E10"/>
    <w:rsid w:val="00FD434F"/>
    <w:rsid w:val="00FD4483"/>
    <w:rsid w:val="00FD5A9F"/>
    <w:rsid w:val="00FD5F3A"/>
    <w:rsid w:val="00FD6612"/>
    <w:rsid w:val="00FD673F"/>
    <w:rsid w:val="00FD6B1B"/>
    <w:rsid w:val="00FD7078"/>
    <w:rsid w:val="00FD7802"/>
    <w:rsid w:val="00FD7E04"/>
    <w:rsid w:val="00FE0699"/>
    <w:rsid w:val="00FE0C55"/>
    <w:rsid w:val="00FE137C"/>
    <w:rsid w:val="00FE1D1F"/>
    <w:rsid w:val="00FE25D8"/>
    <w:rsid w:val="00FE3318"/>
    <w:rsid w:val="00FE34DA"/>
    <w:rsid w:val="00FE481C"/>
    <w:rsid w:val="00FE5CB9"/>
    <w:rsid w:val="00FE61E2"/>
    <w:rsid w:val="00FE65B1"/>
    <w:rsid w:val="00FE67C5"/>
    <w:rsid w:val="00FE6ABD"/>
    <w:rsid w:val="00FE6F7E"/>
    <w:rsid w:val="00FE78B5"/>
    <w:rsid w:val="00FE7CD0"/>
    <w:rsid w:val="00FF09FC"/>
    <w:rsid w:val="00FF0DBA"/>
    <w:rsid w:val="00FF101A"/>
    <w:rsid w:val="00FF1B7D"/>
    <w:rsid w:val="00FF1C12"/>
    <w:rsid w:val="00FF2604"/>
    <w:rsid w:val="00FF266F"/>
    <w:rsid w:val="00FF28B7"/>
    <w:rsid w:val="00FF307D"/>
    <w:rsid w:val="00FF31B0"/>
    <w:rsid w:val="00FF3DF2"/>
    <w:rsid w:val="00FF4F3A"/>
    <w:rsid w:val="00FF52BA"/>
    <w:rsid w:val="00FF5414"/>
    <w:rsid w:val="00FF5F62"/>
    <w:rsid w:val="00FF66EC"/>
    <w:rsid w:val="00FF6C1F"/>
    <w:rsid w:val="00FF7E92"/>
    <w:rsid w:val="014912B9"/>
    <w:rsid w:val="01B7764C"/>
    <w:rsid w:val="01CD427F"/>
    <w:rsid w:val="01EC42BD"/>
    <w:rsid w:val="01F94826"/>
    <w:rsid w:val="02900D49"/>
    <w:rsid w:val="031569D1"/>
    <w:rsid w:val="035D1D44"/>
    <w:rsid w:val="037C56FD"/>
    <w:rsid w:val="03F148FF"/>
    <w:rsid w:val="04020AB2"/>
    <w:rsid w:val="041C33FD"/>
    <w:rsid w:val="04901D42"/>
    <w:rsid w:val="04D24AD4"/>
    <w:rsid w:val="04F236A8"/>
    <w:rsid w:val="05024B9F"/>
    <w:rsid w:val="05042C10"/>
    <w:rsid w:val="055E0D49"/>
    <w:rsid w:val="06112C80"/>
    <w:rsid w:val="06407295"/>
    <w:rsid w:val="064B1029"/>
    <w:rsid w:val="06DF09AC"/>
    <w:rsid w:val="076C6C34"/>
    <w:rsid w:val="079F272C"/>
    <w:rsid w:val="07F410B2"/>
    <w:rsid w:val="082923EB"/>
    <w:rsid w:val="08AE3ACD"/>
    <w:rsid w:val="08B33B75"/>
    <w:rsid w:val="08CE5DB3"/>
    <w:rsid w:val="090A7409"/>
    <w:rsid w:val="091A0871"/>
    <w:rsid w:val="092E5FD6"/>
    <w:rsid w:val="0A020E9A"/>
    <w:rsid w:val="0A661996"/>
    <w:rsid w:val="0AC8153C"/>
    <w:rsid w:val="0B945A75"/>
    <w:rsid w:val="0C4A0CFE"/>
    <w:rsid w:val="0C5B35F4"/>
    <w:rsid w:val="0CC910A4"/>
    <w:rsid w:val="0DB74BF0"/>
    <w:rsid w:val="0E0B72AE"/>
    <w:rsid w:val="0E1D1CF8"/>
    <w:rsid w:val="0E2751EE"/>
    <w:rsid w:val="0E743CE2"/>
    <w:rsid w:val="0EBF4BF7"/>
    <w:rsid w:val="0ED833F6"/>
    <w:rsid w:val="0F321E2F"/>
    <w:rsid w:val="0F3512F3"/>
    <w:rsid w:val="0F6E2B5C"/>
    <w:rsid w:val="0F973CA8"/>
    <w:rsid w:val="0FAB0DCB"/>
    <w:rsid w:val="0FCC6B6D"/>
    <w:rsid w:val="104168E6"/>
    <w:rsid w:val="108D21D4"/>
    <w:rsid w:val="112F30B1"/>
    <w:rsid w:val="11336F98"/>
    <w:rsid w:val="11A002C8"/>
    <w:rsid w:val="11CF1373"/>
    <w:rsid w:val="11E27482"/>
    <w:rsid w:val="12755755"/>
    <w:rsid w:val="1291113F"/>
    <w:rsid w:val="12AD6E4D"/>
    <w:rsid w:val="12C82123"/>
    <w:rsid w:val="1348638F"/>
    <w:rsid w:val="13B80460"/>
    <w:rsid w:val="13D571FC"/>
    <w:rsid w:val="13F95AAB"/>
    <w:rsid w:val="143866D2"/>
    <w:rsid w:val="1482151B"/>
    <w:rsid w:val="1551008B"/>
    <w:rsid w:val="156C0D72"/>
    <w:rsid w:val="15961C79"/>
    <w:rsid w:val="15993434"/>
    <w:rsid w:val="15DE5FF6"/>
    <w:rsid w:val="15F344A4"/>
    <w:rsid w:val="16061912"/>
    <w:rsid w:val="160D6E6F"/>
    <w:rsid w:val="16565DE6"/>
    <w:rsid w:val="167164B9"/>
    <w:rsid w:val="16DD5ECF"/>
    <w:rsid w:val="17600111"/>
    <w:rsid w:val="179354D0"/>
    <w:rsid w:val="17C927D9"/>
    <w:rsid w:val="17D52679"/>
    <w:rsid w:val="18442AA1"/>
    <w:rsid w:val="185213BF"/>
    <w:rsid w:val="1870712F"/>
    <w:rsid w:val="18B26AAC"/>
    <w:rsid w:val="19330CA2"/>
    <w:rsid w:val="19773426"/>
    <w:rsid w:val="198D7C70"/>
    <w:rsid w:val="199B6906"/>
    <w:rsid w:val="19A165AA"/>
    <w:rsid w:val="1A1B06AD"/>
    <w:rsid w:val="1A4D307D"/>
    <w:rsid w:val="1A7912CA"/>
    <w:rsid w:val="1B6B6C78"/>
    <w:rsid w:val="1B6D2A01"/>
    <w:rsid w:val="1C364DF9"/>
    <w:rsid w:val="1CB25750"/>
    <w:rsid w:val="1D140499"/>
    <w:rsid w:val="1D3F4429"/>
    <w:rsid w:val="1D4546BD"/>
    <w:rsid w:val="1D971B81"/>
    <w:rsid w:val="1DA775FB"/>
    <w:rsid w:val="1DBD63CE"/>
    <w:rsid w:val="1DC5143E"/>
    <w:rsid w:val="1E6E5AC4"/>
    <w:rsid w:val="1E7D4AB8"/>
    <w:rsid w:val="1EAA14CF"/>
    <w:rsid w:val="1EC15018"/>
    <w:rsid w:val="1F3A0B45"/>
    <w:rsid w:val="1F786805"/>
    <w:rsid w:val="1F875F66"/>
    <w:rsid w:val="1FB20A22"/>
    <w:rsid w:val="1FEB739A"/>
    <w:rsid w:val="20F13955"/>
    <w:rsid w:val="213661F8"/>
    <w:rsid w:val="21A60FAB"/>
    <w:rsid w:val="21A85069"/>
    <w:rsid w:val="21EA7DCE"/>
    <w:rsid w:val="21ED7AC9"/>
    <w:rsid w:val="21EE419C"/>
    <w:rsid w:val="223A07F3"/>
    <w:rsid w:val="22436EBE"/>
    <w:rsid w:val="225A7743"/>
    <w:rsid w:val="231842AF"/>
    <w:rsid w:val="23C375E9"/>
    <w:rsid w:val="249508C9"/>
    <w:rsid w:val="24D22D6E"/>
    <w:rsid w:val="24DD6529"/>
    <w:rsid w:val="2511628F"/>
    <w:rsid w:val="26821E4B"/>
    <w:rsid w:val="268B3119"/>
    <w:rsid w:val="26CB35D1"/>
    <w:rsid w:val="26D65670"/>
    <w:rsid w:val="26DC4CA9"/>
    <w:rsid w:val="270242CC"/>
    <w:rsid w:val="270C4A36"/>
    <w:rsid w:val="272C24A1"/>
    <w:rsid w:val="27CF53C6"/>
    <w:rsid w:val="28C4231C"/>
    <w:rsid w:val="28F8306F"/>
    <w:rsid w:val="291832DF"/>
    <w:rsid w:val="29304F4D"/>
    <w:rsid w:val="2937080A"/>
    <w:rsid w:val="295F2C2F"/>
    <w:rsid w:val="29783A3F"/>
    <w:rsid w:val="2998375B"/>
    <w:rsid w:val="29CD6F71"/>
    <w:rsid w:val="29D36C50"/>
    <w:rsid w:val="29DE022D"/>
    <w:rsid w:val="2A0445C0"/>
    <w:rsid w:val="2A3A1BB1"/>
    <w:rsid w:val="2A90780F"/>
    <w:rsid w:val="2AB0739E"/>
    <w:rsid w:val="2B0541A5"/>
    <w:rsid w:val="2B8F2BF7"/>
    <w:rsid w:val="2BA92CB1"/>
    <w:rsid w:val="2BB16D38"/>
    <w:rsid w:val="2BF80E4C"/>
    <w:rsid w:val="2C9E5FFA"/>
    <w:rsid w:val="2CDD7CBD"/>
    <w:rsid w:val="2D300F5F"/>
    <w:rsid w:val="2D637314"/>
    <w:rsid w:val="2D9765A4"/>
    <w:rsid w:val="2DA83415"/>
    <w:rsid w:val="2DBC32FC"/>
    <w:rsid w:val="2DD43FD3"/>
    <w:rsid w:val="2E04678D"/>
    <w:rsid w:val="2E1652F2"/>
    <w:rsid w:val="2E7C6314"/>
    <w:rsid w:val="2EDC115A"/>
    <w:rsid w:val="2FE169D6"/>
    <w:rsid w:val="2FFD479D"/>
    <w:rsid w:val="2FFF6A34"/>
    <w:rsid w:val="312C2F31"/>
    <w:rsid w:val="314B2E3C"/>
    <w:rsid w:val="317E4715"/>
    <w:rsid w:val="3186095C"/>
    <w:rsid w:val="31A54E26"/>
    <w:rsid w:val="31B746C4"/>
    <w:rsid w:val="32787436"/>
    <w:rsid w:val="32DC0A08"/>
    <w:rsid w:val="32FC476D"/>
    <w:rsid w:val="3300556D"/>
    <w:rsid w:val="33B55653"/>
    <w:rsid w:val="33BF5F81"/>
    <w:rsid w:val="341475CF"/>
    <w:rsid w:val="34192D0F"/>
    <w:rsid w:val="344A39E5"/>
    <w:rsid w:val="34583241"/>
    <w:rsid w:val="349E2E84"/>
    <w:rsid w:val="34CB26E7"/>
    <w:rsid w:val="34E2471E"/>
    <w:rsid w:val="34EB0ECA"/>
    <w:rsid w:val="35A90F7B"/>
    <w:rsid w:val="35D838A0"/>
    <w:rsid w:val="35E40D69"/>
    <w:rsid w:val="361A77F2"/>
    <w:rsid w:val="36241B6D"/>
    <w:rsid w:val="362F5699"/>
    <w:rsid w:val="36327023"/>
    <w:rsid w:val="366E273D"/>
    <w:rsid w:val="36AD187B"/>
    <w:rsid w:val="36C114D6"/>
    <w:rsid w:val="36D556D5"/>
    <w:rsid w:val="37370956"/>
    <w:rsid w:val="375C3FB9"/>
    <w:rsid w:val="37BA5868"/>
    <w:rsid w:val="383D468A"/>
    <w:rsid w:val="38BF4DEF"/>
    <w:rsid w:val="38D47A38"/>
    <w:rsid w:val="38E539D4"/>
    <w:rsid w:val="38E642F4"/>
    <w:rsid w:val="3933128D"/>
    <w:rsid w:val="39AC2324"/>
    <w:rsid w:val="39B30A7C"/>
    <w:rsid w:val="39E76CC9"/>
    <w:rsid w:val="3A071A6B"/>
    <w:rsid w:val="3A167805"/>
    <w:rsid w:val="3A4A3D8C"/>
    <w:rsid w:val="3AB04EBE"/>
    <w:rsid w:val="3B5450F8"/>
    <w:rsid w:val="3B6450C6"/>
    <w:rsid w:val="3CC77C4C"/>
    <w:rsid w:val="3D00770A"/>
    <w:rsid w:val="3D0B20A2"/>
    <w:rsid w:val="3D5346EC"/>
    <w:rsid w:val="3D680377"/>
    <w:rsid w:val="3D9E1847"/>
    <w:rsid w:val="3DBE4216"/>
    <w:rsid w:val="3DC66985"/>
    <w:rsid w:val="3DCB3BB2"/>
    <w:rsid w:val="3DDF59F8"/>
    <w:rsid w:val="3E286DB7"/>
    <w:rsid w:val="3E424A2C"/>
    <w:rsid w:val="3E45495A"/>
    <w:rsid w:val="3E5F4381"/>
    <w:rsid w:val="3E642A80"/>
    <w:rsid w:val="3EA07F26"/>
    <w:rsid w:val="3ED86F3C"/>
    <w:rsid w:val="3EFE29DB"/>
    <w:rsid w:val="3F7579E1"/>
    <w:rsid w:val="3F7C3A47"/>
    <w:rsid w:val="3F8552AF"/>
    <w:rsid w:val="3FB544E2"/>
    <w:rsid w:val="3FE37997"/>
    <w:rsid w:val="40990D55"/>
    <w:rsid w:val="40A44F06"/>
    <w:rsid w:val="40AF1B98"/>
    <w:rsid w:val="40C413CB"/>
    <w:rsid w:val="40FA2B30"/>
    <w:rsid w:val="416F0D3E"/>
    <w:rsid w:val="418325CB"/>
    <w:rsid w:val="42235701"/>
    <w:rsid w:val="42597A40"/>
    <w:rsid w:val="42734F37"/>
    <w:rsid w:val="428B16C4"/>
    <w:rsid w:val="429505C6"/>
    <w:rsid w:val="42F9578D"/>
    <w:rsid w:val="43276718"/>
    <w:rsid w:val="434A7B4C"/>
    <w:rsid w:val="435A52BE"/>
    <w:rsid w:val="43A90628"/>
    <w:rsid w:val="43BD53DE"/>
    <w:rsid w:val="43F05083"/>
    <w:rsid w:val="440F3B52"/>
    <w:rsid w:val="442C6650"/>
    <w:rsid w:val="44551853"/>
    <w:rsid w:val="447B43EB"/>
    <w:rsid w:val="44851820"/>
    <w:rsid w:val="451B341B"/>
    <w:rsid w:val="451D47C0"/>
    <w:rsid w:val="453F5A3C"/>
    <w:rsid w:val="456C33E2"/>
    <w:rsid w:val="45713B2D"/>
    <w:rsid w:val="457552C0"/>
    <w:rsid w:val="46722A7E"/>
    <w:rsid w:val="46EF5D1C"/>
    <w:rsid w:val="472B0224"/>
    <w:rsid w:val="472B2D8C"/>
    <w:rsid w:val="47384135"/>
    <w:rsid w:val="473D3162"/>
    <w:rsid w:val="474B2BC3"/>
    <w:rsid w:val="475F49A5"/>
    <w:rsid w:val="484301C6"/>
    <w:rsid w:val="488E0E52"/>
    <w:rsid w:val="48A87E63"/>
    <w:rsid w:val="48CC2018"/>
    <w:rsid w:val="48E91DC0"/>
    <w:rsid w:val="49461AE2"/>
    <w:rsid w:val="49B55905"/>
    <w:rsid w:val="4A003643"/>
    <w:rsid w:val="4B180F0B"/>
    <w:rsid w:val="4B5D1F18"/>
    <w:rsid w:val="4B65195B"/>
    <w:rsid w:val="4BC82556"/>
    <w:rsid w:val="4C1C5760"/>
    <w:rsid w:val="4C3305F7"/>
    <w:rsid w:val="4C365B0C"/>
    <w:rsid w:val="4C9670CC"/>
    <w:rsid w:val="4CB24150"/>
    <w:rsid w:val="4CD02B18"/>
    <w:rsid w:val="4D67628E"/>
    <w:rsid w:val="4D6C4DC8"/>
    <w:rsid w:val="4D900786"/>
    <w:rsid w:val="4DC32D8F"/>
    <w:rsid w:val="4E976750"/>
    <w:rsid w:val="4ED45EDD"/>
    <w:rsid w:val="4F0D1B8F"/>
    <w:rsid w:val="4FF65718"/>
    <w:rsid w:val="50282CC3"/>
    <w:rsid w:val="505B5726"/>
    <w:rsid w:val="51193E96"/>
    <w:rsid w:val="51445E20"/>
    <w:rsid w:val="51784AAF"/>
    <w:rsid w:val="51BA43E8"/>
    <w:rsid w:val="51CB3108"/>
    <w:rsid w:val="5216361F"/>
    <w:rsid w:val="5246691E"/>
    <w:rsid w:val="524A1C86"/>
    <w:rsid w:val="529842DE"/>
    <w:rsid w:val="532D0F74"/>
    <w:rsid w:val="536B0AFD"/>
    <w:rsid w:val="53D00500"/>
    <w:rsid w:val="53FF135F"/>
    <w:rsid w:val="54350A2E"/>
    <w:rsid w:val="544A43CA"/>
    <w:rsid w:val="55063B4D"/>
    <w:rsid w:val="552834C8"/>
    <w:rsid w:val="55DD0931"/>
    <w:rsid w:val="569629F4"/>
    <w:rsid w:val="56A04A3B"/>
    <w:rsid w:val="56D60676"/>
    <w:rsid w:val="56F8088C"/>
    <w:rsid w:val="570E0D7A"/>
    <w:rsid w:val="57496720"/>
    <w:rsid w:val="576B63E2"/>
    <w:rsid w:val="579A0B2E"/>
    <w:rsid w:val="57B64D5F"/>
    <w:rsid w:val="57C37409"/>
    <w:rsid w:val="57D11441"/>
    <w:rsid w:val="58B8051F"/>
    <w:rsid w:val="58BB59BE"/>
    <w:rsid w:val="58E957B5"/>
    <w:rsid w:val="594A1A25"/>
    <w:rsid w:val="596562E3"/>
    <w:rsid w:val="59903AB5"/>
    <w:rsid w:val="59905611"/>
    <w:rsid w:val="59D81AB7"/>
    <w:rsid w:val="5A22748B"/>
    <w:rsid w:val="5A6E71E8"/>
    <w:rsid w:val="5A6F34F9"/>
    <w:rsid w:val="5A867668"/>
    <w:rsid w:val="5AF50157"/>
    <w:rsid w:val="5B676C70"/>
    <w:rsid w:val="5BC3305E"/>
    <w:rsid w:val="5D8B6709"/>
    <w:rsid w:val="5DC55599"/>
    <w:rsid w:val="5DD46D30"/>
    <w:rsid w:val="5E503CCA"/>
    <w:rsid w:val="5E5C39A2"/>
    <w:rsid w:val="5E996551"/>
    <w:rsid w:val="5EBF4FBD"/>
    <w:rsid w:val="5ED17904"/>
    <w:rsid w:val="5F0251CC"/>
    <w:rsid w:val="5F8A1927"/>
    <w:rsid w:val="5FD74C49"/>
    <w:rsid w:val="5FEF1AFA"/>
    <w:rsid w:val="602B732E"/>
    <w:rsid w:val="60AE0D99"/>
    <w:rsid w:val="61451DCC"/>
    <w:rsid w:val="617978DD"/>
    <w:rsid w:val="61AF0B37"/>
    <w:rsid w:val="61F04F1C"/>
    <w:rsid w:val="62232FD6"/>
    <w:rsid w:val="6264740C"/>
    <w:rsid w:val="627810DD"/>
    <w:rsid w:val="62897D8B"/>
    <w:rsid w:val="62901254"/>
    <w:rsid w:val="62950760"/>
    <w:rsid w:val="62A17428"/>
    <w:rsid w:val="630779CC"/>
    <w:rsid w:val="636E101A"/>
    <w:rsid w:val="63CA405F"/>
    <w:rsid w:val="63E26F40"/>
    <w:rsid w:val="647D327E"/>
    <w:rsid w:val="654178FF"/>
    <w:rsid w:val="658556BE"/>
    <w:rsid w:val="65CF7970"/>
    <w:rsid w:val="66316EE7"/>
    <w:rsid w:val="665959BA"/>
    <w:rsid w:val="66EB374D"/>
    <w:rsid w:val="676D2665"/>
    <w:rsid w:val="6776077B"/>
    <w:rsid w:val="67823D2F"/>
    <w:rsid w:val="6791334F"/>
    <w:rsid w:val="67BE6124"/>
    <w:rsid w:val="67CA5851"/>
    <w:rsid w:val="67DF55D8"/>
    <w:rsid w:val="68041D7E"/>
    <w:rsid w:val="68143E76"/>
    <w:rsid w:val="68360757"/>
    <w:rsid w:val="685108FF"/>
    <w:rsid w:val="68580572"/>
    <w:rsid w:val="68B60D33"/>
    <w:rsid w:val="69085086"/>
    <w:rsid w:val="695119AD"/>
    <w:rsid w:val="699721BC"/>
    <w:rsid w:val="6A092703"/>
    <w:rsid w:val="6A7A2D3D"/>
    <w:rsid w:val="6A7B6D94"/>
    <w:rsid w:val="6A9B4A3C"/>
    <w:rsid w:val="6B122DA5"/>
    <w:rsid w:val="6B144B6D"/>
    <w:rsid w:val="6B9A15FF"/>
    <w:rsid w:val="6BF319DC"/>
    <w:rsid w:val="6C053F96"/>
    <w:rsid w:val="6C1626CE"/>
    <w:rsid w:val="6C4C491D"/>
    <w:rsid w:val="6CA57F0B"/>
    <w:rsid w:val="6D6D64E0"/>
    <w:rsid w:val="6D754895"/>
    <w:rsid w:val="6DD10A93"/>
    <w:rsid w:val="6E0D7E5F"/>
    <w:rsid w:val="6E4A30BB"/>
    <w:rsid w:val="6E882B75"/>
    <w:rsid w:val="6EEF1646"/>
    <w:rsid w:val="6F005FE7"/>
    <w:rsid w:val="6FEE2C8E"/>
    <w:rsid w:val="700F77A4"/>
    <w:rsid w:val="708C1272"/>
    <w:rsid w:val="70CA780A"/>
    <w:rsid w:val="710573EE"/>
    <w:rsid w:val="711512BB"/>
    <w:rsid w:val="71600135"/>
    <w:rsid w:val="719B1BA9"/>
    <w:rsid w:val="71AE6FE4"/>
    <w:rsid w:val="71B313BE"/>
    <w:rsid w:val="71B32899"/>
    <w:rsid w:val="71B73420"/>
    <w:rsid w:val="71C30B2C"/>
    <w:rsid w:val="727840B5"/>
    <w:rsid w:val="72AF54DB"/>
    <w:rsid w:val="730E1867"/>
    <w:rsid w:val="735A1FA3"/>
    <w:rsid w:val="739B6359"/>
    <w:rsid w:val="73A2279E"/>
    <w:rsid w:val="73C8144E"/>
    <w:rsid w:val="73CE7F22"/>
    <w:rsid w:val="73FF2FD5"/>
    <w:rsid w:val="741411B3"/>
    <w:rsid w:val="742B790F"/>
    <w:rsid w:val="743E48B2"/>
    <w:rsid w:val="74514FB9"/>
    <w:rsid w:val="74A27CC3"/>
    <w:rsid w:val="74CC432D"/>
    <w:rsid w:val="74D766FC"/>
    <w:rsid w:val="74D84921"/>
    <w:rsid w:val="74F166F1"/>
    <w:rsid w:val="75331933"/>
    <w:rsid w:val="753C7953"/>
    <w:rsid w:val="75445285"/>
    <w:rsid w:val="7549361E"/>
    <w:rsid w:val="75945D41"/>
    <w:rsid w:val="75AF1FBB"/>
    <w:rsid w:val="75C9146E"/>
    <w:rsid w:val="75D32872"/>
    <w:rsid w:val="75E5369D"/>
    <w:rsid w:val="76301377"/>
    <w:rsid w:val="764A5998"/>
    <w:rsid w:val="76674227"/>
    <w:rsid w:val="767F49FF"/>
    <w:rsid w:val="76EC75FF"/>
    <w:rsid w:val="7723793D"/>
    <w:rsid w:val="77572C48"/>
    <w:rsid w:val="7789359D"/>
    <w:rsid w:val="77BB191E"/>
    <w:rsid w:val="77E062B3"/>
    <w:rsid w:val="789756F5"/>
    <w:rsid w:val="78995EF4"/>
    <w:rsid w:val="78B80602"/>
    <w:rsid w:val="78DA7C9C"/>
    <w:rsid w:val="78DF1F76"/>
    <w:rsid w:val="79647D9C"/>
    <w:rsid w:val="798B3C87"/>
    <w:rsid w:val="79B257C8"/>
    <w:rsid w:val="79CF63D4"/>
    <w:rsid w:val="7A1C4BD9"/>
    <w:rsid w:val="7AA52153"/>
    <w:rsid w:val="7B7C0CEA"/>
    <w:rsid w:val="7B82412D"/>
    <w:rsid w:val="7BB6644C"/>
    <w:rsid w:val="7BC765EF"/>
    <w:rsid w:val="7C6F6555"/>
    <w:rsid w:val="7C7908B0"/>
    <w:rsid w:val="7CBF5437"/>
    <w:rsid w:val="7CC76C8C"/>
    <w:rsid w:val="7CD02B64"/>
    <w:rsid w:val="7D047A55"/>
    <w:rsid w:val="7D091E3A"/>
    <w:rsid w:val="7DA46FF0"/>
    <w:rsid w:val="7E7F78CC"/>
    <w:rsid w:val="7F0E1DE7"/>
    <w:rsid w:val="7F4C1046"/>
    <w:rsid w:val="7F517FC8"/>
    <w:rsid w:val="7F8237E7"/>
    <w:rsid w:val="7FF05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F5D9BD6"/>
  <w15:docId w15:val="{9A9F6C2C-C5EB-4CF8-9896-879161E9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unhideWhenUsed="1" w:qFormat="1"/>
    <w:lsdException w:name="heading 3" w:uiPriority="99" w:unhideWhenUsed="1" w:qFormat="1"/>
    <w:lsdException w:name="heading 4" w:uiPriority="9" w:unhideWhenUsed="1" w:qFormat="1"/>
    <w:lsdException w:name="heading 5" w:uiPriority="99" w:unhideWhenUsed="1" w:qFormat="1"/>
    <w:lsdException w:name="heading 6" w:uiPriority="99" w:unhideWhenUsed="1" w:qFormat="1"/>
    <w:lsdException w:name="heading 7" w:uiPriority="99" w:unhideWhenUsed="1" w:qFormat="1"/>
    <w:lsdException w:name="heading 8" w:uiPriority="99" w:unhideWhenUsed="1" w:qFormat="1"/>
    <w:lsdException w:name="heading 9"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99" w:qFormat="1"/>
    <w:lsdException w:name="toc 5" w:semiHidden="1" w:uiPriority="99" w:qFormat="1"/>
    <w:lsdException w:name="toc 6" w:semiHidden="1" w:uiPriority="99" w:qFormat="1"/>
    <w:lsdException w:name="toc 7" w:semiHidden="1" w:uiPriority="99" w:qFormat="1"/>
    <w:lsdException w:name="toc 8" w:semiHidden="1" w:uiPriority="99" w:qFormat="1"/>
    <w:lsdException w:name="toc 9" w:semiHidden="1" w:uiPriority="99" w:qFormat="1"/>
    <w:lsdException w:name="Normal Indent" w:uiPriority="99" w:qFormat="1"/>
    <w:lsdException w:name="footnote text" w:semiHidden="1" w:uiPriority="99" w:qFormat="1"/>
    <w:lsdException w:name="annotation text" w:qFormat="1"/>
    <w:lsdException w:name="header" w:uiPriority="99" w:qFormat="1"/>
    <w:lsdException w:name="footer" w:uiPriority="99" w:qFormat="1"/>
    <w:lsdException w:name="index heading" w:semiHidden="1" w:unhideWhenUsed="1"/>
    <w:lsdException w:name="caption" w:uiPriority="99" w:unhideWhenUsed="1" w:qFormat="1"/>
    <w:lsdException w:name="table of figures" w:uiPriority="99" w:unhideWhenUsed="1" w:qFormat="1"/>
    <w:lsdException w:name="envelope address" w:semiHidden="1" w:unhideWhenUsed="1"/>
    <w:lsdException w:name="envelope return" w:semiHidden="1" w:unhideWhenUsed="1"/>
    <w:lsdException w:name="footnote reference" w:semiHidden="1" w:uiPriority="99"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uiPriority="1" w:unhideWhenUsed="1" w:qFormat="1"/>
    <w:lsdException w:name="Body Text" w:uiPriority="99" w:qFormat="1"/>
    <w:lsdException w:name="Body Text Indent" w:uiPriority="99"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Date" w:uiPriority="99" w:qFormat="1"/>
    <w:lsdException w:name="Body Text First Indent 2" w:semiHidden="1" w:unhideWhenUsed="1"/>
    <w:lsdException w:name="Note Heading" w:semiHidden="1" w:unhideWhenUsed="1"/>
    <w:lsdException w:name="Body Text 2" w:uiPriority="99" w:qFormat="1"/>
    <w:lsdException w:name="Body Text 3" w:uiPriority="99" w:qFormat="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qFormat="1"/>
    <w:lsdException w:name="Strong" w:uiPriority="99" w:qFormat="1"/>
    <w:lsdException w:name="Emphasis" w:uiPriority="99"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20B14"/>
    <w:rPr>
      <w:rFonts w:ascii="Calibri" w:eastAsia="微软雅黑" w:hAnsi="Calibri"/>
      <w:sz w:val="24"/>
      <w:szCs w:val="24"/>
    </w:rPr>
  </w:style>
  <w:style w:type="paragraph" w:styleId="1">
    <w:name w:val="heading 1"/>
    <w:basedOn w:val="a0"/>
    <w:next w:val="a0"/>
    <w:link w:val="11"/>
    <w:uiPriority w:val="99"/>
    <w:qFormat/>
    <w:pPr>
      <w:keepNext/>
      <w:numPr>
        <w:numId w:val="1"/>
      </w:numPr>
      <w:spacing w:before="240" w:after="60"/>
      <w:outlineLvl w:val="0"/>
    </w:pPr>
    <w:rPr>
      <w:rFonts w:ascii="微软雅黑" w:hAnsi="微软雅黑"/>
      <w:b/>
      <w:bCs/>
      <w:kern w:val="32"/>
      <w:sz w:val="32"/>
      <w:szCs w:val="32"/>
    </w:rPr>
  </w:style>
  <w:style w:type="paragraph" w:styleId="2">
    <w:name w:val="heading 2"/>
    <w:basedOn w:val="a0"/>
    <w:next w:val="a0"/>
    <w:link w:val="21"/>
    <w:uiPriority w:val="99"/>
    <w:unhideWhenUsed/>
    <w:qFormat/>
    <w:pPr>
      <w:numPr>
        <w:ilvl w:val="1"/>
        <w:numId w:val="1"/>
      </w:numPr>
      <w:tabs>
        <w:tab w:val="left" w:pos="709"/>
      </w:tabs>
      <w:outlineLvl w:val="1"/>
    </w:pPr>
    <w:rPr>
      <w:rFonts w:ascii="微软雅黑" w:hAnsi="微软雅黑"/>
      <w:b/>
    </w:rPr>
  </w:style>
  <w:style w:type="paragraph" w:styleId="3">
    <w:name w:val="heading 3"/>
    <w:basedOn w:val="2"/>
    <w:next w:val="a0"/>
    <w:link w:val="32"/>
    <w:uiPriority w:val="99"/>
    <w:unhideWhenUsed/>
    <w:qFormat/>
    <w:pPr>
      <w:numPr>
        <w:ilvl w:val="2"/>
      </w:numPr>
      <w:outlineLvl w:val="2"/>
    </w:pPr>
  </w:style>
  <w:style w:type="paragraph" w:styleId="4">
    <w:name w:val="heading 4"/>
    <w:basedOn w:val="3"/>
    <w:next w:val="a0"/>
    <w:link w:val="41"/>
    <w:uiPriority w:val="9"/>
    <w:unhideWhenUsed/>
    <w:qFormat/>
    <w:pPr>
      <w:numPr>
        <w:ilvl w:val="3"/>
      </w:numPr>
      <w:tabs>
        <w:tab w:val="clear" w:pos="709"/>
        <w:tab w:val="left" w:pos="1985"/>
      </w:tabs>
      <w:outlineLvl w:val="3"/>
    </w:pPr>
  </w:style>
  <w:style w:type="paragraph" w:styleId="5">
    <w:name w:val="heading 5"/>
    <w:basedOn w:val="4"/>
    <w:next w:val="a0"/>
    <w:link w:val="51"/>
    <w:uiPriority w:val="99"/>
    <w:unhideWhenUsed/>
    <w:qFormat/>
    <w:pPr>
      <w:numPr>
        <w:ilvl w:val="4"/>
      </w:numPr>
      <w:tabs>
        <w:tab w:val="clear" w:pos="1985"/>
        <w:tab w:val="left" w:pos="1134"/>
      </w:tabs>
      <w:outlineLvl w:val="4"/>
    </w:pPr>
  </w:style>
  <w:style w:type="paragraph" w:styleId="60">
    <w:name w:val="heading 6"/>
    <w:basedOn w:val="a0"/>
    <w:next w:val="a0"/>
    <w:link w:val="61"/>
    <w:uiPriority w:val="99"/>
    <w:unhideWhenUsed/>
    <w:qFormat/>
    <w:pPr>
      <w:spacing w:before="240" w:after="60"/>
      <w:outlineLvl w:val="5"/>
    </w:pPr>
    <w:rPr>
      <w:b/>
      <w:bCs/>
      <w:sz w:val="20"/>
      <w:szCs w:val="20"/>
    </w:rPr>
  </w:style>
  <w:style w:type="paragraph" w:styleId="7">
    <w:name w:val="heading 7"/>
    <w:basedOn w:val="a0"/>
    <w:next w:val="a0"/>
    <w:link w:val="70"/>
    <w:uiPriority w:val="99"/>
    <w:unhideWhenUsed/>
    <w:qFormat/>
    <w:pPr>
      <w:spacing w:before="240" w:after="60"/>
      <w:outlineLvl w:val="6"/>
    </w:pPr>
  </w:style>
  <w:style w:type="paragraph" w:styleId="80">
    <w:name w:val="heading 8"/>
    <w:basedOn w:val="a0"/>
    <w:next w:val="a0"/>
    <w:link w:val="81"/>
    <w:uiPriority w:val="99"/>
    <w:unhideWhenUsed/>
    <w:qFormat/>
    <w:pPr>
      <w:spacing w:before="240" w:after="60"/>
      <w:outlineLvl w:val="7"/>
    </w:pPr>
    <w:rPr>
      <w:i/>
      <w:iCs/>
    </w:rPr>
  </w:style>
  <w:style w:type="paragraph" w:styleId="9">
    <w:name w:val="heading 9"/>
    <w:basedOn w:val="a0"/>
    <w:next w:val="a0"/>
    <w:link w:val="90"/>
    <w:uiPriority w:val="99"/>
    <w:unhideWhenUsed/>
    <w:qFormat/>
    <w:pPr>
      <w:spacing w:before="240" w:after="60"/>
      <w:outlineLvl w:val="8"/>
    </w:pPr>
    <w:rPr>
      <w:rFonts w:ascii="Cambria" w:hAnsi="Cambria"/>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qFormat/>
    <w:rPr>
      <w:b/>
      <w:bCs/>
      <w:sz w:val="20"/>
      <w:szCs w:val="20"/>
    </w:rPr>
  </w:style>
  <w:style w:type="paragraph" w:styleId="a5">
    <w:name w:val="annotation text"/>
    <w:basedOn w:val="a0"/>
    <w:link w:val="a7"/>
    <w:qFormat/>
  </w:style>
  <w:style w:type="paragraph" w:styleId="71">
    <w:name w:val="toc 7"/>
    <w:basedOn w:val="a0"/>
    <w:next w:val="a0"/>
    <w:uiPriority w:val="99"/>
    <w:semiHidden/>
    <w:qFormat/>
    <w:pPr>
      <w:ind w:left="1440"/>
    </w:pPr>
    <w:rPr>
      <w:sz w:val="20"/>
      <w:szCs w:val="20"/>
    </w:rPr>
  </w:style>
  <w:style w:type="paragraph" w:styleId="a8">
    <w:name w:val="Normal Indent"/>
    <w:basedOn w:val="a0"/>
    <w:uiPriority w:val="99"/>
    <w:qFormat/>
    <w:pPr>
      <w:widowControl w:val="0"/>
      <w:ind w:firstLine="420"/>
      <w:jc w:val="both"/>
    </w:pPr>
    <w:rPr>
      <w:rFonts w:ascii="Times New Roman" w:hAnsi="Times New Roman"/>
      <w:kern w:val="2"/>
      <w:sz w:val="21"/>
      <w:szCs w:val="20"/>
    </w:rPr>
  </w:style>
  <w:style w:type="paragraph" w:styleId="a9">
    <w:name w:val="caption"/>
    <w:basedOn w:val="a0"/>
    <w:next w:val="a0"/>
    <w:link w:val="aa"/>
    <w:uiPriority w:val="99"/>
    <w:unhideWhenUsed/>
    <w:qFormat/>
    <w:rPr>
      <w:b/>
      <w:bCs/>
      <w:color w:val="2DA2BF"/>
      <w:sz w:val="18"/>
      <w:szCs w:val="18"/>
    </w:rPr>
  </w:style>
  <w:style w:type="paragraph" w:styleId="ab">
    <w:name w:val="Document Map"/>
    <w:basedOn w:val="a0"/>
    <w:link w:val="ac"/>
    <w:uiPriority w:val="99"/>
    <w:semiHidden/>
    <w:qFormat/>
    <w:pPr>
      <w:shd w:val="clear" w:color="auto" w:fill="000080"/>
    </w:pPr>
    <w:rPr>
      <w:rFonts w:ascii="宋体"/>
      <w:szCs w:val="20"/>
    </w:rPr>
  </w:style>
  <w:style w:type="paragraph" w:styleId="30">
    <w:name w:val="Body Text 3"/>
    <w:basedOn w:val="a0"/>
    <w:link w:val="33"/>
    <w:uiPriority w:val="99"/>
    <w:qFormat/>
    <w:pPr>
      <w:numPr>
        <w:numId w:val="2"/>
      </w:numPr>
      <w:spacing w:line="300" w:lineRule="auto"/>
      <w:jc w:val="both"/>
    </w:pPr>
    <w:rPr>
      <w:rFonts w:ascii="TKTypeRegular" w:hAnsi="TKTypeRegular"/>
      <w:lang w:eastAsia="en-US"/>
    </w:rPr>
  </w:style>
  <w:style w:type="paragraph" w:styleId="ad">
    <w:name w:val="Body Text"/>
    <w:basedOn w:val="a0"/>
    <w:link w:val="ae"/>
    <w:uiPriority w:val="99"/>
    <w:qFormat/>
    <w:pPr>
      <w:spacing w:line="300" w:lineRule="auto"/>
      <w:ind w:firstLine="547"/>
    </w:pPr>
    <w:rPr>
      <w:szCs w:val="20"/>
    </w:rPr>
  </w:style>
  <w:style w:type="paragraph" w:styleId="af">
    <w:name w:val="Body Text Indent"/>
    <w:basedOn w:val="a0"/>
    <w:link w:val="af0"/>
    <w:uiPriority w:val="99"/>
    <w:qFormat/>
    <w:pPr>
      <w:spacing w:after="120"/>
      <w:ind w:leftChars="200" w:left="420"/>
    </w:pPr>
  </w:style>
  <w:style w:type="paragraph" w:styleId="52">
    <w:name w:val="toc 5"/>
    <w:basedOn w:val="a0"/>
    <w:next w:val="a0"/>
    <w:uiPriority w:val="99"/>
    <w:semiHidden/>
    <w:qFormat/>
    <w:pPr>
      <w:ind w:left="960"/>
    </w:pPr>
    <w:rPr>
      <w:sz w:val="20"/>
      <w:szCs w:val="20"/>
    </w:rPr>
  </w:style>
  <w:style w:type="paragraph" w:styleId="34">
    <w:name w:val="toc 3"/>
    <w:basedOn w:val="a0"/>
    <w:next w:val="a0"/>
    <w:uiPriority w:val="39"/>
    <w:qFormat/>
    <w:pPr>
      <w:spacing w:before="120" w:after="120"/>
      <w:ind w:left="480"/>
    </w:pPr>
    <w:rPr>
      <w:rFonts w:ascii="微软雅黑" w:hAnsi="微软雅黑"/>
      <w:sz w:val="20"/>
      <w:szCs w:val="20"/>
    </w:rPr>
  </w:style>
  <w:style w:type="paragraph" w:styleId="8">
    <w:name w:val="toc 8"/>
    <w:basedOn w:val="a0"/>
    <w:next w:val="a0"/>
    <w:uiPriority w:val="99"/>
    <w:semiHidden/>
    <w:qFormat/>
    <w:pPr>
      <w:numPr>
        <w:numId w:val="3"/>
      </w:numPr>
    </w:pPr>
    <w:rPr>
      <w:rFonts w:ascii="微软雅黑" w:hAnsi="微软雅黑"/>
      <w:b/>
    </w:rPr>
  </w:style>
  <w:style w:type="paragraph" w:styleId="af1">
    <w:name w:val="Date"/>
    <w:basedOn w:val="a0"/>
    <w:next w:val="a0"/>
    <w:link w:val="af2"/>
    <w:uiPriority w:val="99"/>
    <w:qFormat/>
  </w:style>
  <w:style w:type="paragraph" w:styleId="af3">
    <w:name w:val="Balloon Text"/>
    <w:basedOn w:val="a0"/>
    <w:link w:val="af4"/>
    <w:uiPriority w:val="99"/>
    <w:semiHidden/>
    <w:qFormat/>
    <w:rPr>
      <w:sz w:val="18"/>
      <w:szCs w:val="18"/>
    </w:rPr>
  </w:style>
  <w:style w:type="paragraph" w:styleId="af5">
    <w:name w:val="footer"/>
    <w:basedOn w:val="a0"/>
    <w:link w:val="af6"/>
    <w:uiPriority w:val="99"/>
    <w:qFormat/>
    <w:pPr>
      <w:tabs>
        <w:tab w:val="center" w:pos="4320"/>
        <w:tab w:val="right" w:pos="8640"/>
      </w:tabs>
    </w:pPr>
  </w:style>
  <w:style w:type="paragraph" w:styleId="af7">
    <w:name w:val="header"/>
    <w:basedOn w:val="a0"/>
    <w:link w:val="af8"/>
    <w:uiPriority w:val="99"/>
    <w:qFormat/>
    <w:pPr>
      <w:tabs>
        <w:tab w:val="center" w:pos="4320"/>
        <w:tab w:val="right" w:pos="8640"/>
      </w:tabs>
    </w:pPr>
  </w:style>
  <w:style w:type="paragraph" w:styleId="12">
    <w:name w:val="toc 1"/>
    <w:basedOn w:val="a0"/>
    <w:next w:val="a0"/>
    <w:uiPriority w:val="39"/>
    <w:qFormat/>
    <w:pPr>
      <w:spacing w:before="240" w:after="120"/>
    </w:pPr>
    <w:rPr>
      <w:rFonts w:ascii="微软雅黑" w:hAnsi="微软雅黑"/>
      <w:b/>
      <w:bCs/>
      <w:sz w:val="20"/>
      <w:szCs w:val="20"/>
    </w:rPr>
  </w:style>
  <w:style w:type="paragraph" w:styleId="42">
    <w:name w:val="toc 4"/>
    <w:basedOn w:val="a0"/>
    <w:next w:val="a0"/>
    <w:uiPriority w:val="99"/>
    <w:semiHidden/>
    <w:qFormat/>
    <w:pPr>
      <w:ind w:left="720"/>
    </w:pPr>
    <w:rPr>
      <w:rFonts w:ascii="微软雅黑" w:hAnsi="微软雅黑"/>
      <w:sz w:val="20"/>
      <w:szCs w:val="20"/>
    </w:rPr>
  </w:style>
  <w:style w:type="paragraph" w:styleId="af9">
    <w:name w:val="Subtitle"/>
    <w:basedOn w:val="a0"/>
    <w:next w:val="a0"/>
    <w:link w:val="afa"/>
    <w:uiPriority w:val="99"/>
    <w:qFormat/>
    <w:pPr>
      <w:spacing w:after="60"/>
      <w:jc w:val="center"/>
      <w:outlineLvl w:val="1"/>
    </w:pPr>
    <w:rPr>
      <w:rFonts w:ascii="Cambria" w:hAnsi="Cambria"/>
    </w:rPr>
  </w:style>
  <w:style w:type="paragraph" w:styleId="afb">
    <w:name w:val="footnote text"/>
    <w:basedOn w:val="a0"/>
    <w:link w:val="afc"/>
    <w:uiPriority w:val="99"/>
    <w:semiHidden/>
    <w:qFormat/>
    <w:rPr>
      <w:szCs w:val="20"/>
    </w:rPr>
  </w:style>
  <w:style w:type="paragraph" w:styleId="62">
    <w:name w:val="toc 6"/>
    <w:basedOn w:val="a0"/>
    <w:next w:val="a0"/>
    <w:uiPriority w:val="99"/>
    <w:semiHidden/>
    <w:qFormat/>
    <w:pPr>
      <w:ind w:left="1200"/>
    </w:pPr>
    <w:rPr>
      <w:sz w:val="20"/>
      <w:szCs w:val="20"/>
    </w:rPr>
  </w:style>
  <w:style w:type="paragraph" w:styleId="afd">
    <w:name w:val="table of figures"/>
    <w:basedOn w:val="a0"/>
    <w:next w:val="a0"/>
    <w:uiPriority w:val="99"/>
    <w:unhideWhenUsed/>
    <w:qFormat/>
    <w:rPr>
      <w:rFonts w:ascii="微软雅黑" w:hAnsi="微软雅黑"/>
    </w:rPr>
  </w:style>
  <w:style w:type="paragraph" w:styleId="22">
    <w:name w:val="toc 2"/>
    <w:basedOn w:val="a0"/>
    <w:next w:val="a0"/>
    <w:uiPriority w:val="39"/>
    <w:qFormat/>
    <w:pPr>
      <w:spacing w:before="120"/>
      <w:ind w:left="240"/>
    </w:pPr>
    <w:rPr>
      <w:rFonts w:ascii="微软雅黑" w:hAnsi="微软雅黑"/>
      <w:iCs/>
      <w:sz w:val="20"/>
      <w:szCs w:val="20"/>
    </w:rPr>
  </w:style>
  <w:style w:type="paragraph" w:styleId="91">
    <w:name w:val="toc 9"/>
    <w:basedOn w:val="a0"/>
    <w:next w:val="a0"/>
    <w:uiPriority w:val="99"/>
    <w:semiHidden/>
    <w:qFormat/>
    <w:pPr>
      <w:ind w:left="1920"/>
    </w:pPr>
    <w:rPr>
      <w:sz w:val="20"/>
      <w:szCs w:val="20"/>
    </w:rPr>
  </w:style>
  <w:style w:type="paragraph" w:styleId="23">
    <w:name w:val="Body Text 2"/>
    <w:basedOn w:val="a0"/>
    <w:link w:val="24"/>
    <w:uiPriority w:val="99"/>
    <w:qFormat/>
    <w:pPr>
      <w:spacing w:line="300" w:lineRule="auto"/>
    </w:pPr>
    <w:rPr>
      <w:color w:val="000000"/>
    </w:rPr>
  </w:style>
  <w:style w:type="paragraph" w:styleId="afe">
    <w:name w:val="Normal (Web)"/>
    <w:basedOn w:val="a0"/>
    <w:uiPriority w:val="99"/>
    <w:qFormat/>
    <w:pPr>
      <w:spacing w:before="100" w:beforeAutospacing="1" w:after="100" w:afterAutospacing="1"/>
    </w:pPr>
    <w:rPr>
      <w:rFonts w:ascii="Arial Unicode MS" w:eastAsia="Arial Unicode MS" w:hAnsi="Arial Unicode MS" w:cs="Arial Unicode MS"/>
      <w:color w:val="000000"/>
      <w:lang w:eastAsia="en-US"/>
    </w:rPr>
  </w:style>
  <w:style w:type="paragraph" w:styleId="aff">
    <w:name w:val="Title"/>
    <w:basedOn w:val="a0"/>
    <w:next w:val="a0"/>
    <w:link w:val="aff0"/>
    <w:uiPriority w:val="99"/>
    <w:qFormat/>
    <w:pPr>
      <w:spacing w:before="240" w:after="60"/>
      <w:jc w:val="center"/>
      <w:outlineLvl w:val="0"/>
    </w:pPr>
    <w:rPr>
      <w:rFonts w:ascii="Cambria" w:hAnsi="Cambria"/>
      <w:b/>
      <w:bCs/>
      <w:kern w:val="28"/>
      <w:sz w:val="32"/>
      <w:szCs w:val="32"/>
    </w:rPr>
  </w:style>
  <w:style w:type="character" w:styleId="aff1">
    <w:name w:val="Strong"/>
    <w:uiPriority w:val="99"/>
    <w:qFormat/>
    <w:rPr>
      <w:b/>
      <w:bCs/>
    </w:rPr>
  </w:style>
  <w:style w:type="character" w:styleId="aff2">
    <w:name w:val="page number"/>
    <w:basedOn w:val="a1"/>
    <w:qFormat/>
  </w:style>
  <w:style w:type="character" w:styleId="aff3">
    <w:name w:val="FollowedHyperlink"/>
    <w:uiPriority w:val="99"/>
    <w:qFormat/>
    <w:rPr>
      <w:color w:val="800080"/>
      <w:u w:val="single"/>
    </w:rPr>
  </w:style>
  <w:style w:type="character" w:styleId="aff4">
    <w:name w:val="Emphasis"/>
    <w:uiPriority w:val="99"/>
    <w:qFormat/>
    <w:rPr>
      <w:rFonts w:ascii="Calibri" w:hAnsi="Calibri"/>
      <w:b/>
      <w:i/>
      <w:iCs/>
    </w:rPr>
  </w:style>
  <w:style w:type="character" w:styleId="aff5">
    <w:name w:val="Hyperlink"/>
    <w:uiPriority w:val="99"/>
    <w:qFormat/>
    <w:rPr>
      <w:color w:val="0000FF"/>
      <w:u w:val="single"/>
    </w:rPr>
  </w:style>
  <w:style w:type="character" w:styleId="aff6">
    <w:name w:val="annotation reference"/>
    <w:semiHidden/>
    <w:qFormat/>
    <w:rPr>
      <w:sz w:val="21"/>
      <w:szCs w:val="21"/>
    </w:rPr>
  </w:style>
  <w:style w:type="character" w:styleId="aff7">
    <w:name w:val="footnote reference"/>
    <w:uiPriority w:val="99"/>
    <w:semiHidden/>
    <w:qFormat/>
    <w:rPr>
      <w:vertAlign w:val="superscript"/>
    </w:rPr>
  </w:style>
  <w:style w:type="table" w:styleId="aff8">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缺省文本"/>
    <w:basedOn w:val="a0"/>
    <w:uiPriority w:val="99"/>
    <w:qFormat/>
    <w:pPr>
      <w:widowControl w:val="0"/>
      <w:autoSpaceDE w:val="0"/>
      <w:autoSpaceDN w:val="0"/>
      <w:adjustRightInd w:val="0"/>
    </w:pPr>
    <w:rPr>
      <w:rFonts w:ascii="Times New Roman" w:hAnsi="Times New Roman"/>
      <w:szCs w:val="20"/>
    </w:rPr>
  </w:style>
  <w:style w:type="paragraph" w:customStyle="1" w:styleId="Informal1">
    <w:name w:val="Informal1"/>
    <w:uiPriority w:val="99"/>
    <w:qFormat/>
    <w:pPr>
      <w:spacing w:before="60" w:after="60"/>
    </w:pPr>
    <w:rPr>
      <w:rFonts w:ascii="Calibri" w:hAnsi="Calibri"/>
      <w:sz w:val="22"/>
      <w:szCs w:val="22"/>
      <w:lang w:eastAsia="en-US"/>
    </w:rPr>
  </w:style>
  <w:style w:type="paragraph" w:customStyle="1" w:styleId="Tableau">
    <w:name w:val="Tableau"/>
    <w:basedOn w:val="a0"/>
    <w:uiPriority w:val="99"/>
    <w:qFormat/>
    <w:pPr>
      <w:widowControl w:val="0"/>
      <w:spacing w:before="60" w:after="60"/>
      <w:jc w:val="both"/>
    </w:pPr>
    <w:rPr>
      <w:snapToGrid w:val="0"/>
      <w:szCs w:val="20"/>
    </w:rPr>
  </w:style>
  <w:style w:type="paragraph" w:customStyle="1" w:styleId="text">
    <w:name w:val="text"/>
    <w:basedOn w:val="a0"/>
    <w:uiPriority w:val="99"/>
    <w:qFormat/>
    <w:pPr>
      <w:widowControl w:val="0"/>
      <w:spacing w:line="360" w:lineRule="auto"/>
      <w:jc w:val="both"/>
    </w:pPr>
    <w:rPr>
      <w:rFonts w:ascii="Times New Roman" w:hAnsi="Times New Roman"/>
      <w:kern w:val="2"/>
      <w:sz w:val="18"/>
    </w:rPr>
  </w:style>
  <w:style w:type="paragraph" w:customStyle="1" w:styleId="Table1">
    <w:name w:val="Table1"/>
    <w:basedOn w:val="a0"/>
    <w:uiPriority w:val="99"/>
    <w:qFormat/>
    <w:pPr>
      <w:overflowPunct w:val="0"/>
      <w:autoSpaceDE w:val="0"/>
      <w:autoSpaceDN w:val="0"/>
      <w:adjustRightInd w:val="0"/>
      <w:textAlignment w:val="baseline"/>
    </w:pPr>
    <w:rPr>
      <w:b/>
      <w:i/>
      <w:color w:val="000000"/>
      <w:szCs w:val="20"/>
    </w:rPr>
  </w:style>
  <w:style w:type="paragraph" w:customStyle="1" w:styleId="Table1Input">
    <w:name w:val="Table1 Input"/>
    <w:basedOn w:val="Table1"/>
    <w:uiPriority w:val="99"/>
    <w:qFormat/>
    <w:rPr>
      <w:color w:val="FF0000"/>
    </w:rPr>
  </w:style>
  <w:style w:type="paragraph" w:customStyle="1" w:styleId="NormalComment">
    <w:name w:val="Normal Comment"/>
    <w:basedOn w:val="a0"/>
    <w:uiPriority w:val="99"/>
    <w:qFormat/>
    <w:pPr>
      <w:overflowPunct w:val="0"/>
      <w:autoSpaceDE w:val="0"/>
      <w:autoSpaceDN w:val="0"/>
      <w:adjustRightInd w:val="0"/>
      <w:textAlignment w:val="baseline"/>
    </w:pPr>
    <w:rPr>
      <w:color w:val="FF0000"/>
      <w:szCs w:val="20"/>
    </w:rPr>
  </w:style>
  <w:style w:type="paragraph" w:customStyle="1" w:styleId="BodyText1">
    <w:name w:val="Body Text 1"/>
    <w:basedOn w:val="ad"/>
    <w:uiPriority w:val="99"/>
    <w:qFormat/>
    <w:pPr>
      <w:spacing w:before="60" w:after="60" w:line="240" w:lineRule="auto"/>
      <w:ind w:left="851" w:firstLine="0"/>
    </w:pPr>
    <w:rPr>
      <w:rFonts w:eastAsia="Times New Roman"/>
      <w:sz w:val="22"/>
    </w:rPr>
  </w:style>
  <w:style w:type="paragraph" w:customStyle="1" w:styleId="TableBullet1">
    <w:name w:val="Table Bullet 1"/>
    <w:basedOn w:val="a0"/>
    <w:uiPriority w:val="99"/>
    <w:qFormat/>
    <w:pPr>
      <w:numPr>
        <w:numId w:val="4"/>
      </w:numPr>
      <w:spacing w:line="290" w:lineRule="atLeast"/>
    </w:pPr>
    <w:rPr>
      <w:rFonts w:ascii="Times New Roman" w:eastAsia="PMingLiU" w:hAnsi="Times New Roman"/>
      <w:szCs w:val="20"/>
      <w:lang w:eastAsia="en-US"/>
    </w:rPr>
  </w:style>
  <w:style w:type="paragraph" w:customStyle="1" w:styleId="CapBullet1">
    <w:name w:val="Cap Bullet 1"/>
    <w:basedOn w:val="a0"/>
    <w:uiPriority w:val="99"/>
    <w:qFormat/>
    <w:pPr>
      <w:numPr>
        <w:numId w:val="5"/>
      </w:numPr>
    </w:pPr>
  </w:style>
  <w:style w:type="paragraph" w:customStyle="1" w:styleId="Cap1">
    <w:name w:val="Cap    標題1"/>
    <w:basedOn w:val="1"/>
    <w:uiPriority w:val="99"/>
    <w:qFormat/>
    <w:pPr>
      <w:pageBreakBefore/>
      <w:numPr>
        <w:numId w:val="6"/>
      </w:numPr>
      <w:overflowPunct w:val="0"/>
      <w:autoSpaceDE w:val="0"/>
      <w:autoSpaceDN w:val="0"/>
      <w:adjustRightInd w:val="0"/>
      <w:textAlignment w:val="baseline"/>
    </w:pPr>
    <w:rPr>
      <w:rFonts w:eastAsia="宋体"/>
      <w:b w:val="0"/>
      <w:lang w:eastAsia="zh-TW"/>
    </w:rPr>
  </w:style>
  <w:style w:type="paragraph" w:customStyle="1" w:styleId="Cap2">
    <w:name w:val="Cap 標題2"/>
    <w:basedOn w:val="Cap1"/>
    <w:uiPriority w:val="99"/>
    <w:qFormat/>
    <w:pPr>
      <w:numPr>
        <w:ilvl w:val="1"/>
      </w:numPr>
    </w:pPr>
    <w:rPr>
      <w:sz w:val="24"/>
    </w:rPr>
  </w:style>
  <w:style w:type="paragraph" w:customStyle="1" w:styleId="13">
    <w:name w:val="内容1"/>
    <w:basedOn w:val="Cap1"/>
    <w:uiPriority w:val="99"/>
    <w:qFormat/>
    <w:pPr>
      <w:ind w:left="0"/>
    </w:pPr>
    <w:rPr>
      <w:rFonts w:ascii="宋体" w:hAnsi="宋体"/>
      <w:sz w:val="24"/>
      <w:szCs w:val="24"/>
    </w:rPr>
  </w:style>
  <w:style w:type="paragraph" w:customStyle="1" w:styleId="Cap11">
    <w:name w:val="Cap 样式1"/>
    <w:basedOn w:val="BodyText1"/>
    <w:uiPriority w:val="99"/>
    <w:qFormat/>
    <w:pPr>
      <w:ind w:left="0"/>
    </w:pPr>
    <w:rPr>
      <w:rFonts w:ascii="宋体" w:eastAsia="宋体" w:hAnsi="宋体"/>
      <w:sz w:val="24"/>
      <w:szCs w:val="24"/>
    </w:rPr>
  </w:style>
  <w:style w:type="paragraph" w:customStyle="1" w:styleId="Cap110">
    <w:name w:val="Cap 標題1 样式1"/>
    <w:basedOn w:val="Cap11"/>
    <w:uiPriority w:val="99"/>
    <w:qFormat/>
    <w:pPr>
      <w:keepNext/>
    </w:pPr>
  </w:style>
  <w:style w:type="paragraph" w:customStyle="1" w:styleId="Cap12">
    <w:name w:val="Cap 標題1 样式2"/>
    <w:basedOn w:val="Cap110"/>
    <w:uiPriority w:val="99"/>
    <w:qFormat/>
    <w:pPr>
      <w:ind w:firstLineChars="100" w:firstLine="100"/>
    </w:pPr>
  </w:style>
  <w:style w:type="paragraph" w:customStyle="1" w:styleId="BodyText10">
    <w:name w:val="Body Text1"/>
    <w:uiPriority w:val="99"/>
    <w:qFormat/>
    <w:pPr>
      <w:ind w:left="540"/>
    </w:pPr>
    <w:rPr>
      <w:rFonts w:ascii="宋体" w:hAnsi="宋体"/>
      <w:sz w:val="22"/>
      <w:szCs w:val="22"/>
    </w:rPr>
  </w:style>
  <w:style w:type="paragraph" w:customStyle="1" w:styleId="14">
    <w:name w:val="样式1"/>
    <w:basedOn w:val="Cap1"/>
    <w:uiPriority w:val="99"/>
    <w:qFormat/>
  </w:style>
  <w:style w:type="paragraph" w:customStyle="1" w:styleId="Cap-level2">
    <w:name w:val="Cap 样式 - level 2"/>
    <w:basedOn w:val="Cap11"/>
    <w:uiPriority w:val="99"/>
    <w:qFormat/>
    <w:pPr>
      <w:ind w:leftChars="270" w:left="540"/>
    </w:pPr>
    <w:rPr>
      <w:lang w:eastAsia="zh-TW"/>
    </w:rPr>
  </w:style>
  <w:style w:type="paragraph" w:customStyle="1" w:styleId="Cap-level1">
    <w:name w:val="Cap 样式 - level1"/>
    <w:basedOn w:val="Cap-level2"/>
    <w:uiPriority w:val="99"/>
    <w:qFormat/>
    <w:pPr>
      <w:ind w:leftChars="180" w:left="180"/>
    </w:pPr>
  </w:style>
  <w:style w:type="paragraph" w:customStyle="1" w:styleId="15">
    <w:name w:val="列出段落1"/>
    <w:basedOn w:val="a0"/>
    <w:link w:val="Char"/>
    <w:uiPriority w:val="99"/>
    <w:qFormat/>
    <w:pPr>
      <w:ind w:left="720"/>
      <w:contextualSpacing/>
    </w:pPr>
  </w:style>
  <w:style w:type="paragraph" w:customStyle="1" w:styleId="TOC1">
    <w:name w:val="TOC 标题1"/>
    <w:basedOn w:val="1"/>
    <w:next w:val="a0"/>
    <w:uiPriority w:val="99"/>
    <w:unhideWhenUsed/>
    <w:qFormat/>
    <w:pPr>
      <w:outlineLvl w:val="9"/>
    </w:pPr>
    <w:rPr>
      <w:rFonts w:ascii="Cambria" w:eastAsia="宋体" w:hAnsi="Cambria"/>
    </w:rPr>
  </w:style>
  <w:style w:type="paragraph" w:customStyle="1" w:styleId="16">
    <w:name w:val="无间隔1"/>
    <w:basedOn w:val="ad"/>
    <w:link w:val="Char0"/>
    <w:uiPriority w:val="99"/>
    <w:qFormat/>
    <w:pPr>
      <w:spacing w:line="240" w:lineRule="auto"/>
      <w:ind w:firstLine="0"/>
      <w:jc w:val="center"/>
    </w:pPr>
    <w:rPr>
      <w:rFonts w:ascii="微软雅黑" w:hAnsi="微软雅黑" w:cs="Arial"/>
      <w:b/>
      <w:szCs w:val="24"/>
    </w:rPr>
  </w:style>
  <w:style w:type="paragraph" w:customStyle="1" w:styleId="17">
    <w:name w:val="引用1"/>
    <w:basedOn w:val="a0"/>
    <w:next w:val="a0"/>
    <w:link w:val="Char1"/>
    <w:uiPriority w:val="99"/>
    <w:qFormat/>
    <w:rPr>
      <w:i/>
    </w:rPr>
  </w:style>
  <w:style w:type="paragraph" w:customStyle="1" w:styleId="18">
    <w:name w:val="明显引用1"/>
    <w:basedOn w:val="a0"/>
    <w:next w:val="a0"/>
    <w:link w:val="Char2"/>
    <w:uiPriority w:val="99"/>
    <w:qFormat/>
    <w:pPr>
      <w:ind w:left="720" w:right="720"/>
    </w:pPr>
    <w:rPr>
      <w:b/>
      <w:i/>
      <w:szCs w:val="20"/>
    </w:rPr>
  </w:style>
  <w:style w:type="paragraph" w:customStyle="1" w:styleId="affa">
    <w:name w:val="小四"/>
    <w:basedOn w:val="a0"/>
    <w:uiPriority w:val="99"/>
    <w:qFormat/>
    <w:pPr>
      <w:autoSpaceDE w:val="0"/>
      <w:autoSpaceDN w:val="0"/>
      <w:adjustRightInd w:val="0"/>
      <w:spacing w:line="495" w:lineRule="auto"/>
    </w:pPr>
    <w:rPr>
      <w:rFonts w:ascii="Arial" w:hAnsi="Arial" w:cs="Arial"/>
      <w:color w:val="000000"/>
      <w:sz w:val="22"/>
      <w:szCs w:val="22"/>
      <w:lang w:val="zh-CN"/>
    </w:rPr>
  </w:style>
  <w:style w:type="paragraph" w:customStyle="1" w:styleId="--063Char">
    <w:name w:val="自由定义-正文-首行缩进0.63 Char"/>
    <w:basedOn w:val="a0"/>
    <w:next w:val="8"/>
    <w:link w:val="--063CharChar"/>
    <w:uiPriority w:val="99"/>
    <w:qFormat/>
    <w:pPr>
      <w:widowControl w:val="0"/>
      <w:spacing w:after="120"/>
      <w:ind w:firstLine="357"/>
      <w:jc w:val="both"/>
    </w:pPr>
    <w:rPr>
      <w:rFonts w:ascii="Times New Roman" w:hAnsi="Times New Roman"/>
      <w:kern w:val="2"/>
      <w:sz w:val="21"/>
    </w:rPr>
  </w:style>
  <w:style w:type="paragraph" w:customStyle="1" w:styleId="affb">
    <w:name w:val="表格文字"/>
    <w:basedOn w:val="16"/>
    <w:link w:val="Char3"/>
    <w:uiPriority w:val="99"/>
    <w:qFormat/>
    <w:pPr>
      <w:jc w:val="left"/>
    </w:pPr>
    <w:rPr>
      <w:b w:val="0"/>
    </w:rPr>
  </w:style>
  <w:style w:type="paragraph" w:customStyle="1" w:styleId="DefaultText">
    <w:name w:val="Default Text"/>
    <w:basedOn w:val="a0"/>
    <w:uiPriority w:val="99"/>
    <w:qFormat/>
    <w:pPr>
      <w:overflowPunct w:val="0"/>
      <w:autoSpaceDE w:val="0"/>
      <w:autoSpaceDN w:val="0"/>
      <w:adjustRightInd w:val="0"/>
      <w:textAlignment w:val="baseline"/>
    </w:pPr>
    <w:rPr>
      <w:rFonts w:ascii="Arial" w:eastAsia="宋体" w:hAnsi="Arial"/>
      <w:szCs w:val="20"/>
    </w:rPr>
  </w:style>
  <w:style w:type="paragraph" w:customStyle="1" w:styleId="affc">
    <w:name w:val="页眉文字"/>
    <w:link w:val="Char4"/>
    <w:uiPriority w:val="99"/>
    <w:qFormat/>
    <w:pPr>
      <w:jc w:val="center"/>
    </w:pPr>
    <w:rPr>
      <w:rFonts w:ascii="微软雅黑" w:eastAsia="微软雅黑" w:hAnsi="微软雅黑"/>
    </w:rPr>
  </w:style>
  <w:style w:type="paragraph" w:customStyle="1" w:styleId="affd">
    <w:name w:val="文档控制信息"/>
    <w:basedOn w:val="a0"/>
    <w:link w:val="Char5"/>
    <w:uiPriority w:val="99"/>
    <w:qFormat/>
    <w:pPr>
      <w:widowControl w:val="0"/>
      <w:adjustRightInd w:val="0"/>
      <w:snapToGrid w:val="0"/>
      <w:spacing w:before="120" w:after="120"/>
      <w:ind w:hanging="142"/>
      <w:jc w:val="both"/>
    </w:pPr>
    <w:rPr>
      <w:rFonts w:ascii="微软雅黑" w:hAnsi="微软雅黑"/>
      <w:b/>
      <w:kern w:val="2"/>
    </w:rPr>
  </w:style>
  <w:style w:type="paragraph" w:customStyle="1" w:styleId="a">
    <w:name w:val="标点"/>
    <w:basedOn w:val="a0"/>
    <w:link w:val="Char6"/>
    <w:qFormat/>
    <w:pPr>
      <w:numPr>
        <w:numId w:val="7"/>
      </w:numPr>
    </w:pPr>
  </w:style>
  <w:style w:type="paragraph" w:customStyle="1" w:styleId="Cap">
    <w:name w:val="Cap_正文"/>
    <w:link w:val="CapCharChar"/>
    <w:uiPriority w:val="99"/>
    <w:qFormat/>
    <w:pPr>
      <w:spacing w:after="160"/>
      <w:ind w:firstLineChars="200" w:firstLine="200"/>
    </w:pPr>
    <w:rPr>
      <w:sz w:val="22"/>
      <w:szCs w:val="24"/>
    </w:rPr>
  </w:style>
  <w:style w:type="paragraph" w:customStyle="1" w:styleId="affe">
    <w:name w:val="小标点"/>
    <w:basedOn w:val="15"/>
    <w:link w:val="Char7"/>
    <w:uiPriority w:val="99"/>
    <w:qFormat/>
    <w:pPr>
      <w:widowControl w:val="0"/>
      <w:adjustRightInd w:val="0"/>
      <w:snapToGrid w:val="0"/>
      <w:spacing w:before="40" w:after="120"/>
      <w:ind w:left="0"/>
      <w:jc w:val="both"/>
    </w:pPr>
    <w:rPr>
      <w:rFonts w:ascii="微软雅黑" w:hAnsi="微软雅黑"/>
      <w:kern w:val="2"/>
    </w:rPr>
  </w:style>
  <w:style w:type="paragraph" w:customStyle="1" w:styleId="afff">
    <w:name w:val="表格文字格式"/>
    <w:basedOn w:val="a0"/>
    <w:link w:val="Char8"/>
    <w:uiPriority w:val="99"/>
    <w:qFormat/>
    <w:pPr>
      <w:widowControl w:val="0"/>
      <w:kinsoku w:val="0"/>
      <w:overflowPunct w:val="0"/>
      <w:autoSpaceDE w:val="0"/>
      <w:autoSpaceDN w:val="0"/>
      <w:adjustRightInd w:val="0"/>
      <w:snapToGrid w:val="0"/>
      <w:jc w:val="both"/>
      <w:textAlignment w:val="center"/>
    </w:pPr>
    <w:rPr>
      <w:rFonts w:ascii="微软雅黑" w:hAnsi="微软雅黑"/>
      <w:snapToGrid w:val="0"/>
      <w:szCs w:val="20"/>
    </w:rPr>
  </w:style>
  <w:style w:type="paragraph" w:customStyle="1" w:styleId="Header">
    <w:name w:val="表格Header"/>
    <w:link w:val="HeaderChar"/>
    <w:uiPriority w:val="99"/>
    <w:qFormat/>
    <w:pPr>
      <w:adjustRightInd w:val="0"/>
      <w:snapToGrid w:val="0"/>
      <w:jc w:val="center"/>
    </w:pPr>
    <w:rPr>
      <w:rFonts w:ascii="微软雅黑" w:eastAsia="微软雅黑" w:hAnsi="微软雅黑"/>
      <w:b/>
      <w:kern w:val="2"/>
      <w:sz w:val="24"/>
      <w:szCs w:val="24"/>
    </w:rPr>
  </w:style>
  <w:style w:type="paragraph" w:customStyle="1" w:styleId="xl66">
    <w:name w:val="xl66"/>
    <w:basedOn w:val="a0"/>
    <w:uiPriority w:val="99"/>
    <w:qFormat/>
    <w:pPr>
      <w:spacing w:before="100" w:beforeAutospacing="1" w:after="100" w:afterAutospacing="1"/>
    </w:pPr>
    <w:rPr>
      <w:rFonts w:ascii="微软雅黑" w:hAnsi="微软雅黑"/>
    </w:rPr>
  </w:style>
  <w:style w:type="paragraph" w:customStyle="1" w:styleId="xl67">
    <w:name w:val="xl67"/>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rPr>
  </w:style>
  <w:style w:type="paragraph" w:customStyle="1" w:styleId="xl68">
    <w:name w:val="xl68"/>
    <w:basedOn w:val="a0"/>
    <w:uiPriority w:val="99"/>
    <w:qFormat/>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center"/>
    </w:pPr>
    <w:rPr>
      <w:rFonts w:ascii="微软雅黑" w:hAnsi="微软雅黑"/>
    </w:rPr>
  </w:style>
  <w:style w:type="paragraph" w:customStyle="1" w:styleId="xl69">
    <w:name w:val="xl69"/>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rPr>
  </w:style>
  <w:style w:type="paragraph" w:customStyle="1" w:styleId="xl70">
    <w:name w:val="xl70"/>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rPr>
  </w:style>
  <w:style w:type="paragraph" w:customStyle="1" w:styleId="xl71">
    <w:name w:val="xl71"/>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rPr>
  </w:style>
  <w:style w:type="paragraph" w:customStyle="1" w:styleId="xl72">
    <w:name w:val="xl72"/>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b/>
      <w:bCs/>
    </w:rPr>
  </w:style>
  <w:style w:type="paragraph" w:customStyle="1" w:styleId="xl73">
    <w:name w:val="xl73"/>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b/>
      <w:bCs/>
    </w:rPr>
  </w:style>
  <w:style w:type="paragraph" w:customStyle="1" w:styleId="xl74">
    <w:name w:val="xl74"/>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hAnsi="微软雅黑"/>
    </w:rPr>
  </w:style>
  <w:style w:type="paragraph" w:customStyle="1" w:styleId="xl75">
    <w:name w:val="xl75"/>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b/>
      <w:bCs/>
    </w:rPr>
  </w:style>
  <w:style w:type="paragraph" w:customStyle="1" w:styleId="xl76">
    <w:name w:val="xl76"/>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b/>
      <w:bCs/>
    </w:rPr>
  </w:style>
  <w:style w:type="paragraph" w:customStyle="1" w:styleId="xl77">
    <w:name w:val="xl77"/>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rPr>
  </w:style>
  <w:style w:type="paragraph" w:customStyle="1" w:styleId="xl78">
    <w:name w:val="xl78"/>
    <w:basedOn w:val="a0"/>
    <w:uiPriority w:val="99"/>
    <w:qFormat/>
    <w:pPr>
      <w:pBdr>
        <w:top w:val="single" w:sz="4" w:space="0" w:color="auto"/>
        <w:left w:val="single" w:sz="4" w:space="0" w:color="auto"/>
        <w:bottom w:val="single" w:sz="4" w:space="0" w:color="auto"/>
        <w:right w:val="single" w:sz="4" w:space="0" w:color="auto"/>
      </w:pBdr>
      <w:shd w:val="clear" w:color="000000" w:fill="F8F8F8"/>
      <w:spacing w:before="100" w:beforeAutospacing="1" w:after="100" w:afterAutospacing="1"/>
      <w:jc w:val="center"/>
      <w:textAlignment w:val="center"/>
    </w:pPr>
    <w:rPr>
      <w:rFonts w:ascii="微软雅黑" w:hAnsi="微软雅黑"/>
      <w:b/>
      <w:bCs/>
    </w:rPr>
  </w:style>
  <w:style w:type="paragraph" w:customStyle="1" w:styleId="xl79">
    <w:name w:val="xl79"/>
    <w:basedOn w:val="a0"/>
    <w:uiPriority w:val="99"/>
    <w:qFormat/>
    <w:pPr>
      <w:pBdr>
        <w:top w:val="single" w:sz="4" w:space="0" w:color="auto"/>
        <w:left w:val="single" w:sz="4" w:space="0" w:color="auto"/>
        <w:bottom w:val="single" w:sz="4" w:space="0" w:color="auto"/>
        <w:right w:val="single" w:sz="4" w:space="0" w:color="auto"/>
      </w:pBdr>
      <w:shd w:val="clear" w:color="000000" w:fill="F8F8F8"/>
      <w:spacing w:before="100" w:beforeAutospacing="1" w:after="100" w:afterAutospacing="1"/>
      <w:jc w:val="center"/>
      <w:textAlignment w:val="center"/>
    </w:pPr>
    <w:rPr>
      <w:rFonts w:ascii="微软雅黑" w:hAnsi="微软雅黑"/>
      <w:b/>
      <w:bCs/>
    </w:rPr>
  </w:style>
  <w:style w:type="paragraph" w:customStyle="1" w:styleId="xl80">
    <w:name w:val="xl80"/>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rPr>
  </w:style>
  <w:style w:type="paragraph" w:customStyle="1" w:styleId="xl81">
    <w:name w:val="xl81"/>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hAnsi="微软雅黑"/>
      <w:b/>
      <w:bCs/>
    </w:rPr>
  </w:style>
  <w:style w:type="paragraph" w:customStyle="1" w:styleId="xl82">
    <w:name w:val="xl82"/>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微软雅黑" w:hAnsi="微软雅黑"/>
      <w:b/>
      <w:bCs/>
    </w:rPr>
  </w:style>
  <w:style w:type="paragraph" w:customStyle="1" w:styleId="xl83">
    <w:name w:val="xl83"/>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微软雅黑" w:hAnsi="微软雅黑"/>
      <w:b/>
      <w:bCs/>
    </w:rPr>
  </w:style>
  <w:style w:type="paragraph" w:customStyle="1" w:styleId="xl84">
    <w:name w:val="xl84"/>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微软雅黑" w:hAnsi="微软雅黑"/>
    </w:rPr>
  </w:style>
  <w:style w:type="paragraph" w:customStyle="1" w:styleId="xl85">
    <w:name w:val="xl85"/>
    <w:basedOn w:val="a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微软雅黑" w:hAnsi="微软雅黑"/>
    </w:rPr>
  </w:style>
  <w:style w:type="paragraph" w:customStyle="1" w:styleId="19">
    <w:name w:val="修订1"/>
    <w:hidden/>
    <w:uiPriority w:val="99"/>
    <w:semiHidden/>
    <w:qFormat/>
    <w:rPr>
      <w:rFonts w:ascii="Calibri" w:eastAsia="微软雅黑" w:hAnsi="Calibri"/>
      <w:sz w:val="24"/>
      <w:szCs w:val="24"/>
    </w:rPr>
  </w:style>
  <w:style w:type="paragraph" w:customStyle="1" w:styleId="font5">
    <w:name w:val="font5"/>
    <w:basedOn w:val="a0"/>
    <w:uiPriority w:val="99"/>
    <w:qFormat/>
    <w:pPr>
      <w:spacing w:before="100" w:beforeAutospacing="1" w:after="100" w:afterAutospacing="1"/>
    </w:pPr>
    <w:rPr>
      <w:rFonts w:ascii="宋体" w:eastAsia="宋体" w:hAnsi="宋体"/>
      <w:color w:val="000000"/>
      <w:sz w:val="18"/>
      <w:szCs w:val="18"/>
    </w:rPr>
  </w:style>
  <w:style w:type="paragraph" w:customStyle="1" w:styleId="font6">
    <w:name w:val="font6"/>
    <w:basedOn w:val="a0"/>
    <w:uiPriority w:val="99"/>
    <w:qFormat/>
    <w:pPr>
      <w:spacing w:before="100" w:beforeAutospacing="1" w:after="100" w:afterAutospacing="1"/>
    </w:pPr>
    <w:rPr>
      <w:rFonts w:ascii="宋体" w:eastAsia="宋体" w:hAnsi="宋体"/>
      <w:b/>
      <w:bCs/>
      <w:color w:val="000000"/>
      <w:sz w:val="18"/>
      <w:szCs w:val="18"/>
    </w:rPr>
  </w:style>
  <w:style w:type="paragraph" w:customStyle="1" w:styleId="xl65">
    <w:name w:val="xl65"/>
    <w:basedOn w:val="a0"/>
    <w:uiPriority w:val="99"/>
    <w:qFormat/>
    <w:pPr>
      <w:pBdr>
        <w:bottom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86">
    <w:name w:val="xl86"/>
    <w:basedOn w:val="a0"/>
    <w:uiPriority w:val="99"/>
    <w:qFormat/>
    <w:pPr>
      <w:pBdr>
        <w:left w:val="single" w:sz="8" w:space="0" w:color="auto"/>
        <w:bottom w:val="single" w:sz="8" w:space="0" w:color="000000"/>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87">
    <w:name w:val="xl87"/>
    <w:basedOn w:val="a0"/>
    <w:uiPriority w:val="99"/>
    <w:qFormat/>
    <w:pPr>
      <w:pBdr>
        <w:top w:val="single" w:sz="4" w:space="0" w:color="auto"/>
        <w:left w:val="single" w:sz="4" w:space="0" w:color="auto"/>
        <w:right w:val="single" w:sz="4"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88">
    <w:name w:val="xl88"/>
    <w:basedOn w:val="a0"/>
    <w:uiPriority w:val="99"/>
    <w:qFormat/>
    <w:pPr>
      <w:pBdr>
        <w:left w:val="single" w:sz="4" w:space="0" w:color="auto"/>
        <w:right w:val="single" w:sz="4"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89">
    <w:name w:val="xl89"/>
    <w:basedOn w:val="a0"/>
    <w:uiPriority w:val="99"/>
    <w:qFormat/>
    <w:pPr>
      <w:pBdr>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0">
    <w:name w:val="xl90"/>
    <w:basedOn w:val="a0"/>
    <w:uiPriority w:val="99"/>
    <w:qFormat/>
    <w:pPr>
      <w:pBdr>
        <w:left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1">
    <w:name w:val="xl91"/>
    <w:basedOn w:val="a0"/>
    <w:uiPriority w:val="99"/>
    <w:qFormat/>
    <w:pPr>
      <w:pBdr>
        <w:left w:val="single" w:sz="8" w:space="0" w:color="auto"/>
        <w:bottom w:val="single" w:sz="8" w:space="0" w:color="000000"/>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2">
    <w:name w:val="xl92"/>
    <w:basedOn w:val="a0"/>
    <w:uiPriority w:val="99"/>
    <w:qFormat/>
    <w:pPr>
      <w:pBdr>
        <w:top w:val="single" w:sz="8" w:space="0" w:color="000000"/>
        <w:left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3">
    <w:name w:val="xl93"/>
    <w:basedOn w:val="a0"/>
    <w:uiPriority w:val="99"/>
    <w:qFormat/>
    <w:pPr>
      <w:pBdr>
        <w:top w:val="single" w:sz="8" w:space="0" w:color="auto"/>
        <w:left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4">
    <w:name w:val="xl94"/>
    <w:basedOn w:val="a0"/>
    <w:uiPriority w:val="99"/>
    <w:qFormat/>
    <w:pPr>
      <w:pBdr>
        <w:left w:val="single" w:sz="8" w:space="0" w:color="auto"/>
        <w:bottom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5">
    <w:name w:val="xl95"/>
    <w:basedOn w:val="a0"/>
    <w:uiPriority w:val="99"/>
    <w:qFormat/>
    <w:pPr>
      <w:pBdr>
        <w:top w:val="single" w:sz="8" w:space="0" w:color="auto"/>
        <w:left w:val="single" w:sz="8" w:space="0" w:color="auto"/>
        <w:right w:val="single" w:sz="8" w:space="0" w:color="auto"/>
      </w:pBdr>
      <w:shd w:val="clear" w:color="000000" w:fill="FFFFFF"/>
      <w:spacing w:before="100" w:beforeAutospacing="1" w:after="100" w:afterAutospacing="1"/>
      <w:jc w:val="center"/>
    </w:pPr>
    <w:rPr>
      <w:rFonts w:ascii="微软雅黑" w:hAnsi="微软雅黑"/>
      <w:b/>
      <w:bCs/>
      <w:color w:val="000000"/>
    </w:rPr>
  </w:style>
  <w:style w:type="paragraph" w:customStyle="1" w:styleId="xl96">
    <w:name w:val="xl96"/>
    <w:basedOn w:val="a0"/>
    <w:uiPriority w:val="99"/>
    <w:qFormat/>
    <w:pPr>
      <w:pBdr>
        <w:left w:val="single" w:sz="8" w:space="0" w:color="auto"/>
        <w:bottom w:val="single" w:sz="8" w:space="0" w:color="000000"/>
        <w:right w:val="single" w:sz="8" w:space="0" w:color="auto"/>
      </w:pBdr>
      <w:shd w:val="clear" w:color="000000" w:fill="FFFFFF"/>
      <w:spacing w:before="100" w:beforeAutospacing="1" w:after="100" w:afterAutospacing="1"/>
      <w:jc w:val="center"/>
    </w:pPr>
    <w:rPr>
      <w:rFonts w:ascii="微软雅黑" w:hAnsi="微软雅黑"/>
      <w:b/>
      <w:bCs/>
      <w:color w:val="000000"/>
    </w:rPr>
  </w:style>
  <w:style w:type="paragraph" w:customStyle="1" w:styleId="xl97">
    <w:name w:val="xl97"/>
    <w:basedOn w:val="a0"/>
    <w:uiPriority w:val="99"/>
    <w:qFormat/>
    <w:pPr>
      <w:pBdr>
        <w:top w:val="single" w:sz="8" w:space="0" w:color="auto"/>
        <w:left w:val="single" w:sz="8" w:space="0" w:color="auto"/>
        <w:righ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8">
    <w:name w:val="xl98"/>
    <w:basedOn w:val="a0"/>
    <w:uiPriority w:val="99"/>
    <w:qFormat/>
    <w:pPr>
      <w:pBdr>
        <w:left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99">
    <w:name w:val="xl99"/>
    <w:basedOn w:val="a0"/>
    <w:uiPriority w:val="99"/>
    <w:qFormat/>
    <w:pPr>
      <w:pBdr>
        <w:left w:val="single" w:sz="8" w:space="0" w:color="auto"/>
        <w:bottom w:val="single" w:sz="8" w:space="0" w:color="000000"/>
      </w:pBdr>
      <w:shd w:val="clear" w:color="000000" w:fill="FFFFFF"/>
      <w:spacing w:before="100" w:beforeAutospacing="1" w:after="100" w:afterAutospacing="1"/>
      <w:jc w:val="center"/>
    </w:pPr>
    <w:rPr>
      <w:rFonts w:ascii="微软雅黑" w:hAnsi="微软雅黑"/>
      <w:b/>
      <w:bCs/>
      <w:color w:val="000000"/>
    </w:rPr>
  </w:style>
  <w:style w:type="paragraph" w:customStyle="1" w:styleId="xl100">
    <w:name w:val="xl100"/>
    <w:basedOn w:val="a0"/>
    <w:uiPriority w:val="99"/>
    <w:qFormat/>
    <w:pPr>
      <w:pBdr>
        <w:top w:val="single" w:sz="8" w:space="0" w:color="000000"/>
        <w:left w:val="single" w:sz="8" w:space="0" w:color="auto"/>
        <w:right w:val="single" w:sz="8" w:space="0" w:color="auto"/>
      </w:pBdr>
      <w:shd w:val="clear" w:color="000000" w:fill="FFFFFF"/>
      <w:spacing w:before="100" w:beforeAutospacing="1" w:after="100" w:afterAutospacing="1"/>
      <w:jc w:val="center"/>
    </w:pPr>
    <w:rPr>
      <w:rFonts w:ascii="微软雅黑" w:hAnsi="微软雅黑"/>
      <w:b/>
      <w:bCs/>
      <w:color w:val="000000"/>
    </w:rPr>
  </w:style>
  <w:style w:type="paragraph" w:customStyle="1" w:styleId="xl101">
    <w:name w:val="xl101"/>
    <w:basedOn w:val="a0"/>
    <w:uiPriority w:val="99"/>
    <w:qFormat/>
    <w:pPr>
      <w:pBdr>
        <w:left w:val="single" w:sz="8" w:space="0" w:color="auto"/>
        <w:bottom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xl102">
    <w:name w:val="xl102"/>
    <w:basedOn w:val="a0"/>
    <w:uiPriority w:val="99"/>
    <w:qFormat/>
    <w:pPr>
      <w:pBdr>
        <w:bottom w:val="single" w:sz="8" w:space="0" w:color="auto"/>
      </w:pBdr>
      <w:shd w:val="clear" w:color="000000" w:fill="FFFFFF"/>
      <w:spacing w:before="100" w:beforeAutospacing="1" w:after="100" w:afterAutospacing="1"/>
      <w:jc w:val="center"/>
    </w:pPr>
    <w:rPr>
      <w:rFonts w:ascii="微软雅黑" w:hAnsi="微软雅黑"/>
      <w:color w:val="000000"/>
    </w:rPr>
  </w:style>
  <w:style w:type="paragraph" w:customStyle="1" w:styleId="110">
    <w:name w:val="列出段落11"/>
    <w:basedOn w:val="a0"/>
    <w:uiPriority w:val="99"/>
    <w:qFormat/>
    <w:pPr>
      <w:ind w:left="720"/>
    </w:pPr>
    <w:rPr>
      <w:rFonts w:cs="Calibri"/>
      <w:kern w:val="2"/>
    </w:rPr>
  </w:style>
  <w:style w:type="paragraph" w:customStyle="1" w:styleId="111">
    <w:name w:val="明显引用11"/>
    <w:basedOn w:val="a0"/>
    <w:next w:val="a0"/>
    <w:uiPriority w:val="99"/>
    <w:qFormat/>
    <w:pPr>
      <w:ind w:left="720" w:right="720"/>
    </w:pPr>
    <w:rPr>
      <w:rFonts w:eastAsia="宋体" w:cs="Calibri"/>
      <w:b/>
      <w:bCs/>
      <w:i/>
      <w:iCs/>
      <w:kern w:val="2"/>
    </w:rPr>
  </w:style>
  <w:style w:type="paragraph" w:customStyle="1" w:styleId="112">
    <w:name w:val="无间隔11"/>
    <w:basedOn w:val="ad"/>
    <w:uiPriority w:val="99"/>
    <w:qFormat/>
    <w:pPr>
      <w:spacing w:line="240" w:lineRule="auto"/>
      <w:ind w:firstLine="0"/>
      <w:jc w:val="center"/>
    </w:pPr>
    <w:rPr>
      <w:rFonts w:ascii="微软雅黑" w:hAnsi="微软雅黑" w:cs="微软雅黑"/>
      <w:b/>
      <w:bCs/>
      <w:kern w:val="2"/>
      <w:szCs w:val="24"/>
    </w:rPr>
  </w:style>
  <w:style w:type="paragraph" w:customStyle="1" w:styleId="113">
    <w:name w:val="修订11"/>
    <w:uiPriority w:val="99"/>
    <w:semiHidden/>
    <w:qFormat/>
    <w:rPr>
      <w:rFonts w:ascii="Calibri" w:eastAsia="微软雅黑" w:hAnsi="Calibri" w:cs="Calibri"/>
      <w:sz w:val="24"/>
      <w:szCs w:val="24"/>
    </w:rPr>
  </w:style>
  <w:style w:type="paragraph" w:customStyle="1" w:styleId="TOC11">
    <w:name w:val="TOC 标题11"/>
    <w:basedOn w:val="1"/>
    <w:next w:val="a0"/>
    <w:uiPriority w:val="99"/>
    <w:qFormat/>
    <w:pPr>
      <w:numPr>
        <w:numId w:val="0"/>
      </w:numPr>
      <w:tabs>
        <w:tab w:val="left" w:pos="720"/>
      </w:tabs>
      <w:ind w:left="720" w:hanging="360"/>
      <w:outlineLvl w:val="9"/>
    </w:pPr>
    <w:rPr>
      <w:rFonts w:ascii="Cambria" w:eastAsia="宋体" w:hAnsi="Cambria" w:cs="Cambria"/>
    </w:rPr>
  </w:style>
  <w:style w:type="paragraph" w:customStyle="1" w:styleId="114">
    <w:name w:val="引用11"/>
    <w:basedOn w:val="a0"/>
    <w:next w:val="a0"/>
    <w:uiPriority w:val="99"/>
    <w:qFormat/>
    <w:rPr>
      <w:rFonts w:eastAsia="宋体" w:cs="Calibri"/>
      <w:i/>
      <w:iCs/>
      <w:kern w:val="2"/>
    </w:rPr>
  </w:style>
  <w:style w:type="paragraph" w:customStyle="1" w:styleId="25">
    <w:name w:val="列出段落2"/>
    <w:basedOn w:val="a0"/>
    <w:uiPriority w:val="34"/>
    <w:qFormat/>
    <w:pPr>
      <w:widowControl w:val="0"/>
      <w:ind w:firstLineChars="200" w:firstLine="420"/>
      <w:jc w:val="both"/>
    </w:pPr>
    <w:rPr>
      <w:rFonts w:eastAsia="宋体" w:cs="Calibri"/>
      <w:kern w:val="2"/>
      <w:sz w:val="21"/>
      <w:szCs w:val="22"/>
    </w:rPr>
  </w:style>
  <w:style w:type="character" w:customStyle="1" w:styleId="11">
    <w:name w:val="标题 1 字符"/>
    <w:link w:val="1"/>
    <w:uiPriority w:val="99"/>
    <w:qFormat/>
    <w:rPr>
      <w:rFonts w:ascii="微软雅黑" w:eastAsia="微软雅黑" w:hAnsi="微软雅黑"/>
      <w:b/>
      <w:bCs/>
      <w:kern w:val="32"/>
      <w:sz w:val="32"/>
      <w:szCs w:val="32"/>
    </w:rPr>
  </w:style>
  <w:style w:type="character" w:customStyle="1" w:styleId="21">
    <w:name w:val="标题 2 字符"/>
    <w:link w:val="2"/>
    <w:uiPriority w:val="99"/>
    <w:qFormat/>
    <w:rPr>
      <w:rFonts w:ascii="微软雅黑" w:eastAsia="微软雅黑" w:hAnsi="微软雅黑"/>
      <w:b/>
      <w:sz w:val="24"/>
      <w:szCs w:val="24"/>
    </w:rPr>
  </w:style>
  <w:style w:type="character" w:customStyle="1" w:styleId="32">
    <w:name w:val="标题 3 字符"/>
    <w:link w:val="3"/>
    <w:uiPriority w:val="99"/>
    <w:qFormat/>
    <w:rPr>
      <w:rFonts w:ascii="微软雅黑" w:eastAsia="微软雅黑" w:hAnsi="微软雅黑"/>
      <w:b/>
      <w:sz w:val="24"/>
      <w:szCs w:val="24"/>
    </w:rPr>
  </w:style>
  <w:style w:type="character" w:customStyle="1" w:styleId="41">
    <w:name w:val="标题 4 字符"/>
    <w:link w:val="4"/>
    <w:uiPriority w:val="9"/>
    <w:qFormat/>
    <w:rPr>
      <w:rFonts w:ascii="微软雅黑" w:eastAsia="微软雅黑" w:hAnsi="微软雅黑"/>
      <w:b/>
      <w:sz w:val="24"/>
      <w:szCs w:val="24"/>
    </w:rPr>
  </w:style>
  <w:style w:type="character" w:customStyle="1" w:styleId="51">
    <w:name w:val="标题 5 字符"/>
    <w:link w:val="5"/>
    <w:uiPriority w:val="99"/>
    <w:qFormat/>
    <w:rPr>
      <w:rFonts w:ascii="微软雅黑" w:eastAsia="微软雅黑" w:hAnsi="微软雅黑"/>
      <w:b/>
      <w:sz w:val="24"/>
      <w:szCs w:val="24"/>
    </w:rPr>
  </w:style>
  <w:style w:type="character" w:customStyle="1" w:styleId="61">
    <w:name w:val="标题 6 字符"/>
    <w:link w:val="60"/>
    <w:uiPriority w:val="99"/>
    <w:qFormat/>
    <w:rPr>
      <w:b/>
      <w:bCs/>
    </w:rPr>
  </w:style>
  <w:style w:type="character" w:customStyle="1" w:styleId="70">
    <w:name w:val="标题 7 字符"/>
    <w:link w:val="7"/>
    <w:uiPriority w:val="99"/>
    <w:qFormat/>
    <w:rPr>
      <w:sz w:val="24"/>
      <w:szCs w:val="24"/>
    </w:rPr>
  </w:style>
  <w:style w:type="character" w:customStyle="1" w:styleId="81">
    <w:name w:val="标题 8 字符"/>
    <w:link w:val="80"/>
    <w:uiPriority w:val="99"/>
    <w:qFormat/>
    <w:rPr>
      <w:i/>
      <w:iCs/>
      <w:sz w:val="24"/>
      <w:szCs w:val="24"/>
    </w:rPr>
  </w:style>
  <w:style w:type="character" w:customStyle="1" w:styleId="90">
    <w:name w:val="标题 9 字符"/>
    <w:link w:val="9"/>
    <w:uiPriority w:val="99"/>
    <w:qFormat/>
    <w:rPr>
      <w:rFonts w:ascii="Cambria" w:eastAsia="宋体" w:hAnsi="Cambria"/>
    </w:rPr>
  </w:style>
  <w:style w:type="character" w:customStyle="1" w:styleId="aff0">
    <w:name w:val="标题 字符"/>
    <w:link w:val="aff"/>
    <w:uiPriority w:val="99"/>
    <w:qFormat/>
    <w:rPr>
      <w:rFonts w:ascii="Cambria" w:eastAsia="宋体" w:hAnsi="Cambria"/>
      <w:b/>
      <w:bCs/>
      <w:kern w:val="28"/>
      <w:sz w:val="32"/>
      <w:szCs w:val="32"/>
    </w:rPr>
  </w:style>
  <w:style w:type="character" w:customStyle="1" w:styleId="afa">
    <w:name w:val="副标题 字符"/>
    <w:link w:val="af9"/>
    <w:uiPriority w:val="99"/>
    <w:qFormat/>
    <w:rPr>
      <w:rFonts w:ascii="Cambria" w:eastAsia="宋体" w:hAnsi="Cambria"/>
      <w:sz w:val="24"/>
      <w:szCs w:val="24"/>
    </w:rPr>
  </w:style>
  <w:style w:type="character" w:customStyle="1" w:styleId="Char1">
    <w:name w:val="引用 Char"/>
    <w:link w:val="17"/>
    <w:uiPriority w:val="99"/>
    <w:qFormat/>
    <w:rPr>
      <w:i/>
      <w:sz w:val="24"/>
      <w:szCs w:val="24"/>
    </w:rPr>
  </w:style>
  <w:style w:type="character" w:customStyle="1" w:styleId="Char2">
    <w:name w:val="明显引用 Char"/>
    <w:link w:val="18"/>
    <w:uiPriority w:val="99"/>
    <w:qFormat/>
    <w:rPr>
      <w:b/>
      <w:i/>
      <w:sz w:val="24"/>
    </w:rPr>
  </w:style>
  <w:style w:type="character" w:customStyle="1" w:styleId="1a">
    <w:name w:val="不明显强调1"/>
    <w:uiPriority w:val="99"/>
    <w:qFormat/>
    <w:rPr>
      <w:i/>
      <w:color w:val="5A5A5A"/>
    </w:rPr>
  </w:style>
  <w:style w:type="character" w:customStyle="1" w:styleId="1b">
    <w:name w:val="明显强调1"/>
    <w:uiPriority w:val="99"/>
    <w:qFormat/>
    <w:rPr>
      <w:b/>
      <w:i/>
      <w:sz w:val="24"/>
      <w:szCs w:val="24"/>
      <w:u w:val="single"/>
    </w:rPr>
  </w:style>
  <w:style w:type="character" w:customStyle="1" w:styleId="1c">
    <w:name w:val="不明显参考1"/>
    <w:uiPriority w:val="99"/>
    <w:qFormat/>
    <w:rPr>
      <w:sz w:val="24"/>
      <w:szCs w:val="24"/>
      <w:u w:val="single"/>
    </w:rPr>
  </w:style>
  <w:style w:type="character" w:customStyle="1" w:styleId="1d">
    <w:name w:val="明显参考1"/>
    <w:uiPriority w:val="99"/>
    <w:qFormat/>
    <w:rPr>
      <w:b/>
      <w:sz w:val="24"/>
      <w:u w:val="single"/>
    </w:rPr>
  </w:style>
  <w:style w:type="character" w:customStyle="1" w:styleId="1e">
    <w:name w:val="书籍标题1"/>
    <w:uiPriority w:val="99"/>
    <w:qFormat/>
    <w:rPr>
      <w:rFonts w:ascii="Cambria" w:eastAsia="宋体" w:hAnsi="Cambria"/>
      <w:b/>
      <w:i/>
      <w:sz w:val="24"/>
      <w:szCs w:val="24"/>
    </w:rPr>
  </w:style>
  <w:style w:type="character" w:customStyle="1" w:styleId="--063CharChar">
    <w:name w:val="自由定义-正文-首行缩进0.63 Char Char"/>
    <w:link w:val="--063Char"/>
    <w:uiPriority w:val="99"/>
    <w:qFormat/>
    <w:rPr>
      <w:rFonts w:ascii="Times New Roman" w:hAnsi="Times New Roman"/>
      <w:kern w:val="2"/>
      <w:sz w:val="21"/>
      <w:szCs w:val="24"/>
    </w:rPr>
  </w:style>
  <w:style w:type="character" w:customStyle="1" w:styleId="af0">
    <w:name w:val="正文文本缩进 字符"/>
    <w:link w:val="af"/>
    <w:uiPriority w:val="99"/>
    <w:qFormat/>
    <w:rPr>
      <w:sz w:val="24"/>
      <w:szCs w:val="24"/>
    </w:rPr>
  </w:style>
  <w:style w:type="character" w:customStyle="1" w:styleId="af8">
    <w:name w:val="页眉 字符"/>
    <w:link w:val="af7"/>
    <w:uiPriority w:val="99"/>
    <w:qFormat/>
    <w:rPr>
      <w:sz w:val="24"/>
      <w:szCs w:val="24"/>
    </w:rPr>
  </w:style>
  <w:style w:type="character" w:customStyle="1" w:styleId="ae">
    <w:name w:val="正文文本 字符"/>
    <w:link w:val="ad"/>
    <w:uiPriority w:val="99"/>
    <w:qFormat/>
    <w:rPr>
      <w:sz w:val="24"/>
    </w:rPr>
  </w:style>
  <w:style w:type="character" w:customStyle="1" w:styleId="Char0">
    <w:name w:val="无间隔 Char"/>
    <w:link w:val="16"/>
    <w:uiPriority w:val="99"/>
    <w:qFormat/>
    <w:rPr>
      <w:rFonts w:ascii="微软雅黑" w:eastAsia="微软雅黑" w:hAnsi="微软雅黑" w:cs="Arial"/>
      <w:b/>
      <w:sz w:val="24"/>
      <w:szCs w:val="24"/>
    </w:rPr>
  </w:style>
  <w:style w:type="character" w:customStyle="1" w:styleId="Char3">
    <w:name w:val="表格文字 Char"/>
    <w:link w:val="affb"/>
    <w:uiPriority w:val="99"/>
    <w:qFormat/>
    <w:rPr>
      <w:rFonts w:ascii="微软雅黑" w:eastAsia="微软雅黑" w:hAnsi="微软雅黑" w:cs="Arial"/>
      <w:sz w:val="24"/>
      <w:szCs w:val="24"/>
    </w:rPr>
  </w:style>
  <w:style w:type="character" w:customStyle="1" w:styleId="Char4">
    <w:name w:val="页眉文字 Char"/>
    <w:link w:val="affc"/>
    <w:uiPriority w:val="99"/>
    <w:qFormat/>
    <w:rPr>
      <w:rFonts w:ascii="微软雅黑" w:eastAsia="微软雅黑" w:hAnsi="微软雅黑"/>
    </w:rPr>
  </w:style>
  <w:style w:type="character" w:customStyle="1" w:styleId="Char5">
    <w:name w:val="文档控制信息 Char"/>
    <w:link w:val="affd"/>
    <w:uiPriority w:val="99"/>
    <w:qFormat/>
    <w:rPr>
      <w:rFonts w:ascii="微软雅黑" w:eastAsia="微软雅黑" w:hAnsi="微软雅黑"/>
      <w:b/>
      <w:kern w:val="2"/>
      <w:sz w:val="24"/>
      <w:szCs w:val="24"/>
    </w:rPr>
  </w:style>
  <w:style w:type="character" w:customStyle="1" w:styleId="Char6">
    <w:name w:val="标点 Char"/>
    <w:link w:val="a"/>
    <w:qFormat/>
    <w:rPr>
      <w:rFonts w:ascii="Calibri" w:eastAsia="微软雅黑" w:hAnsi="Calibri"/>
      <w:sz w:val="24"/>
      <w:szCs w:val="24"/>
    </w:rPr>
  </w:style>
  <w:style w:type="character" w:customStyle="1" w:styleId="CapCharChar">
    <w:name w:val="Cap_正文 Char Char"/>
    <w:link w:val="Cap"/>
    <w:uiPriority w:val="99"/>
    <w:qFormat/>
    <w:rPr>
      <w:rFonts w:ascii="Times New Roman" w:hAnsi="Times New Roman"/>
      <w:sz w:val="22"/>
      <w:szCs w:val="24"/>
    </w:rPr>
  </w:style>
  <w:style w:type="character" w:customStyle="1" w:styleId="aa">
    <w:name w:val="题注 字符"/>
    <w:link w:val="a9"/>
    <w:uiPriority w:val="99"/>
    <w:qFormat/>
    <w:rPr>
      <w:rFonts w:eastAsia="微软雅黑"/>
      <w:b/>
      <w:bCs/>
      <w:color w:val="2DA2BF"/>
      <w:sz w:val="18"/>
      <w:szCs w:val="18"/>
    </w:rPr>
  </w:style>
  <w:style w:type="character" w:customStyle="1" w:styleId="Char7">
    <w:name w:val="小标点 Char"/>
    <w:link w:val="affe"/>
    <w:uiPriority w:val="99"/>
    <w:qFormat/>
    <w:rPr>
      <w:rFonts w:ascii="微软雅黑" w:eastAsia="微软雅黑" w:hAnsi="微软雅黑"/>
      <w:kern w:val="2"/>
      <w:sz w:val="24"/>
      <w:szCs w:val="24"/>
    </w:rPr>
  </w:style>
  <w:style w:type="character" w:customStyle="1" w:styleId="Char8">
    <w:name w:val="表格文字格式 Char"/>
    <w:link w:val="afff"/>
    <w:uiPriority w:val="99"/>
    <w:qFormat/>
    <w:rPr>
      <w:rFonts w:ascii="微软雅黑" w:eastAsia="微软雅黑" w:hAnsi="微软雅黑"/>
      <w:snapToGrid w:val="0"/>
      <w:sz w:val="24"/>
    </w:rPr>
  </w:style>
  <w:style w:type="character" w:customStyle="1" w:styleId="HeaderChar">
    <w:name w:val="表格Header Char"/>
    <w:link w:val="Header"/>
    <w:uiPriority w:val="99"/>
    <w:qFormat/>
    <w:rPr>
      <w:rFonts w:ascii="微软雅黑" w:eastAsia="微软雅黑" w:hAnsi="微软雅黑"/>
      <w:b/>
      <w:kern w:val="2"/>
      <w:sz w:val="24"/>
      <w:szCs w:val="24"/>
    </w:rPr>
  </w:style>
  <w:style w:type="character" w:customStyle="1" w:styleId="Char">
    <w:name w:val="列出段落 Char"/>
    <w:link w:val="15"/>
    <w:uiPriority w:val="99"/>
    <w:qFormat/>
    <w:rPr>
      <w:rFonts w:eastAsia="微软雅黑"/>
      <w:sz w:val="24"/>
      <w:szCs w:val="24"/>
    </w:rPr>
  </w:style>
  <w:style w:type="character" w:customStyle="1" w:styleId="a7">
    <w:name w:val="批注文字 字符"/>
    <w:link w:val="a5"/>
    <w:semiHidden/>
    <w:qFormat/>
    <w:rPr>
      <w:rFonts w:eastAsia="微软雅黑"/>
      <w:sz w:val="24"/>
      <w:szCs w:val="24"/>
    </w:rPr>
  </w:style>
  <w:style w:type="character" w:customStyle="1" w:styleId="a6">
    <w:name w:val="批注主题 字符"/>
    <w:link w:val="a4"/>
    <w:uiPriority w:val="99"/>
    <w:qFormat/>
    <w:rPr>
      <w:rFonts w:eastAsia="微软雅黑"/>
      <w:b/>
      <w:bCs/>
      <w:sz w:val="24"/>
      <w:szCs w:val="24"/>
    </w:rPr>
  </w:style>
  <w:style w:type="character" w:customStyle="1" w:styleId="Heading5Char1">
    <w:name w:val="Heading 5 Char1"/>
    <w:basedOn w:val="a1"/>
    <w:uiPriority w:val="99"/>
    <w:qFormat/>
    <w:rPr>
      <w:rFonts w:ascii="微软雅黑" w:eastAsia="微软雅黑" w:hAnsi="微软雅黑"/>
      <w:b/>
      <w:bCs/>
      <w:sz w:val="24"/>
      <w:szCs w:val="24"/>
    </w:rPr>
  </w:style>
  <w:style w:type="character" w:customStyle="1" w:styleId="afc">
    <w:name w:val="脚注文本 字符"/>
    <w:link w:val="afb"/>
    <w:uiPriority w:val="99"/>
    <w:semiHidden/>
    <w:qFormat/>
    <w:rPr>
      <w:rFonts w:eastAsia="微软雅黑"/>
      <w:sz w:val="24"/>
    </w:rPr>
  </w:style>
  <w:style w:type="character" w:customStyle="1" w:styleId="af2">
    <w:name w:val="日期 字符"/>
    <w:link w:val="af1"/>
    <w:uiPriority w:val="99"/>
    <w:qFormat/>
    <w:rPr>
      <w:rFonts w:eastAsia="微软雅黑"/>
      <w:sz w:val="24"/>
      <w:szCs w:val="24"/>
    </w:rPr>
  </w:style>
  <w:style w:type="character" w:customStyle="1" w:styleId="33">
    <w:name w:val="正文文本 3 字符"/>
    <w:link w:val="30"/>
    <w:uiPriority w:val="99"/>
    <w:qFormat/>
    <w:rPr>
      <w:rFonts w:ascii="TKTypeRegular" w:eastAsia="微软雅黑" w:hAnsi="TKTypeRegular"/>
      <w:sz w:val="24"/>
      <w:szCs w:val="24"/>
      <w:lang w:eastAsia="en-US"/>
    </w:rPr>
  </w:style>
  <w:style w:type="character" w:customStyle="1" w:styleId="ac">
    <w:name w:val="文档结构图 字符"/>
    <w:link w:val="ab"/>
    <w:uiPriority w:val="99"/>
    <w:semiHidden/>
    <w:qFormat/>
    <w:rPr>
      <w:rFonts w:ascii="宋体" w:eastAsia="微软雅黑"/>
      <w:sz w:val="24"/>
      <w:shd w:val="clear" w:color="auto" w:fill="000080"/>
    </w:rPr>
  </w:style>
  <w:style w:type="character" w:customStyle="1" w:styleId="115">
    <w:name w:val="不明显强调11"/>
    <w:uiPriority w:val="99"/>
    <w:qFormat/>
    <w:rPr>
      <w:i/>
      <w:iCs/>
      <w:color w:val="auto"/>
    </w:rPr>
  </w:style>
  <w:style w:type="character" w:customStyle="1" w:styleId="Char9">
    <w:name w:val="批注文字 Char"/>
    <w:uiPriority w:val="99"/>
    <w:semiHidden/>
    <w:qFormat/>
    <w:locked/>
    <w:rPr>
      <w:rFonts w:eastAsia="微软雅黑"/>
      <w:sz w:val="24"/>
      <w:szCs w:val="24"/>
    </w:rPr>
  </w:style>
  <w:style w:type="character" w:customStyle="1" w:styleId="116">
    <w:name w:val="明显参考11"/>
    <w:uiPriority w:val="99"/>
    <w:qFormat/>
    <w:rPr>
      <w:b/>
      <w:bCs/>
      <w:sz w:val="24"/>
      <w:szCs w:val="24"/>
      <w:u w:val="single"/>
    </w:rPr>
  </w:style>
  <w:style w:type="character" w:customStyle="1" w:styleId="af4">
    <w:name w:val="批注框文本 字符"/>
    <w:link w:val="af3"/>
    <w:uiPriority w:val="99"/>
    <w:semiHidden/>
    <w:qFormat/>
    <w:rPr>
      <w:rFonts w:eastAsia="微软雅黑"/>
      <w:sz w:val="18"/>
      <w:szCs w:val="18"/>
    </w:rPr>
  </w:style>
  <w:style w:type="character" w:customStyle="1" w:styleId="117">
    <w:name w:val="不明显参考11"/>
    <w:uiPriority w:val="99"/>
    <w:qFormat/>
    <w:rPr>
      <w:sz w:val="24"/>
      <w:szCs w:val="24"/>
      <w:u w:val="single"/>
    </w:rPr>
  </w:style>
  <w:style w:type="character" w:customStyle="1" w:styleId="24">
    <w:name w:val="正文文本 2 字符"/>
    <w:link w:val="23"/>
    <w:uiPriority w:val="99"/>
    <w:qFormat/>
    <w:rPr>
      <w:rFonts w:eastAsia="微软雅黑"/>
      <w:color w:val="000000"/>
      <w:sz w:val="24"/>
      <w:szCs w:val="24"/>
    </w:rPr>
  </w:style>
  <w:style w:type="character" w:customStyle="1" w:styleId="118">
    <w:name w:val="明显强调11"/>
    <w:uiPriority w:val="99"/>
    <w:qFormat/>
    <w:rPr>
      <w:b/>
      <w:bCs/>
      <w:i/>
      <w:iCs/>
      <w:sz w:val="24"/>
      <w:szCs w:val="24"/>
      <w:u w:val="single"/>
    </w:rPr>
  </w:style>
  <w:style w:type="character" w:customStyle="1" w:styleId="af6">
    <w:name w:val="页脚 字符"/>
    <w:link w:val="af5"/>
    <w:uiPriority w:val="99"/>
    <w:qFormat/>
    <w:rPr>
      <w:rFonts w:eastAsia="微软雅黑"/>
      <w:sz w:val="24"/>
      <w:szCs w:val="24"/>
    </w:rPr>
  </w:style>
  <w:style w:type="character" w:customStyle="1" w:styleId="119">
    <w:name w:val="书籍标题11"/>
    <w:uiPriority w:val="99"/>
    <w:qFormat/>
    <w:rPr>
      <w:rFonts w:ascii="Cambria" w:eastAsia="宋体" w:hAnsi="Cambria" w:cs="Cambria"/>
      <w:b/>
      <w:bCs/>
      <w:i/>
      <w:iCs/>
      <w:sz w:val="24"/>
      <w:szCs w:val="24"/>
    </w:rPr>
  </w:style>
  <w:style w:type="character" w:customStyle="1" w:styleId="Char10">
    <w:name w:val="正文文本缩进 Char1"/>
    <w:basedOn w:val="a1"/>
    <w:uiPriority w:val="99"/>
    <w:semiHidden/>
    <w:qFormat/>
    <w:rPr>
      <w:rFonts w:ascii="Calibri" w:eastAsia="微软雅黑" w:hAnsi="Calibri" w:cs="Calibri"/>
      <w:kern w:val="0"/>
      <w:sz w:val="24"/>
      <w:szCs w:val="24"/>
    </w:rPr>
  </w:style>
  <w:style w:type="character" w:customStyle="1" w:styleId="Char11">
    <w:name w:val="脚注文本 Char1"/>
    <w:basedOn w:val="a1"/>
    <w:uiPriority w:val="99"/>
    <w:semiHidden/>
    <w:qFormat/>
    <w:rPr>
      <w:rFonts w:ascii="Calibri" w:eastAsia="微软雅黑" w:hAnsi="Calibri" w:cs="Calibri"/>
      <w:kern w:val="0"/>
      <w:sz w:val="18"/>
      <w:szCs w:val="18"/>
    </w:rPr>
  </w:style>
  <w:style w:type="character" w:customStyle="1" w:styleId="Char12">
    <w:name w:val="页脚 Char1"/>
    <w:basedOn w:val="a1"/>
    <w:uiPriority w:val="99"/>
    <w:semiHidden/>
    <w:qFormat/>
    <w:rPr>
      <w:rFonts w:ascii="Calibri" w:eastAsia="微软雅黑" w:hAnsi="Calibri" w:cs="Calibri"/>
      <w:kern w:val="0"/>
      <w:sz w:val="18"/>
      <w:szCs w:val="18"/>
    </w:rPr>
  </w:style>
  <w:style w:type="character" w:customStyle="1" w:styleId="3Char1">
    <w:name w:val="正文文本 3 Char1"/>
    <w:basedOn w:val="a1"/>
    <w:semiHidden/>
    <w:qFormat/>
    <w:rPr>
      <w:rFonts w:ascii="Calibri" w:eastAsia="微软雅黑" w:hAnsi="Calibri" w:cs="Calibri"/>
      <w:kern w:val="0"/>
      <w:sz w:val="16"/>
      <w:szCs w:val="16"/>
    </w:rPr>
  </w:style>
  <w:style w:type="character" w:customStyle="1" w:styleId="Char13">
    <w:name w:val="批注框文本 Char1"/>
    <w:basedOn w:val="a1"/>
    <w:uiPriority w:val="99"/>
    <w:semiHidden/>
    <w:qFormat/>
    <w:rPr>
      <w:rFonts w:ascii="Calibri" w:eastAsia="微软雅黑" w:hAnsi="Calibri" w:cs="Calibri"/>
      <w:kern w:val="0"/>
      <w:sz w:val="18"/>
      <w:szCs w:val="18"/>
    </w:rPr>
  </w:style>
  <w:style w:type="character" w:customStyle="1" w:styleId="Char14">
    <w:name w:val="批注主题 Char1"/>
    <w:basedOn w:val="a7"/>
    <w:uiPriority w:val="99"/>
    <w:semiHidden/>
    <w:qFormat/>
    <w:rPr>
      <w:rFonts w:ascii="Calibri" w:eastAsia="微软雅黑" w:hAnsi="Calibri" w:cs="Calibri"/>
      <w:b/>
      <w:bCs/>
      <w:kern w:val="0"/>
      <w:sz w:val="24"/>
      <w:szCs w:val="24"/>
    </w:rPr>
  </w:style>
  <w:style w:type="character" w:customStyle="1" w:styleId="Char15">
    <w:name w:val="文档结构图 Char1"/>
    <w:basedOn w:val="a1"/>
    <w:uiPriority w:val="99"/>
    <w:semiHidden/>
    <w:qFormat/>
    <w:rPr>
      <w:rFonts w:ascii="宋体" w:eastAsia="宋体" w:hAnsi="Calibri" w:cs="Calibri"/>
      <w:kern w:val="0"/>
      <w:sz w:val="18"/>
      <w:szCs w:val="18"/>
    </w:rPr>
  </w:style>
  <w:style w:type="character" w:customStyle="1" w:styleId="Char16">
    <w:name w:val="页眉 Char1"/>
    <w:basedOn w:val="a1"/>
    <w:uiPriority w:val="99"/>
    <w:semiHidden/>
    <w:qFormat/>
    <w:rPr>
      <w:rFonts w:ascii="Calibri" w:eastAsia="微软雅黑" w:hAnsi="Calibri" w:cs="Calibri"/>
      <w:kern w:val="0"/>
      <w:sz w:val="18"/>
      <w:szCs w:val="18"/>
    </w:rPr>
  </w:style>
  <w:style w:type="character" w:customStyle="1" w:styleId="Char17">
    <w:name w:val="日期 Char1"/>
    <w:basedOn w:val="a1"/>
    <w:uiPriority w:val="99"/>
    <w:semiHidden/>
    <w:qFormat/>
    <w:rPr>
      <w:rFonts w:ascii="Calibri" w:eastAsia="微软雅黑" w:hAnsi="Calibri" w:cs="Calibri"/>
      <w:kern w:val="0"/>
      <w:sz w:val="24"/>
      <w:szCs w:val="24"/>
    </w:rPr>
  </w:style>
  <w:style w:type="character" w:customStyle="1" w:styleId="Char18">
    <w:name w:val="正文文本 Char1"/>
    <w:basedOn w:val="a1"/>
    <w:uiPriority w:val="99"/>
    <w:semiHidden/>
    <w:qFormat/>
    <w:rPr>
      <w:rFonts w:ascii="Calibri" w:eastAsia="微软雅黑" w:hAnsi="Calibri" w:cs="Calibri"/>
      <w:kern w:val="0"/>
      <w:sz w:val="24"/>
      <w:szCs w:val="24"/>
    </w:rPr>
  </w:style>
  <w:style w:type="character" w:customStyle="1" w:styleId="Char19">
    <w:name w:val="标题 Char1"/>
    <w:basedOn w:val="a1"/>
    <w:uiPriority w:val="99"/>
    <w:qFormat/>
    <w:rPr>
      <w:rFonts w:ascii="Calibri Light" w:eastAsia="宋体" w:hAnsi="Calibri Light"/>
      <w:b/>
      <w:bCs/>
      <w:kern w:val="0"/>
      <w:sz w:val="32"/>
      <w:szCs w:val="32"/>
    </w:rPr>
  </w:style>
  <w:style w:type="character" w:customStyle="1" w:styleId="2Char1">
    <w:name w:val="正文文本 2 Char1"/>
    <w:basedOn w:val="a1"/>
    <w:uiPriority w:val="99"/>
    <w:semiHidden/>
    <w:qFormat/>
    <w:rPr>
      <w:rFonts w:ascii="Calibri" w:eastAsia="微软雅黑" w:hAnsi="Calibri" w:cs="Calibri"/>
      <w:kern w:val="0"/>
      <w:sz w:val="24"/>
      <w:szCs w:val="24"/>
    </w:rPr>
  </w:style>
  <w:style w:type="character" w:customStyle="1" w:styleId="Char1a">
    <w:name w:val="副标题 Char1"/>
    <w:basedOn w:val="a1"/>
    <w:uiPriority w:val="99"/>
    <w:qFormat/>
    <w:rPr>
      <w:rFonts w:ascii="Calibri Light" w:eastAsia="宋体" w:hAnsi="Calibri Light"/>
      <w:b/>
      <w:bCs/>
      <w:kern w:val="28"/>
      <w:sz w:val="32"/>
      <w:szCs w:val="32"/>
    </w:rPr>
  </w:style>
  <w:style w:type="character" w:customStyle="1" w:styleId="editclass">
    <w:name w:val="edit_class"/>
    <w:basedOn w:val="a1"/>
    <w:qFormat/>
  </w:style>
  <w:style w:type="paragraph" w:customStyle="1" w:styleId="35">
    <w:name w:val="列出段落3"/>
    <w:basedOn w:val="a0"/>
    <w:uiPriority w:val="99"/>
    <w:unhideWhenUsed/>
    <w:qFormat/>
    <w:pPr>
      <w:ind w:left="720"/>
      <w:contextualSpacing/>
    </w:pPr>
  </w:style>
  <w:style w:type="character" w:customStyle="1" w:styleId="26">
    <w:name w:val="书籍标题2"/>
    <w:basedOn w:val="a1"/>
    <w:uiPriority w:val="33"/>
    <w:qFormat/>
    <w:rPr>
      <w:b/>
      <w:bCs/>
      <w:i/>
      <w:iCs/>
      <w:spacing w:val="5"/>
    </w:rPr>
  </w:style>
  <w:style w:type="character" w:customStyle="1" w:styleId="DTBullet1Char">
    <w:name w:val="DT Bullet 1 Char"/>
    <w:link w:val="DTBullet1"/>
    <w:qFormat/>
    <w:rPr>
      <w:rFonts w:ascii="微软雅黑" w:eastAsia="微软雅黑" w:hAnsi="微软雅黑" w:cs="Arial"/>
      <w:sz w:val="22"/>
      <w:szCs w:val="18"/>
      <w:lang w:eastAsia="en-CA"/>
    </w:rPr>
  </w:style>
  <w:style w:type="paragraph" w:customStyle="1" w:styleId="DTBullet1">
    <w:name w:val="DT Bullet 1"/>
    <w:link w:val="DTBullet1Char"/>
    <w:qFormat/>
    <w:pPr>
      <w:framePr w:hSpace="180" w:wrap="around" w:hAnchor="page" w:xAlign="center" w:y="330"/>
      <w:tabs>
        <w:tab w:val="left" w:pos="142"/>
      </w:tabs>
      <w:spacing w:after="60"/>
      <w:jc w:val="center"/>
    </w:pPr>
    <w:rPr>
      <w:rFonts w:ascii="微软雅黑" w:eastAsia="微软雅黑" w:hAnsi="微软雅黑" w:cs="Arial"/>
      <w:sz w:val="22"/>
      <w:szCs w:val="18"/>
      <w:lang w:eastAsia="en-CA"/>
    </w:rPr>
  </w:style>
  <w:style w:type="paragraph" w:customStyle="1" w:styleId="Cap20">
    <w:name w:val="Cap_标题_2"/>
    <w:next w:val="a0"/>
    <w:qFormat/>
    <w:pPr>
      <w:keepNext/>
      <w:numPr>
        <w:ilvl w:val="1"/>
        <w:numId w:val="8"/>
      </w:numPr>
      <w:spacing w:before="180" w:after="120"/>
      <w:outlineLvl w:val="1"/>
    </w:pPr>
    <w:rPr>
      <w:rFonts w:ascii="Arial Bold" w:hAnsi="Arial Bold"/>
      <w:b/>
      <w:sz w:val="32"/>
      <w:szCs w:val="24"/>
      <w:lang w:eastAsia="en-CA"/>
    </w:rPr>
  </w:style>
  <w:style w:type="paragraph" w:customStyle="1" w:styleId="Cap3">
    <w:name w:val="Cap_标题_3"/>
    <w:next w:val="a0"/>
    <w:qFormat/>
    <w:pPr>
      <w:keepNext/>
      <w:numPr>
        <w:ilvl w:val="2"/>
        <w:numId w:val="8"/>
      </w:numPr>
      <w:spacing w:before="180" w:after="120"/>
      <w:outlineLvl w:val="2"/>
    </w:pPr>
    <w:rPr>
      <w:rFonts w:ascii="Arial Bold" w:hAnsi="Arial Bold" w:cs="Arial"/>
      <w:b/>
      <w:bCs/>
      <w:sz w:val="28"/>
      <w:szCs w:val="26"/>
      <w:lang w:eastAsia="en-CA"/>
    </w:rPr>
  </w:style>
  <w:style w:type="paragraph" w:customStyle="1" w:styleId="Cap10">
    <w:name w:val="Cap_标题_1"/>
    <w:next w:val="a0"/>
    <w:qFormat/>
    <w:pPr>
      <w:keepNext/>
      <w:pageBreakBefore/>
      <w:numPr>
        <w:numId w:val="8"/>
      </w:numPr>
      <w:spacing w:before="180" w:after="120"/>
      <w:outlineLvl w:val="0"/>
    </w:pPr>
    <w:rPr>
      <w:rFonts w:ascii="Arial Bold" w:hAnsi="Arial Bold" w:cs="Arial"/>
      <w:b/>
      <w:bCs/>
      <w:smallCaps/>
      <w:kern w:val="32"/>
      <w:sz w:val="36"/>
      <w:szCs w:val="36"/>
      <w:lang w:eastAsia="en-CA"/>
    </w:rPr>
  </w:style>
  <w:style w:type="paragraph" w:customStyle="1" w:styleId="TableText">
    <w:name w:val="Table Text"/>
    <w:basedOn w:val="a0"/>
    <w:qFormat/>
    <w:pPr>
      <w:spacing w:before="40" w:line="264" w:lineRule="auto"/>
      <w:ind w:right="101"/>
    </w:pPr>
    <w:rPr>
      <w:rFonts w:ascii="宋体" w:eastAsia="宋体" w:hAnsi="宋体"/>
      <w:bCs/>
      <w:szCs w:val="20"/>
    </w:rPr>
  </w:style>
  <w:style w:type="table" w:customStyle="1" w:styleId="1f">
    <w:name w:val="网格型1"/>
    <w:basedOn w:val="a2"/>
    <w:uiPriority w:val="39"/>
    <w:qFormat/>
    <w:rPr>
      <w:rFonts w:asciiTheme="minorHAnsi" w:eastAsiaTheme="minorEastAsia" w:hAnsiTheme="minorHAnsi" w:cstheme="minorBid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2"/>
    <w:uiPriority w:val="39"/>
    <w:qFormat/>
    <w:rPr>
      <w:rFonts w:asciiTheme="minorHAnsi" w:eastAsiaTheme="minorEastAsia" w:hAnsiTheme="minorHAnsi" w:cstheme="minorBid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
    <w:basedOn w:val="a2"/>
    <w:uiPriority w:val="39"/>
    <w:qFormat/>
    <w:rPr>
      <w:rFonts w:asciiTheme="minorHAnsi" w:eastAsiaTheme="minorEastAsia" w:hAnsiTheme="minorHAnsi" w:cstheme="minorBid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2"/>
    <w:uiPriority w:val="39"/>
    <w:qFormat/>
    <w:rPr>
      <w:rFonts w:asciiTheme="minorHAnsi" w:eastAsiaTheme="minorEastAsia" w:hAnsiTheme="minorHAnsi" w:cstheme="minorBid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网格型5"/>
    <w:basedOn w:val="a2"/>
    <w:uiPriority w:val="39"/>
    <w:qFormat/>
    <w:rPr>
      <w:rFonts w:asciiTheme="minorHAnsi" w:eastAsiaTheme="minorEastAsia" w:hAnsiTheme="minorHAnsi" w:cstheme="minorBid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Attribute1">
    <w:name w:val="ParaAttribute1"/>
    <w:uiPriority w:val="99"/>
    <w:qFormat/>
    <w:pPr>
      <w:wordWrap w:val="0"/>
      <w:jc w:val="center"/>
    </w:pPr>
    <w:rPr>
      <w:rFonts w:eastAsia="Batang"/>
    </w:rPr>
  </w:style>
  <w:style w:type="paragraph" w:customStyle="1" w:styleId="ParaAttribute2">
    <w:name w:val="ParaAttribute2"/>
    <w:uiPriority w:val="99"/>
    <w:qFormat/>
    <w:pPr>
      <w:wordWrap w:val="0"/>
      <w:jc w:val="center"/>
    </w:pPr>
    <w:rPr>
      <w:rFonts w:eastAsia="Batang"/>
    </w:rPr>
  </w:style>
  <w:style w:type="paragraph" w:customStyle="1" w:styleId="ParaAttribute4">
    <w:name w:val="ParaAttribute4"/>
    <w:uiPriority w:val="99"/>
    <w:qFormat/>
    <w:pPr>
      <w:wordWrap w:val="0"/>
      <w:ind w:firstLine="141"/>
      <w:jc w:val="center"/>
    </w:pPr>
    <w:rPr>
      <w:rFonts w:eastAsia="Batang"/>
    </w:rPr>
  </w:style>
  <w:style w:type="paragraph" w:customStyle="1" w:styleId="ParaAttribute7">
    <w:name w:val="ParaAttribute7"/>
    <w:uiPriority w:val="99"/>
    <w:qFormat/>
    <w:pPr>
      <w:wordWrap w:val="0"/>
      <w:ind w:firstLine="281"/>
      <w:jc w:val="both"/>
    </w:pPr>
    <w:rPr>
      <w:rFonts w:eastAsia="Batang"/>
    </w:rPr>
  </w:style>
  <w:style w:type="character" w:customStyle="1" w:styleId="CharAttribute1">
    <w:name w:val="CharAttribute1"/>
    <w:uiPriority w:val="99"/>
    <w:qFormat/>
    <w:rPr>
      <w:rFonts w:ascii="宋体" w:eastAsia="黑体" w:hAnsi="黑体"/>
      <w:b/>
      <w:sz w:val="32"/>
    </w:rPr>
  </w:style>
  <w:style w:type="character" w:customStyle="1" w:styleId="CharAttribute2">
    <w:name w:val="CharAttribute2"/>
    <w:uiPriority w:val="99"/>
    <w:qFormat/>
    <w:rPr>
      <w:rFonts w:ascii="宋体" w:eastAsia="宋体" w:hAnsi="宋体"/>
      <w:b/>
      <w:sz w:val="28"/>
    </w:rPr>
  </w:style>
  <w:style w:type="character" w:customStyle="1" w:styleId="CharAttribute3">
    <w:name w:val="CharAttribute3"/>
    <w:uiPriority w:val="99"/>
    <w:qFormat/>
    <w:rPr>
      <w:rFonts w:ascii="宋体" w:eastAsia="黑体" w:hAnsi="黑体"/>
      <w:b/>
      <w:sz w:val="28"/>
    </w:rPr>
  </w:style>
  <w:style w:type="paragraph" w:customStyle="1" w:styleId="44">
    <w:name w:val="列出段落4"/>
    <w:basedOn w:val="a0"/>
    <w:uiPriority w:val="99"/>
    <w:unhideWhenUsed/>
    <w:qFormat/>
    <w:pPr>
      <w:ind w:left="720"/>
      <w:contextualSpacing/>
    </w:pPr>
  </w:style>
  <w:style w:type="paragraph" w:customStyle="1" w:styleId="10">
    <w:name w:val="需求标题1"/>
    <w:basedOn w:val="1"/>
    <w:qFormat/>
    <w:pPr>
      <w:keepNext w:val="0"/>
      <w:keepLines/>
      <w:widowControl w:val="0"/>
      <w:numPr>
        <w:numId w:val="9"/>
      </w:numPr>
      <w:spacing w:beforeLines="50" w:afterLines="50" w:line="578" w:lineRule="auto"/>
    </w:pPr>
    <w:rPr>
      <w:rFonts w:ascii="Calibri" w:eastAsia="黑体" w:hAnsi="Calibri"/>
      <w:kern w:val="44"/>
      <w:sz w:val="30"/>
      <w:szCs w:val="44"/>
    </w:rPr>
  </w:style>
  <w:style w:type="paragraph" w:customStyle="1" w:styleId="20">
    <w:name w:val="需求标题2"/>
    <w:basedOn w:val="10"/>
    <w:qFormat/>
    <w:pPr>
      <w:numPr>
        <w:ilvl w:val="1"/>
      </w:numPr>
      <w:outlineLvl w:val="1"/>
    </w:pPr>
    <w:rPr>
      <w:sz w:val="28"/>
      <w:szCs w:val="28"/>
    </w:rPr>
  </w:style>
  <w:style w:type="paragraph" w:customStyle="1" w:styleId="31">
    <w:name w:val="需求标题3"/>
    <w:basedOn w:val="20"/>
    <w:qFormat/>
    <w:pPr>
      <w:numPr>
        <w:ilvl w:val="2"/>
      </w:numPr>
      <w:outlineLvl w:val="2"/>
    </w:pPr>
    <w:rPr>
      <w:sz w:val="24"/>
      <w:szCs w:val="24"/>
    </w:rPr>
  </w:style>
  <w:style w:type="paragraph" w:customStyle="1" w:styleId="40">
    <w:name w:val="需求标题4"/>
    <w:basedOn w:val="31"/>
    <w:qFormat/>
    <w:pPr>
      <w:numPr>
        <w:ilvl w:val="3"/>
      </w:numPr>
      <w:outlineLvl w:val="3"/>
    </w:pPr>
  </w:style>
  <w:style w:type="paragraph" w:customStyle="1" w:styleId="50">
    <w:name w:val="需求标题5"/>
    <w:basedOn w:val="31"/>
    <w:qFormat/>
    <w:pPr>
      <w:numPr>
        <w:ilvl w:val="4"/>
      </w:numPr>
      <w:outlineLvl w:val="4"/>
    </w:pPr>
    <w:rPr>
      <w:sz w:val="21"/>
    </w:rPr>
  </w:style>
  <w:style w:type="paragraph" w:customStyle="1" w:styleId="6">
    <w:name w:val="需求标题6"/>
    <w:basedOn w:val="50"/>
    <w:qFormat/>
    <w:pPr>
      <w:numPr>
        <w:ilvl w:val="5"/>
      </w:numPr>
      <w:outlineLvl w:val="5"/>
    </w:pPr>
  </w:style>
  <w:style w:type="paragraph" w:customStyle="1" w:styleId="54">
    <w:name w:val="列出段落5"/>
    <w:basedOn w:val="a0"/>
    <w:uiPriority w:val="99"/>
    <w:qFormat/>
    <w:pPr>
      <w:ind w:firstLineChars="200" w:firstLine="420"/>
    </w:pPr>
  </w:style>
  <w:style w:type="paragraph" w:customStyle="1" w:styleId="63">
    <w:name w:val="列出段落6"/>
    <w:basedOn w:val="a0"/>
    <w:uiPriority w:val="99"/>
    <w:qFormat/>
    <w:pPr>
      <w:ind w:firstLineChars="200" w:firstLine="420"/>
    </w:pPr>
  </w:style>
  <w:style w:type="paragraph" w:styleId="afff0">
    <w:name w:val="List Paragraph"/>
    <w:basedOn w:val="a0"/>
    <w:uiPriority w:val="34"/>
    <w:qFormat/>
    <w:pPr>
      <w:ind w:firstLineChars="200" w:firstLine="420"/>
    </w:pPr>
  </w:style>
  <w:style w:type="paragraph" w:customStyle="1" w:styleId="TableParagraph">
    <w:name w:val="Table Paragraph"/>
    <w:basedOn w:val="a0"/>
    <w:uiPriority w:val="1"/>
    <w:qFormat/>
    <w:rsid w:val="002D386D"/>
    <w:pPr>
      <w:widowControl w:val="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025">
      <w:bodyDiv w:val="1"/>
      <w:marLeft w:val="0"/>
      <w:marRight w:val="0"/>
      <w:marTop w:val="0"/>
      <w:marBottom w:val="0"/>
      <w:divBdr>
        <w:top w:val="none" w:sz="0" w:space="0" w:color="auto"/>
        <w:left w:val="none" w:sz="0" w:space="0" w:color="auto"/>
        <w:bottom w:val="none" w:sz="0" w:space="0" w:color="auto"/>
        <w:right w:val="none" w:sz="0" w:space="0" w:color="auto"/>
      </w:divBdr>
    </w:div>
    <w:div w:id="11033933">
      <w:bodyDiv w:val="1"/>
      <w:marLeft w:val="0"/>
      <w:marRight w:val="0"/>
      <w:marTop w:val="0"/>
      <w:marBottom w:val="0"/>
      <w:divBdr>
        <w:top w:val="none" w:sz="0" w:space="0" w:color="auto"/>
        <w:left w:val="none" w:sz="0" w:space="0" w:color="auto"/>
        <w:bottom w:val="none" w:sz="0" w:space="0" w:color="auto"/>
        <w:right w:val="none" w:sz="0" w:space="0" w:color="auto"/>
      </w:divBdr>
    </w:div>
    <w:div w:id="24643847">
      <w:bodyDiv w:val="1"/>
      <w:marLeft w:val="0"/>
      <w:marRight w:val="0"/>
      <w:marTop w:val="0"/>
      <w:marBottom w:val="0"/>
      <w:divBdr>
        <w:top w:val="none" w:sz="0" w:space="0" w:color="auto"/>
        <w:left w:val="none" w:sz="0" w:space="0" w:color="auto"/>
        <w:bottom w:val="none" w:sz="0" w:space="0" w:color="auto"/>
        <w:right w:val="none" w:sz="0" w:space="0" w:color="auto"/>
      </w:divBdr>
    </w:div>
    <w:div w:id="27729197">
      <w:bodyDiv w:val="1"/>
      <w:marLeft w:val="0"/>
      <w:marRight w:val="0"/>
      <w:marTop w:val="0"/>
      <w:marBottom w:val="0"/>
      <w:divBdr>
        <w:top w:val="none" w:sz="0" w:space="0" w:color="auto"/>
        <w:left w:val="none" w:sz="0" w:space="0" w:color="auto"/>
        <w:bottom w:val="none" w:sz="0" w:space="0" w:color="auto"/>
        <w:right w:val="none" w:sz="0" w:space="0" w:color="auto"/>
      </w:divBdr>
    </w:div>
    <w:div w:id="55318184">
      <w:bodyDiv w:val="1"/>
      <w:marLeft w:val="0"/>
      <w:marRight w:val="0"/>
      <w:marTop w:val="0"/>
      <w:marBottom w:val="0"/>
      <w:divBdr>
        <w:top w:val="none" w:sz="0" w:space="0" w:color="auto"/>
        <w:left w:val="none" w:sz="0" w:space="0" w:color="auto"/>
        <w:bottom w:val="none" w:sz="0" w:space="0" w:color="auto"/>
        <w:right w:val="none" w:sz="0" w:space="0" w:color="auto"/>
      </w:divBdr>
      <w:divsChild>
        <w:div w:id="194538412">
          <w:marLeft w:val="547"/>
          <w:marRight w:val="0"/>
          <w:marTop w:val="67"/>
          <w:marBottom w:val="0"/>
          <w:divBdr>
            <w:top w:val="none" w:sz="0" w:space="0" w:color="auto"/>
            <w:left w:val="none" w:sz="0" w:space="0" w:color="auto"/>
            <w:bottom w:val="none" w:sz="0" w:space="0" w:color="auto"/>
            <w:right w:val="none" w:sz="0" w:space="0" w:color="auto"/>
          </w:divBdr>
        </w:div>
        <w:div w:id="501972277">
          <w:marLeft w:val="1166"/>
          <w:marRight w:val="0"/>
          <w:marTop w:val="120"/>
          <w:marBottom w:val="0"/>
          <w:divBdr>
            <w:top w:val="none" w:sz="0" w:space="0" w:color="auto"/>
            <w:left w:val="none" w:sz="0" w:space="0" w:color="auto"/>
            <w:bottom w:val="none" w:sz="0" w:space="0" w:color="auto"/>
            <w:right w:val="none" w:sz="0" w:space="0" w:color="auto"/>
          </w:divBdr>
        </w:div>
        <w:div w:id="869103414">
          <w:marLeft w:val="1166"/>
          <w:marRight w:val="0"/>
          <w:marTop w:val="120"/>
          <w:marBottom w:val="0"/>
          <w:divBdr>
            <w:top w:val="none" w:sz="0" w:space="0" w:color="auto"/>
            <w:left w:val="none" w:sz="0" w:space="0" w:color="auto"/>
            <w:bottom w:val="none" w:sz="0" w:space="0" w:color="auto"/>
            <w:right w:val="none" w:sz="0" w:space="0" w:color="auto"/>
          </w:divBdr>
        </w:div>
        <w:div w:id="1250887592">
          <w:marLeft w:val="1166"/>
          <w:marRight w:val="0"/>
          <w:marTop w:val="120"/>
          <w:marBottom w:val="0"/>
          <w:divBdr>
            <w:top w:val="none" w:sz="0" w:space="0" w:color="auto"/>
            <w:left w:val="none" w:sz="0" w:space="0" w:color="auto"/>
            <w:bottom w:val="none" w:sz="0" w:space="0" w:color="auto"/>
            <w:right w:val="none" w:sz="0" w:space="0" w:color="auto"/>
          </w:divBdr>
        </w:div>
        <w:div w:id="1951545519">
          <w:marLeft w:val="1166"/>
          <w:marRight w:val="0"/>
          <w:marTop w:val="120"/>
          <w:marBottom w:val="0"/>
          <w:divBdr>
            <w:top w:val="none" w:sz="0" w:space="0" w:color="auto"/>
            <w:left w:val="none" w:sz="0" w:space="0" w:color="auto"/>
            <w:bottom w:val="none" w:sz="0" w:space="0" w:color="auto"/>
            <w:right w:val="none" w:sz="0" w:space="0" w:color="auto"/>
          </w:divBdr>
        </w:div>
        <w:div w:id="1532575709">
          <w:marLeft w:val="547"/>
          <w:marRight w:val="0"/>
          <w:marTop w:val="67"/>
          <w:marBottom w:val="0"/>
          <w:divBdr>
            <w:top w:val="none" w:sz="0" w:space="0" w:color="auto"/>
            <w:left w:val="none" w:sz="0" w:space="0" w:color="auto"/>
            <w:bottom w:val="none" w:sz="0" w:space="0" w:color="auto"/>
            <w:right w:val="none" w:sz="0" w:space="0" w:color="auto"/>
          </w:divBdr>
        </w:div>
        <w:div w:id="1928536760">
          <w:marLeft w:val="1166"/>
          <w:marRight w:val="0"/>
          <w:marTop w:val="67"/>
          <w:marBottom w:val="0"/>
          <w:divBdr>
            <w:top w:val="none" w:sz="0" w:space="0" w:color="auto"/>
            <w:left w:val="none" w:sz="0" w:space="0" w:color="auto"/>
            <w:bottom w:val="none" w:sz="0" w:space="0" w:color="auto"/>
            <w:right w:val="none" w:sz="0" w:space="0" w:color="auto"/>
          </w:divBdr>
        </w:div>
        <w:div w:id="946044328">
          <w:marLeft w:val="1166"/>
          <w:marRight w:val="0"/>
          <w:marTop w:val="67"/>
          <w:marBottom w:val="0"/>
          <w:divBdr>
            <w:top w:val="none" w:sz="0" w:space="0" w:color="auto"/>
            <w:left w:val="none" w:sz="0" w:space="0" w:color="auto"/>
            <w:bottom w:val="none" w:sz="0" w:space="0" w:color="auto"/>
            <w:right w:val="none" w:sz="0" w:space="0" w:color="auto"/>
          </w:divBdr>
        </w:div>
        <w:div w:id="1993943046">
          <w:marLeft w:val="1166"/>
          <w:marRight w:val="0"/>
          <w:marTop w:val="67"/>
          <w:marBottom w:val="0"/>
          <w:divBdr>
            <w:top w:val="none" w:sz="0" w:space="0" w:color="auto"/>
            <w:left w:val="none" w:sz="0" w:space="0" w:color="auto"/>
            <w:bottom w:val="none" w:sz="0" w:space="0" w:color="auto"/>
            <w:right w:val="none" w:sz="0" w:space="0" w:color="auto"/>
          </w:divBdr>
        </w:div>
        <w:div w:id="1654144811">
          <w:marLeft w:val="1166"/>
          <w:marRight w:val="0"/>
          <w:marTop w:val="67"/>
          <w:marBottom w:val="0"/>
          <w:divBdr>
            <w:top w:val="none" w:sz="0" w:space="0" w:color="auto"/>
            <w:left w:val="none" w:sz="0" w:space="0" w:color="auto"/>
            <w:bottom w:val="none" w:sz="0" w:space="0" w:color="auto"/>
            <w:right w:val="none" w:sz="0" w:space="0" w:color="auto"/>
          </w:divBdr>
        </w:div>
        <w:div w:id="126095855">
          <w:marLeft w:val="547"/>
          <w:marRight w:val="0"/>
          <w:marTop w:val="67"/>
          <w:marBottom w:val="0"/>
          <w:divBdr>
            <w:top w:val="none" w:sz="0" w:space="0" w:color="auto"/>
            <w:left w:val="none" w:sz="0" w:space="0" w:color="auto"/>
            <w:bottom w:val="none" w:sz="0" w:space="0" w:color="auto"/>
            <w:right w:val="none" w:sz="0" w:space="0" w:color="auto"/>
          </w:divBdr>
        </w:div>
        <w:div w:id="329677853">
          <w:marLeft w:val="1166"/>
          <w:marRight w:val="0"/>
          <w:marTop w:val="67"/>
          <w:marBottom w:val="0"/>
          <w:divBdr>
            <w:top w:val="none" w:sz="0" w:space="0" w:color="auto"/>
            <w:left w:val="none" w:sz="0" w:space="0" w:color="auto"/>
            <w:bottom w:val="none" w:sz="0" w:space="0" w:color="auto"/>
            <w:right w:val="none" w:sz="0" w:space="0" w:color="auto"/>
          </w:divBdr>
        </w:div>
        <w:div w:id="332418425">
          <w:marLeft w:val="1166"/>
          <w:marRight w:val="0"/>
          <w:marTop w:val="67"/>
          <w:marBottom w:val="0"/>
          <w:divBdr>
            <w:top w:val="none" w:sz="0" w:space="0" w:color="auto"/>
            <w:left w:val="none" w:sz="0" w:space="0" w:color="auto"/>
            <w:bottom w:val="none" w:sz="0" w:space="0" w:color="auto"/>
            <w:right w:val="none" w:sz="0" w:space="0" w:color="auto"/>
          </w:divBdr>
        </w:div>
        <w:div w:id="734283246">
          <w:marLeft w:val="1166"/>
          <w:marRight w:val="0"/>
          <w:marTop w:val="67"/>
          <w:marBottom w:val="0"/>
          <w:divBdr>
            <w:top w:val="none" w:sz="0" w:space="0" w:color="auto"/>
            <w:left w:val="none" w:sz="0" w:space="0" w:color="auto"/>
            <w:bottom w:val="none" w:sz="0" w:space="0" w:color="auto"/>
            <w:right w:val="none" w:sz="0" w:space="0" w:color="auto"/>
          </w:divBdr>
        </w:div>
        <w:div w:id="1700858737">
          <w:marLeft w:val="1166"/>
          <w:marRight w:val="0"/>
          <w:marTop w:val="67"/>
          <w:marBottom w:val="0"/>
          <w:divBdr>
            <w:top w:val="none" w:sz="0" w:space="0" w:color="auto"/>
            <w:left w:val="none" w:sz="0" w:space="0" w:color="auto"/>
            <w:bottom w:val="none" w:sz="0" w:space="0" w:color="auto"/>
            <w:right w:val="none" w:sz="0" w:space="0" w:color="auto"/>
          </w:divBdr>
        </w:div>
      </w:divsChild>
    </w:div>
    <w:div w:id="63186732">
      <w:bodyDiv w:val="1"/>
      <w:marLeft w:val="0"/>
      <w:marRight w:val="0"/>
      <w:marTop w:val="0"/>
      <w:marBottom w:val="0"/>
      <w:divBdr>
        <w:top w:val="none" w:sz="0" w:space="0" w:color="auto"/>
        <w:left w:val="none" w:sz="0" w:space="0" w:color="auto"/>
        <w:bottom w:val="none" w:sz="0" w:space="0" w:color="auto"/>
        <w:right w:val="none" w:sz="0" w:space="0" w:color="auto"/>
      </w:divBdr>
    </w:div>
    <w:div w:id="85540069">
      <w:bodyDiv w:val="1"/>
      <w:marLeft w:val="0"/>
      <w:marRight w:val="0"/>
      <w:marTop w:val="0"/>
      <w:marBottom w:val="0"/>
      <w:divBdr>
        <w:top w:val="none" w:sz="0" w:space="0" w:color="auto"/>
        <w:left w:val="none" w:sz="0" w:space="0" w:color="auto"/>
        <w:bottom w:val="none" w:sz="0" w:space="0" w:color="auto"/>
        <w:right w:val="none" w:sz="0" w:space="0" w:color="auto"/>
      </w:divBdr>
    </w:div>
    <w:div w:id="115296366">
      <w:bodyDiv w:val="1"/>
      <w:marLeft w:val="0"/>
      <w:marRight w:val="0"/>
      <w:marTop w:val="0"/>
      <w:marBottom w:val="0"/>
      <w:divBdr>
        <w:top w:val="none" w:sz="0" w:space="0" w:color="auto"/>
        <w:left w:val="none" w:sz="0" w:space="0" w:color="auto"/>
        <w:bottom w:val="none" w:sz="0" w:space="0" w:color="auto"/>
        <w:right w:val="none" w:sz="0" w:space="0" w:color="auto"/>
      </w:divBdr>
    </w:div>
    <w:div w:id="127360493">
      <w:bodyDiv w:val="1"/>
      <w:marLeft w:val="0"/>
      <w:marRight w:val="0"/>
      <w:marTop w:val="0"/>
      <w:marBottom w:val="0"/>
      <w:divBdr>
        <w:top w:val="none" w:sz="0" w:space="0" w:color="auto"/>
        <w:left w:val="none" w:sz="0" w:space="0" w:color="auto"/>
        <w:bottom w:val="none" w:sz="0" w:space="0" w:color="auto"/>
        <w:right w:val="none" w:sz="0" w:space="0" w:color="auto"/>
      </w:divBdr>
    </w:div>
    <w:div w:id="135221745">
      <w:bodyDiv w:val="1"/>
      <w:marLeft w:val="0"/>
      <w:marRight w:val="0"/>
      <w:marTop w:val="0"/>
      <w:marBottom w:val="0"/>
      <w:divBdr>
        <w:top w:val="none" w:sz="0" w:space="0" w:color="auto"/>
        <w:left w:val="none" w:sz="0" w:space="0" w:color="auto"/>
        <w:bottom w:val="none" w:sz="0" w:space="0" w:color="auto"/>
        <w:right w:val="none" w:sz="0" w:space="0" w:color="auto"/>
      </w:divBdr>
    </w:div>
    <w:div w:id="182521215">
      <w:bodyDiv w:val="1"/>
      <w:marLeft w:val="0"/>
      <w:marRight w:val="0"/>
      <w:marTop w:val="0"/>
      <w:marBottom w:val="0"/>
      <w:divBdr>
        <w:top w:val="none" w:sz="0" w:space="0" w:color="auto"/>
        <w:left w:val="none" w:sz="0" w:space="0" w:color="auto"/>
        <w:bottom w:val="none" w:sz="0" w:space="0" w:color="auto"/>
        <w:right w:val="none" w:sz="0" w:space="0" w:color="auto"/>
      </w:divBdr>
    </w:div>
    <w:div w:id="229078517">
      <w:bodyDiv w:val="1"/>
      <w:marLeft w:val="0"/>
      <w:marRight w:val="0"/>
      <w:marTop w:val="0"/>
      <w:marBottom w:val="0"/>
      <w:divBdr>
        <w:top w:val="none" w:sz="0" w:space="0" w:color="auto"/>
        <w:left w:val="none" w:sz="0" w:space="0" w:color="auto"/>
        <w:bottom w:val="none" w:sz="0" w:space="0" w:color="auto"/>
        <w:right w:val="none" w:sz="0" w:space="0" w:color="auto"/>
      </w:divBdr>
    </w:div>
    <w:div w:id="246229344">
      <w:bodyDiv w:val="1"/>
      <w:marLeft w:val="0"/>
      <w:marRight w:val="0"/>
      <w:marTop w:val="0"/>
      <w:marBottom w:val="0"/>
      <w:divBdr>
        <w:top w:val="none" w:sz="0" w:space="0" w:color="auto"/>
        <w:left w:val="none" w:sz="0" w:space="0" w:color="auto"/>
        <w:bottom w:val="none" w:sz="0" w:space="0" w:color="auto"/>
        <w:right w:val="none" w:sz="0" w:space="0" w:color="auto"/>
      </w:divBdr>
    </w:div>
    <w:div w:id="282083252">
      <w:bodyDiv w:val="1"/>
      <w:marLeft w:val="0"/>
      <w:marRight w:val="0"/>
      <w:marTop w:val="0"/>
      <w:marBottom w:val="0"/>
      <w:divBdr>
        <w:top w:val="none" w:sz="0" w:space="0" w:color="auto"/>
        <w:left w:val="none" w:sz="0" w:space="0" w:color="auto"/>
        <w:bottom w:val="none" w:sz="0" w:space="0" w:color="auto"/>
        <w:right w:val="none" w:sz="0" w:space="0" w:color="auto"/>
      </w:divBdr>
    </w:div>
    <w:div w:id="354238077">
      <w:bodyDiv w:val="1"/>
      <w:marLeft w:val="0"/>
      <w:marRight w:val="0"/>
      <w:marTop w:val="0"/>
      <w:marBottom w:val="0"/>
      <w:divBdr>
        <w:top w:val="none" w:sz="0" w:space="0" w:color="auto"/>
        <w:left w:val="none" w:sz="0" w:space="0" w:color="auto"/>
        <w:bottom w:val="none" w:sz="0" w:space="0" w:color="auto"/>
        <w:right w:val="none" w:sz="0" w:space="0" w:color="auto"/>
      </w:divBdr>
    </w:div>
    <w:div w:id="366298011">
      <w:bodyDiv w:val="1"/>
      <w:marLeft w:val="0"/>
      <w:marRight w:val="0"/>
      <w:marTop w:val="0"/>
      <w:marBottom w:val="0"/>
      <w:divBdr>
        <w:top w:val="none" w:sz="0" w:space="0" w:color="auto"/>
        <w:left w:val="none" w:sz="0" w:space="0" w:color="auto"/>
        <w:bottom w:val="none" w:sz="0" w:space="0" w:color="auto"/>
        <w:right w:val="none" w:sz="0" w:space="0" w:color="auto"/>
      </w:divBdr>
    </w:div>
    <w:div w:id="398098375">
      <w:bodyDiv w:val="1"/>
      <w:marLeft w:val="0"/>
      <w:marRight w:val="0"/>
      <w:marTop w:val="0"/>
      <w:marBottom w:val="0"/>
      <w:divBdr>
        <w:top w:val="none" w:sz="0" w:space="0" w:color="auto"/>
        <w:left w:val="none" w:sz="0" w:space="0" w:color="auto"/>
        <w:bottom w:val="none" w:sz="0" w:space="0" w:color="auto"/>
        <w:right w:val="none" w:sz="0" w:space="0" w:color="auto"/>
      </w:divBdr>
    </w:div>
    <w:div w:id="409011825">
      <w:bodyDiv w:val="1"/>
      <w:marLeft w:val="0"/>
      <w:marRight w:val="0"/>
      <w:marTop w:val="0"/>
      <w:marBottom w:val="0"/>
      <w:divBdr>
        <w:top w:val="none" w:sz="0" w:space="0" w:color="auto"/>
        <w:left w:val="none" w:sz="0" w:space="0" w:color="auto"/>
        <w:bottom w:val="none" w:sz="0" w:space="0" w:color="auto"/>
        <w:right w:val="none" w:sz="0" w:space="0" w:color="auto"/>
      </w:divBdr>
    </w:div>
    <w:div w:id="463154434">
      <w:bodyDiv w:val="1"/>
      <w:marLeft w:val="0"/>
      <w:marRight w:val="0"/>
      <w:marTop w:val="0"/>
      <w:marBottom w:val="0"/>
      <w:divBdr>
        <w:top w:val="none" w:sz="0" w:space="0" w:color="auto"/>
        <w:left w:val="none" w:sz="0" w:space="0" w:color="auto"/>
        <w:bottom w:val="none" w:sz="0" w:space="0" w:color="auto"/>
        <w:right w:val="none" w:sz="0" w:space="0" w:color="auto"/>
      </w:divBdr>
    </w:div>
    <w:div w:id="523594016">
      <w:bodyDiv w:val="1"/>
      <w:marLeft w:val="0"/>
      <w:marRight w:val="0"/>
      <w:marTop w:val="0"/>
      <w:marBottom w:val="0"/>
      <w:divBdr>
        <w:top w:val="none" w:sz="0" w:space="0" w:color="auto"/>
        <w:left w:val="none" w:sz="0" w:space="0" w:color="auto"/>
        <w:bottom w:val="none" w:sz="0" w:space="0" w:color="auto"/>
        <w:right w:val="none" w:sz="0" w:space="0" w:color="auto"/>
      </w:divBdr>
    </w:div>
    <w:div w:id="608927098">
      <w:bodyDiv w:val="1"/>
      <w:marLeft w:val="0"/>
      <w:marRight w:val="0"/>
      <w:marTop w:val="0"/>
      <w:marBottom w:val="0"/>
      <w:divBdr>
        <w:top w:val="none" w:sz="0" w:space="0" w:color="auto"/>
        <w:left w:val="none" w:sz="0" w:space="0" w:color="auto"/>
        <w:bottom w:val="none" w:sz="0" w:space="0" w:color="auto"/>
        <w:right w:val="none" w:sz="0" w:space="0" w:color="auto"/>
      </w:divBdr>
    </w:div>
    <w:div w:id="619607364">
      <w:bodyDiv w:val="1"/>
      <w:marLeft w:val="0"/>
      <w:marRight w:val="0"/>
      <w:marTop w:val="0"/>
      <w:marBottom w:val="0"/>
      <w:divBdr>
        <w:top w:val="none" w:sz="0" w:space="0" w:color="auto"/>
        <w:left w:val="none" w:sz="0" w:space="0" w:color="auto"/>
        <w:bottom w:val="none" w:sz="0" w:space="0" w:color="auto"/>
        <w:right w:val="none" w:sz="0" w:space="0" w:color="auto"/>
      </w:divBdr>
    </w:div>
    <w:div w:id="645546729">
      <w:bodyDiv w:val="1"/>
      <w:marLeft w:val="0"/>
      <w:marRight w:val="0"/>
      <w:marTop w:val="0"/>
      <w:marBottom w:val="0"/>
      <w:divBdr>
        <w:top w:val="none" w:sz="0" w:space="0" w:color="auto"/>
        <w:left w:val="none" w:sz="0" w:space="0" w:color="auto"/>
        <w:bottom w:val="none" w:sz="0" w:space="0" w:color="auto"/>
        <w:right w:val="none" w:sz="0" w:space="0" w:color="auto"/>
      </w:divBdr>
    </w:div>
    <w:div w:id="716395099">
      <w:bodyDiv w:val="1"/>
      <w:marLeft w:val="0"/>
      <w:marRight w:val="0"/>
      <w:marTop w:val="0"/>
      <w:marBottom w:val="0"/>
      <w:divBdr>
        <w:top w:val="none" w:sz="0" w:space="0" w:color="auto"/>
        <w:left w:val="none" w:sz="0" w:space="0" w:color="auto"/>
        <w:bottom w:val="none" w:sz="0" w:space="0" w:color="auto"/>
        <w:right w:val="none" w:sz="0" w:space="0" w:color="auto"/>
      </w:divBdr>
    </w:div>
    <w:div w:id="740710430">
      <w:bodyDiv w:val="1"/>
      <w:marLeft w:val="0"/>
      <w:marRight w:val="0"/>
      <w:marTop w:val="0"/>
      <w:marBottom w:val="0"/>
      <w:divBdr>
        <w:top w:val="none" w:sz="0" w:space="0" w:color="auto"/>
        <w:left w:val="none" w:sz="0" w:space="0" w:color="auto"/>
        <w:bottom w:val="none" w:sz="0" w:space="0" w:color="auto"/>
        <w:right w:val="none" w:sz="0" w:space="0" w:color="auto"/>
      </w:divBdr>
    </w:div>
    <w:div w:id="761998162">
      <w:bodyDiv w:val="1"/>
      <w:marLeft w:val="0"/>
      <w:marRight w:val="0"/>
      <w:marTop w:val="0"/>
      <w:marBottom w:val="0"/>
      <w:divBdr>
        <w:top w:val="none" w:sz="0" w:space="0" w:color="auto"/>
        <w:left w:val="none" w:sz="0" w:space="0" w:color="auto"/>
        <w:bottom w:val="none" w:sz="0" w:space="0" w:color="auto"/>
        <w:right w:val="none" w:sz="0" w:space="0" w:color="auto"/>
      </w:divBdr>
    </w:div>
    <w:div w:id="795560191">
      <w:bodyDiv w:val="1"/>
      <w:marLeft w:val="0"/>
      <w:marRight w:val="0"/>
      <w:marTop w:val="0"/>
      <w:marBottom w:val="0"/>
      <w:divBdr>
        <w:top w:val="none" w:sz="0" w:space="0" w:color="auto"/>
        <w:left w:val="none" w:sz="0" w:space="0" w:color="auto"/>
        <w:bottom w:val="none" w:sz="0" w:space="0" w:color="auto"/>
        <w:right w:val="none" w:sz="0" w:space="0" w:color="auto"/>
      </w:divBdr>
    </w:div>
    <w:div w:id="802312909">
      <w:bodyDiv w:val="1"/>
      <w:marLeft w:val="0"/>
      <w:marRight w:val="0"/>
      <w:marTop w:val="0"/>
      <w:marBottom w:val="0"/>
      <w:divBdr>
        <w:top w:val="none" w:sz="0" w:space="0" w:color="auto"/>
        <w:left w:val="none" w:sz="0" w:space="0" w:color="auto"/>
        <w:bottom w:val="none" w:sz="0" w:space="0" w:color="auto"/>
        <w:right w:val="none" w:sz="0" w:space="0" w:color="auto"/>
      </w:divBdr>
    </w:div>
    <w:div w:id="851921248">
      <w:bodyDiv w:val="1"/>
      <w:marLeft w:val="0"/>
      <w:marRight w:val="0"/>
      <w:marTop w:val="0"/>
      <w:marBottom w:val="0"/>
      <w:divBdr>
        <w:top w:val="none" w:sz="0" w:space="0" w:color="auto"/>
        <w:left w:val="none" w:sz="0" w:space="0" w:color="auto"/>
        <w:bottom w:val="none" w:sz="0" w:space="0" w:color="auto"/>
        <w:right w:val="none" w:sz="0" w:space="0" w:color="auto"/>
      </w:divBdr>
    </w:div>
    <w:div w:id="864364841">
      <w:bodyDiv w:val="1"/>
      <w:marLeft w:val="0"/>
      <w:marRight w:val="0"/>
      <w:marTop w:val="0"/>
      <w:marBottom w:val="0"/>
      <w:divBdr>
        <w:top w:val="none" w:sz="0" w:space="0" w:color="auto"/>
        <w:left w:val="none" w:sz="0" w:space="0" w:color="auto"/>
        <w:bottom w:val="none" w:sz="0" w:space="0" w:color="auto"/>
        <w:right w:val="none" w:sz="0" w:space="0" w:color="auto"/>
      </w:divBdr>
    </w:div>
    <w:div w:id="900097377">
      <w:bodyDiv w:val="1"/>
      <w:marLeft w:val="0"/>
      <w:marRight w:val="0"/>
      <w:marTop w:val="0"/>
      <w:marBottom w:val="0"/>
      <w:divBdr>
        <w:top w:val="none" w:sz="0" w:space="0" w:color="auto"/>
        <w:left w:val="none" w:sz="0" w:space="0" w:color="auto"/>
        <w:bottom w:val="none" w:sz="0" w:space="0" w:color="auto"/>
        <w:right w:val="none" w:sz="0" w:space="0" w:color="auto"/>
      </w:divBdr>
    </w:div>
    <w:div w:id="936252758">
      <w:bodyDiv w:val="1"/>
      <w:marLeft w:val="0"/>
      <w:marRight w:val="0"/>
      <w:marTop w:val="0"/>
      <w:marBottom w:val="0"/>
      <w:divBdr>
        <w:top w:val="none" w:sz="0" w:space="0" w:color="auto"/>
        <w:left w:val="none" w:sz="0" w:space="0" w:color="auto"/>
        <w:bottom w:val="none" w:sz="0" w:space="0" w:color="auto"/>
        <w:right w:val="none" w:sz="0" w:space="0" w:color="auto"/>
      </w:divBdr>
    </w:div>
    <w:div w:id="966156747">
      <w:bodyDiv w:val="1"/>
      <w:marLeft w:val="0"/>
      <w:marRight w:val="0"/>
      <w:marTop w:val="0"/>
      <w:marBottom w:val="0"/>
      <w:divBdr>
        <w:top w:val="none" w:sz="0" w:space="0" w:color="auto"/>
        <w:left w:val="none" w:sz="0" w:space="0" w:color="auto"/>
        <w:bottom w:val="none" w:sz="0" w:space="0" w:color="auto"/>
        <w:right w:val="none" w:sz="0" w:space="0" w:color="auto"/>
      </w:divBdr>
    </w:div>
    <w:div w:id="967663982">
      <w:bodyDiv w:val="1"/>
      <w:marLeft w:val="0"/>
      <w:marRight w:val="0"/>
      <w:marTop w:val="0"/>
      <w:marBottom w:val="0"/>
      <w:divBdr>
        <w:top w:val="none" w:sz="0" w:space="0" w:color="auto"/>
        <w:left w:val="none" w:sz="0" w:space="0" w:color="auto"/>
        <w:bottom w:val="none" w:sz="0" w:space="0" w:color="auto"/>
        <w:right w:val="none" w:sz="0" w:space="0" w:color="auto"/>
      </w:divBdr>
    </w:div>
    <w:div w:id="989557097">
      <w:bodyDiv w:val="1"/>
      <w:marLeft w:val="0"/>
      <w:marRight w:val="0"/>
      <w:marTop w:val="0"/>
      <w:marBottom w:val="0"/>
      <w:divBdr>
        <w:top w:val="none" w:sz="0" w:space="0" w:color="auto"/>
        <w:left w:val="none" w:sz="0" w:space="0" w:color="auto"/>
        <w:bottom w:val="none" w:sz="0" w:space="0" w:color="auto"/>
        <w:right w:val="none" w:sz="0" w:space="0" w:color="auto"/>
      </w:divBdr>
    </w:div>
    <w:div w:id="1013263091">
      <w:bodyDiv w:val="1"/>
      <w:marLeft w:val="0"/>
      <w:marRight w:val="0"/>
      <w:marTop w:val="0"/>
      <w:marBottom w:val="0"/>
      <w:divBdr>
        <w:top w:val="none" w:sz="0" w:space="0" w:color="auto"/>
        <w:left w:val="none" w:sz="0" w:space="0" w:color="auto"/>
        <w:bottom w:val="none" w:sz="0" w:space="0" w:color="auto"/>
        <w:right w:val="none" w:sz="0" w:space="0" w:color="auto"/>
      </w:divBdr>
    </w:div>
    <w:div w:id="1021051423">
      <w:bodyDiv w:val="1"/>
      <w:marLeft w:val="0"/>
      <w:marRight w:val="0"/>
      <w:marTop w:val="0"/>
      <w:marBottom w:val="0"/>
      <w:divBdr>
        <w:top w:val="none" w:sz="0" w:space="0" w:color="auto"/>
        <w:left w:val="none" w:sz="0" w:space="0" w:color="auto"/>
        <w:bottom w:val="none" w:sz="0" w:space="0" w:color="auto"/>
        <w:right w:val="none" w:sz="0" w:space="0" w:color="auto"/>
      </w:divBdr>
    </w:div>
    <w:div w:id="1129739117">
      <w:bodyDiv w:val="1"/>
      <w:marLeft w:val="0"/>
      <w:marRight w:val="0"/>
      <w:marTop w:val="0"/>
      <w:marBottom w:val="0"/>
      <w:divBdr>
        <w:top w:val="none" w:sz="0" w:space="0" w:color="auto"/>
        <w:left w:val="none" w:sz="0" w:space="0" w:color="auto"/>
        <w:bottom w:val="none" w:sz="0" w:space="0" w:color="auto"/>
        <w:right w:val="none" w:sz="0" w:space="0" w:color="auto"/>
      </w:divBdr>
    </w:div>
    <w:div w:id="1177234630">
      <w:bodyDiv w:val="1"/>
      <w:marLeft w:val="0"/>
      <w:marRight w:val="0"/>
      <w:marTop w:val="0"/>
      <w:marBottom w:val="0"/>
      <w:divBdr>
        <w:top w:val="none" w:sz="0" w:space="0" w:color="auto"/>
        <w:left w:val="none" w:sz="0" w:space="0" w:color="auto"/>
        <w:bottom w:val="none" w:sz="0" w:space="0" w:color="auto"/>
        <w:right w:val="none" w:sz="0" w:space="0" w:color="auto"/>
      </w:divBdr>
    </w:div>
    <w:div w:id="1184366933">
      <w:bodyDiv w:val="1"/>
      <w:marLeft w:val="0"/>
      <w:marRight w:val="0"/>
      <w:marTop w:val="0"/>
      <w:marBottom w:val="0"/>
      <w:divBdr>
        <w:top w:val="none" w:sz="0" w:space="0" w:color="auto"/>
        <w:left w:val="none" w:sz="0" w:space="0" w:color="auto"/>
        <w:bottom w:val="none" w:sz="0" w:space="0" w:color="auto"/>
        <w:right w:val="none" w:sz="0" w:space="0" w:color="auto"/>
      </w:divBdr>
    </w:div>
    <w:div w:id="1191407664">
      <w:bodyDiv w:val="1"/>
      <w:marLeft w:val="0"/>
      <w:marRight w:val="0"/>
      <w:marTop w:val="0"/>
      <w:marBottom w:val="0"/>
      <w:divBdr>
        <w:top w:val="none" w:sz="0" w:space="0" w:color="auto"/>
        <w:left w:val="none" w:sz="0" w:space="0" w:color="auto"/>
        <w:bottom w:val="none" w:sz="0" w:space="0" w:color="auto"/>
        <w:right w:val="none" w:sz="0" w:space="0" w:color="auto"/>
      </w:divBdr>
    </w:div>
    <w:div w:id="1225409577">
      <w:bodyDiv w:val="1"/>
      <w:marLeft w:val="0"/>
      <w:marRight w:val="0"/>
      <w:marTop w:val="0"/>
      <w:marBottom w:val="0"/>
      <w:divBdr>
        <w:top w:val="none" w:sz="0" w:space="0" w:color="auto"/>
        <w:left w:val="none" w:sz="0" w:space="0" w:color="auto"/>
        <w:bottom w:val="none" w:sz="0" w:space="0" w:color="auto"/>
        <w:right w:val="none" w:sz="0" w:space="0" w:color="auto"/>
      </w:divBdr>
    </w:div>
    <w:div w:id="1315915157">
      <w:bodyDiv w:val="1"/>
      <w:marLeft w:val="0"/>
      <w:marRight w:val="0"/>
      <w:marTop w:val="0"/>
      <w:marBottom w:val="0"/>
      <w:divBdr>
        <w:top w:val="none" w:sz="0" w:space="0" w:color="auto"/>
        <w:left w:val="none" w:sz="0" w:space="0" w:color="auto"/>
        <w:bottom w:val="none" w:sz="0" w:space="0" w:color="auto"/>
        <w:right w:val="none" w:sz="0" w:space="0" w:color="auto"/>
      </w:divBdr>
    </w:div>
    <w:div w:id="1318920629">
      <w:bodyDiv w:val="1"/>
      <w:marLeft w:val="0"/>
      <w:marRight w:val="0"/>
      <w:marTop w:val="0"/>
      <w:marBottom w:val="0"/>
      <w:divBdr>
        <w:top w:val="none" w:sz="0" w:space="0" w:color="auto"/>
        <w:left w:val="none" w:sz="0" w:space="0" w:color="auto"/>
        <w:bottom w:val="none" w:sz="0" w:space="0" w:color="auto"/>
        <w:right w:val="none" w:sz="0" w:space="0" w:color="auto"/>
      </w:divBdr>
    </w:div>
    <w:div w:id="1345590268">
      <w:bodyDiv w:val="1"/>
      <w:marLeft w:val="0"/>
      <w:marRight w:val="0"/>
      <w:marTop w:val="0"/>
      <w:marBottom w:val="0"/>
      <w:divBdr>
        <w:top w:val="none" w:sz="0" w:space="0" w:color="auto"/>
        <w:left w:val="none" w:sz="0" w:space="0" w:color="auto"/>
        <w:bottom w:val="none" w:sz="0" w:space="0" w:color="auto"/>
        <w:right w:val="none" w:sz="0" w:space="0" w:color="auto"/>
      </w:divBdr>
    </w:div>
    <w:div w:id="1363901294">
      <w:bodyDiv w:val="1"/>
      <w:marLeft w:val="0"/>
      <w:marRight w:val="0"/>
      <w:marTop w:val="0"/>
      <w:marBottom w:val="0"/>
      <w:divBdr>
        <w:top w:val="none" w:sz="0" w:space="0" w:color="auto"/>
        <w:left w:val="none" w:sz="0" w:space="0" w:color="auto"/>
        <w:bottom w:val="none" w:sz="0" w:space="0" w:color="auto"/>
        <w:right w:val="none" w:sz="0" w:space="0" w:color="auto"/>
      </w:divBdr>
    </w:div>
    <w:div w:id="1380086027">
      <w:bodyDiv w:val="1"/>
      <w:marLeft w:val="0"/>
      <w:marRight w:val="0"/>
      <w:marTop w:val="0"/>
      <w:marBottom w:val="0"/>
      <w:divBdr>
        <w:top w:val="none" w:sz="0" w:space="0" w:color="auto"/>
        <w:left w:val="none" w:sz="0" w:space="0" w:color="auto"/>
        <w:bottom w:val="none" w:sz="0" w:space="0" w:color="auto"/>
        <w:right w:val="none" w:sz="0" w:space="0" w:color="auto"/>
      </w:divBdr>
    </w:div>
    <w:div w:id="1393308211">
      <w:bodyDiv w:val="1"/>
      <w:marLeft w:val="0"/>
      <w:marRight w:val="0"/>
      <w:marTop w:val="0"/>
      <w:marBottom w:val="0"/>
      <w:divBdr>
        <w:top w:val="none" w:sz="0" w:space="0" w:color="auto"/>
        <w:left w:val="none" w:sz="0" w:space="0" w:color="auto"/>
        <w:bottom w:val="none" w:sz="0" w:space="0" w:color="auto"/>
        <w:right w:val="none" w:sz="0" w:space="0" w:color="auto"/>
      </w:divBdr>
    </w:div>
    <w:div w:id="1407609906">
      <w:bodyDiv w:val="1"/>
      <w:marLeft w:val="0"/>
      <w:marRight w:val="0"/>
      <w:marTop w:val="0"/>
      <w:marBottom w:val="0"/>
      <w:divBdr>
        <w:top w:val="none" w:sz="0" w:space="0" w:color="auto"/>
        <w:left w:val="none" w:sz="0" w:space="0" w:color="auto"/>
        <w:bottom w:val="none" w:sz="0" w:space="0" w:color="auto"/>
        <w:right w:val="none" w:sz="0" w:space="0" w:color="auto"/>
      </w:divBdr>
    </w:div>
    <w:div w:id="1417168702">
      <w:bodyDiv w:val="1"/>
      <w:marLeft w:val="0"/>
      <w:marRight w:val="0"/>
      <w:marTop w:val="0"/>
      <w:marBottom w:val="0"/>
      <w:divBdr>
        <w:top w:val="none" w:sz="0" w:space="0" w:color="auto"/>
        <w:left w:val="none" w:sz="0" w:space="0" w:color="auto"/>
        <w:bottom w:val="none" w:sz="0" w:space="0" w:color="auto"/>
        <w:right w:val="none" w:sz="0" w:space="0" w:color="auto"/>
      </w:divBdr>
    </w:div>
    <w:div w:id="1537160806">
      <w:bodyDiv w:val="1"/>
      <w:marLeft w:val="0"/>
      <w:marRight w:val="0"/>
      <w:marTop w:val="0"/>
      <w:marBottom w:val="0"/>
      <w:divBdr>
        <w:top w:val="none" w:sz="0" w:space="0" w:color="auto"/>
        <w:left w:val="none" w:sz="0" w:space="0" w:color="auto"/>
        <w:bottom w:val="none" w:sz="0" w:space="0" w:color="auto"/>
        <w:right w:val="none" w:sz="0" w:space="0" w:color="auto"/>
      </w:divBdr>
    </w:div>
    <w:div w:id="1548645893">
      <w:bodyDiv w:val="1"/>
      <w:marLeft w:val="0"/>
      <w:marRight w:val="0"/>
      <w:marTop w:val="0"/>
      <w:marBottom w:val="0"/>
      <w:divBdr>
        <w:top w:val="none" w:sz="0" w:space="0" w:color="auto"/>
        <w:left w:val="none" w:sz="0" w:space="0" w:color="auto"/>
        <w:bottom w:val="none" w:sz="0" w:space="0" w:color="auto"/>
        <w:right w:val="none" w:sz="0" w:space="0" w:color="auto"/>
      </w:divBdr>
    </w:div>
    <w:div w:id="1553153544">
      <w:bodyDiv w:val="1"/>
      <w:marLeft w:val="0"/>
      <w:marRight w:val="0"/>
      <w:marTop w:val="0"/>
      <w:marBottom w:val="0"/>
      <w:divBdr>
        <w:top w:val="none" w:sz="0" w:space="0" w:color="auto"/>
        <w:left w:val="none" w:sz="0" w:space="0" w:color="auto"/>
        <w:bottom w:val="none" w:sz="0" w:space="0" w:color="auto"/>
        <w:right w:val="none" w:sz="0" w:space="0" w:color="auto"/>
      </w:divBdr>
    </w:div>
    <w:div w:id="1576816731">
      <w:bodyDiv w:val="1"/>
      <w:marLeft w:val="0"/>
      <w:marRight w:val="0"/>
      <w:marTop w:val="0"/>
      <w:marBottom w:val="0"/>
      <w:divBdr>
        <w:top w:val="none" w:sz="0" w:space="0" w:color="auto"/>
        <w:left w:val="none" w:sz="0" w:space="0" w:color="auto"/>
        <w:bottom w:val="none" w:sz="0" w:space="0" w:color="auto"/>
        <w:right w:val="none" w:sz="0" w:space="0" w:color="auto"/>
      </w:divBdr>
    </w:div>
    <w:div w:id="1614703337">
      <w:bodyDiv w:val="1"/>
      <w:marLeft w:val="0"/>
      <w:marRight w:val="0"/>
      <w:marTop w:val="0"/>
      <w:marBottom w:val="0"/>
      <w:divBdr>
        <w:top w:val="none" w:sz="0" w:space="0" w:color="auto"/>
        <w:left w:val="none" w:sz="0" w:space="0" w:color="auto"/>
        <w:bottom w:val="none" w:sz="0" w:space="0" w:color="auto"/>
        <w:right w:val="none" w:sz="0" w:space="0" w:color="auto"/>
      </w:divBdr>
    </w:div>
    <w:div w:id="1627274761">
      <w:bodyDiv w:val="1"/>
      <w:marLeft w:val="0"/>
      <w:marRight w:val="0"/>
      <w:marTop w:val="0"/>
      <w:marBottom w:val="0"/>
      <w:divBdr>
        <w:top w:val="none" w:sz="0" w:space="0" w:color="auto"/>
        <w:left w:val="none" w:sz="0" w:space="0" w:color="auto"/>
        <w:bottom w:val="none" w:sz="0" w:space="0" w:color="auto"/>
        <w:right w:val="none" w:sz="0" w:space="0" w:color="auto"/>
      </w:divBdr>
    </w:div>
    <w:div w:id="1673795593">
      <w:bodyDiv w:val="1"/>
      <w:marLeft w:val="0"/>
      <w:marRight w:val="0"/>
      <w:marTop w:val="0"/>
      <w:marBottom w:val="0"/>
      <w:divBdr>
        <w:top w:val="none" w:sz="0" w:space="0" w:color="auto"/>
        <w:left w:val="none" w:sz="0" w:space="0" w:color="auto"/>
        <w:bottom w:val="none" w:sz="0" w:space="0" w:color="auto"/>
        <w:right w:val="none" w:sz="0" w:space="0" w:color="auto"/>
      </w:divBdr>
    </w:div>
    <w:div w:id="1703898630">
      <w:bodyDiv w:val="1"/>
      <w:marLeft w:val="0"/>
      <w:marRight w:val="0"/>
      <w:marTop w:val="0"/>
      <w:marBottom w:val="0"/>
      <w:divBdr>
        <w:top w:val="none" w:sz="0" w:space="0" w:color="auto"/>
        <w:left w:val="none" w:sz="0" w:space="0" w:color="auto"/>
        <w:bottom w:val="none" w:sz="0" w:space="0" w:color="auto"/>
        <w:right w:val="none" w:sz="0" w:space="0" w:color="auto"/>
      </w:divBdr>
    </w:div>
    <w:div w:id="1714037661">
      <w:bodyDiv w:val="1"/>
      <w:marLeft w:val="0"/>
      <w:marRight w:val="0"/>
      <w:marTop w:val="0"/>
      <w:marBottom w:val="0"/>
      <w:divBdr>
        <w:top w:val="none" w:sz="0" w:space="0" w:color="auto"/>
        <w:left w:val="none" w:sz="0" w:space="0" w:color="auto"/>
        <w:bottom w:val="none" w:sz="0" w:space="0" w:color="auto"/>
        <w:right w:val="none" w:sz="0" w:space="0" w:color="auto"/>
      </w:divBdr>
    </w:div>
    <w:div w:id="1738627779">
      <w:bodyDiv w:val="1"/>
      <w:marLeft w:val="0"/>
      <w:marRight w:val="0"/>
      <w:marTop w:val="0"/>
      <w:marBottom w:val="0"/>
      <w:divBdr>
        <w:top w:val="none" w:sz="0" w:space="0" w:color="auto"/>
        <w:left w:val="none" w:sz="0" w:space="0" w:color="auto"/>
        <w:bottom w:val="none" w:sz="0" w:space="0" w:color="auto"/>
        <w:right w:val="none" w:sz="0" w:space="0" w:color="auto"/>
      </w:divBdr>
    </w:div>
    <w:div w:id="1762947143">
      <w:bodyDiv w:val="1"/>
      <w:marLeft w:val="0"/>
      <w:marRight w:val="0"/>
      <w:marTop w:val="0"/>
      <w:marBottom w:val="0"/>
      <w:divBdr>
        <w:top w:val="none" w:sz="0" w:space="0" w:color="auto"/>
        <w:left w:val="none" w:sz="0" w:space="0" w:color="auto"/>
        <w:bottom w:val="none" w:sz="0" w:space="0" w:color="auto"/>
        <w:right w:val="none" w:sz="0" w:space="0" w:color="auto"/>
      </w:divBdr>
    </w:div>
    <w:div w:id="1807166419">
      <w:bodyDiv w:val="1"/>
      <w:marLeft w:val="0"/>
      <w:marRight w:val="0"/>
      <w:marTop w:val="0"/>
      <w:marBottom w:val="0"/>
      <w:divBdr>
        <w:top w:val="none" w:sz="0" w:space="0" w:color="auto"/>
        <w:left w:val="none" w:sz="0" w:space="0" w:color="auto"/>
        <w:bottom w:val="none" w:sz="0" w:space="0" w:color="auto"/>
        <w:right w:val="none" w:sz="0" w:space="0" w:color="auto"/>
      </w:divBdr>
    </w:div>
    <w:div w:id="1851796532">
      <w:bodyDiv w:val="1"/>
      <w:marLeft w:val="0"/>
      <w:marRight w:val="0"/>
      <w:marTop w:val="0"/>
      <w:marBottom w:val="0"/>
      <w:divBdr>
        <w:top w:val="none" w:sz="0" w:space="0" w:color="auto"/>
        <w:left w:val="none" w:sz="0" w:space="0" w:color="auto"/>
        <w:bottom w:val="none" w:sz="0" w:space="0" w:color="auto"/>
        <w:right w:val="none" w:sz="0" w:space="0" w:color="auto"/>
      </w:divBdr>
    </w:div>
    <w:div w:id="1859196359">
      <w:bodyDiv w:val="1"/>
      <w:marLeft w:val="0"/>
      <w:marRight w:val="0"/>
      <w:marTop w:val="0"/>
      <w:marBottom w:val="0"/>
      <w:divBdr>
        <w:top w:val="none" w:sz="0" w:space="0" w:color="auto"/>
        <w:left w:val="none" w:sz="0" w:space="0" w:color="auto"/>
        <w:bottom w:val="none" w:sz="0" w:space="0" w:color="auto"/>
        <w:right w:val="none" w:sz="0" w:space="0" w:color="auto"/>
      </w:divBdr>
    </w:div>
    <w:div w:id="1938903772">
      <w:bodyDiv w:val="1"/>
      <w:marLeft w:val="0"/>
      <w:marRight w:val="0"/>
      <w:marTop w:val="0"/>
      <w:marBottom w:val="0"/>
      <w:divBdr>
        <w:top w:val="none" w:sz="0" w:space="0" w:color="auto"/>
        <w:left w:val="none" w:sz="0" w:space="0" w:color="auto"/>
        <w:bottom w:val="none" w:sz="0" w:space="0" w:color="auto"/>
        <w:right w:val="none" w:sz="0" w:space="0" w:color="auto"/>
      </w:divBdr>
    </w:div>
    <w:div w:id="1955674547">
      <w:bodyDiv w:val="1"/>
      <w:marLeft w:val="0"/>
      <w:marRight w:val="0"/>
      <w:marTop w:val="0"/>
      <w:marBottom w:val="0"/>
      <w:divBdr>
        <w:top w:val="none" w:sz="0" w:space="0" w:color="auto"/>
        <w:left w:val="none" w:sz="0" w:space="0" w:color="auto"/>
        <w:bottom w:val="none" w:sz="0" w:space="0" w:color="auto"/>
        <w:right w:val="none" w:sz="0" w:space="0" w:color="auto"/>
      </w:divBdr>
    </w:div>
    <w:div w:id="1974016902">
      <w:bodyDiv w:val="1"/>
      <w:marLeft w:val="0"/>
      <w:marRight w:val="0"/>
      <w:marTop w:val="0"/>
      <w:marBottom w:val="0"/>
      <w:divBdr>
        <w:top w:val="none" w:sz="0" w:space="0" w:color="auto"/>
        <w:left w:val="none" w:sz="0" w:space="0" w:color="auto"/>
        <w:bottom w:val="none" w:sz="0" w:space="0" w:color="auto"/>
        <w:right w:val="none" w:sz="0" w:space="0" w:color="auto"/>
      </w:divBdr>
    </w:div>
    <w:div w:id="2012097479">
      <w:bodyDiv w:val="1"/>
      <w:marLeft w:val="0"/>
      <w:marRight w:val="0"/>
      <w:marTop w:val="0"/>
      <w:marBottom w:val="0"/>
      <w:divBdr>
        <w:top w:val="none" w:sz="0" w:space="0" w:color="auto"/>
        <w:left w:val="none" w:sz="0" w:space="0" w:color="auto"/>
        <w:bottom w:val="none" w:sz="0" w:space="0" w:color="auto"/>
        <w:right w:val="none" w:sz="0" w:space="0" w:color="auto"/>
      </w:divBdr>
    </w:div>
    <w:div w:id="2029988502">
      <w:bodyDiv w:val="1"/>
      <w:marLeft w:val="0"/>
      <w:marRight w:val="0"/>
      <w:marTop w:val="0"/>
      <w:marBottom w:val="0"/>
      <w:divBdr>
        <w:top w:val="none" w:sz="0" w:space="0" w:color="auto"/>
        <w:left w:val="none" w:sz="0" w:space="0" w:color="auto"/>
        <w:bottom w:val="none" w:sz="0" w:space="0" w:color="auto"/>
        <w:right w:val="none" w:sz="0" w:space="0" w:color="auto"/>
      </w:divBdr>
    </w:div>
    <w:div w:id="2036229359">
      <w:bodyDiv w:val="1"/>
      <w:marLeft w:val="0"/>
      <w:marRight w:val="0"/>
      <w:marTop w:val="0"/>
      <w:marBottom w:val="0"/>
      <w:divBdr>
        <w:top w:val="none" w:sz="0" w:space="0" w:color="auto"/>
        <w:left w:val="none" w:sz="0" w:space="0" w:color="auto"/>
        <w:bottom w:val="none" w:sz="0" w:space="0" w:color="auto"/>
        <w:right w:val="none" w:sz="0" w:space="0" w:color="auto"/>
      </w:divBdr>
    </w:div>
    <w:div w:id="2055544313">
      <w:bodyDiv w:val="1"/>
      <w:marLeft w:val="0"/>
      <w:marRight w:val="0"/>
      <w:marTop w:val="0"/>
      <w:marBottom w:val="0"/>
      <w:divBdr>
        <w:top w:val="none" w:sz="0" w:space="0" w:color="auto"/>
        <w:left w:val="none" w:sz="0" w:space="0" w:color="auto"/>
        <w:bottom w:val="none" w:sz="0" w:space="0" w:color="auto"/>
        <w:right w:val="none" w:sz="0" w:space="0" w:color="auto"/>
      </w:divBdr>
    </w:div>
    <w:div w:id="2056273776">
      <w:bodyDiv w:val="1"/>
      <w:marLeft w:val="0"/>
      <w:marRight w:val="0"/>
      <w:marTop w:val="0"/>
      <w:marBottom w:val="0"/>
      <w:divBdr>
        <w:top w:val="none" w:sz="0" w:space="0" w:color="auto"/>
        <w:left w:val="none" w:sz="0" w:space="0" w:color="auto"/>
        <w:bottom w:val="none" w:sz="0" w:space="0" w:color="auto"/>
        <w:right w:val="none" w:sz="0" w:space="0" w:color="auto"/>
      </w:divBdr>
    </w:div>
    <w:div w:id="2089885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021110\Desktop\DPCA\BP\Document_Template\&#19994;&#21153;&#34013;&#22270;-&#20998;&#27169;&#22359;&#25551;&#3684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645909-3999-4E18-B21D-D6B4B04C6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业务蓝图-分模块描述.dot</Template>
  <TotalTime>5898</TotalTime>
  <Pages>1</Pages>
  <Words>4860</Words>
  <Characters>27708</Characters>
  <Application>Microsoft Office Word</Application>
  <DocSecurity>0</DocSecurity>
  <Lines>230</Lines>
  <Paragraphs>65</Paragraphs>
  <ScaleCrop>false</ScaleCrop>
  <Company>Deloitte Touche Tohmatsu Services, Inc.</Company>
  <LinksUpToDate>false</LinksUpToDate>
  <CharactersWithSpaces>32503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 blueprint</dc:title>
  <dc:creator>Lucia Lu Ding</dc:creator>
  <cp:lastModifiedBy>fucj</cp:lastModifiedBy>
  <cp:revision>1414</cp:revision>
  <cp:lastPrinted>2017-10-19T08:05:00Z</cp:lastPrinted>
  <dcterms:created xsi:type="dcterms:W3CDTF">2017-12-19T12:12:00Z</dcterms:created>
  <dcterms:modified xsi:type="dcterms:W3CDTF">2020-02-03T01:49:00Z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